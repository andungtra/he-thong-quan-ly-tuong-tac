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077631"/>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proofErr w:type="gramStart"/>
      <w:r>
        <w:t>Chúng em cảm ơn Thầy Nguyễn Văn Vũ, người tận tình hướng dẫn, giúp đỡ, động viên chúng em hoàn thành luận văn này.</w:t>
      </w:r>
      <w:proofErr w:type="gramEnd"/>
    </w:p>
    <w:p w:rsidR="00750A86" w:rsidRDefault="00750A86" w:rsidP="00A1299D">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750A86" w:rsidRDefault="00750A86" w:rsidP="00A1299D">
      <w:pPr>
        <w:tabs>
          <w:tab w:val="left" w:pos="5220"/>
          <w:tab w:val="left" w:pos="5400"/>
        </w:tabs>
        <w:jc w:val="both"/>
        <w:rPr>
          <w:lang w:bidi="he-IL"/>
        </w:rPr>
      </w:pPr>
    </w:p>
    <w:p w:rsidR="00750A86" w:rsidRDefault="00750A86" w:rsidP="00A1299D">
      <w:pPr>
        <w:tabs>
          <w:tab w:val="left" w:pos="2880"/>
          <w:tab w:val="left" w:pos="5220"/>
          <w:tab w:val="left" w:pos="5400"/>
          <w:tab w:val="left" w:pos="5580"/>
        </w:tabs>
        <w:ind w:firstLine="4320"/>
        <w:jc w:val="both"/>
        <w:rPr>
          <w:lang w:bidi="he-IL"/>
        </w:rPr>
      </w:pPr>
      <w:r>
        <w:rPr>
          <w:lang w:bidi="he-IL"/>
        </w:rPr>
        <w:t>Tháng 6 năm 2012</w:t>
      </w:r>
    </w:p>
    <w:p w:rsidR="00750A86" w:rsidRDefault="00750A86" w:rsidP="00A1299D">
      <w:pPr>
        <w:ind w:firstLine="4320"/>
        <w:jc w:val="both"/>
        <w:rPr>
          <w:lang w:bidi="he-IL"/>
        </w:rPr>
      </w:pPr>
      <w:r>
        <w:rPr>
          <w:lang w:bidi="he-IL"/>
        </w:rPr>
        <w:t>Sinh viên</w:t>
      </w:r>
    </w:p>
    <w:p w:rsidR="00750A86" w:rsidRDefault="00750A86" w:rsidP="00A1299D">
      <w:pPr>
        <w:tabs>
          <w:tab w:val="left" w:pos="2880"/>
          <w:tab w:val="left" w:pos="5220"/>
          <w:tab w:val="left" w:pos="5400"/>
          <w:tab w:val="left" w:pos="55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2" w:name="_Toc326077632"/>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A1299D">
      <w:pPr>
        <w:spacing w:before="0" w:after="200"/>
        <w:jc w:val="both"/>
      </w:pPr>
      <w:r>
        <w:lastRenderedPageBreak/>
        <w:br w:type="page"/>
      </w:r>
    </w:p>
    <w:p w:rsidR="00750A86" w:rsidRDefault="00750A86" w:rsidP="00D40C4C">
      <w:pPr>
        <w:pStyle w:val="Title"/>
      </w:pPr>
      <w:bookmarkStart w:id="3" w:name="_Toc326077633"/>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proofErr w:type="gramStart"/>
      <w:r>
        <w:t>Khóa luận đáp ứng yêu cầu của Khóa luận cử nhân CNTT.</w:t>
      </w:r>
      <w:proofErr w:type="gramEnd"/>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Default="000F419E" w:rsidP="00A1299D">
      <w:pPr>
        <w:jc w:val="both"/>
      </w:pPr>
      <w:r>
        <w:lastRenderedPageBreak/>
        <w:br w:type="page"/>
      </w:r>
    </w:p>
    <w:p w:rsidR="000F419E" w:rsidRPr="000F419E" w:rsidRDefault="000F419E" w:rsidP="00D40C4C">
      <w:pPr>
        <w:pStyle w:val="Title"/>
      </w:pPr>
      <w:bookmarkStart w:id="4" w:name="_Toc326077634"/>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5" w:name="_Toc326077635"/>
      <w:r w:rsidRPr="00551119">
        <w:lastRenderedPageBreak/>
        <w:t>MỤC LỤC</w:t>
      </w:r>
      <w:bookmarkEnd w:id="5"/>
    </w:p>
    <w:p w:rsidR="009334DE"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9334DE">
        <w:rPr>
          <w:noProof/>
          <w:lang w:bidi="he-IL"/>
        </w:rPr>
        <w:t>LỜI CẢM ƠN</w:t>
      </w:r>
      <w:r w:rsidR="009334DE">
        <w:rPr>
          <w:noProof/>
        </w:rPr>
        <w:tab/>
      </w:r>
      <w:r w:rsidR="009334DE">
        <w:rPr>
          <w:noProof/>
        </w:rPr>
        <w:fldChar w:fldCharType="begin"/>
      </w:r>
      <w:r w:rsidR="009334DE">
        <w:rPr>
          <w:noProof/>
        </w:rPr>
        <w:instrText xml:space="preserve"> PAGEREF _Toc326077631 \h </w:instrText>
      </w:r>
      <w:r w:rsidR="009334DE">
        <w:rPr>
          <w:noProof/>
        </w:rPr>
      </w:r>
      <w:r w:rsidR="009334DE">
        <w:rPr>
          <w:noProof/>
        </w:rPr>
        <w:fldChar w:fldCharType="separate"/>
      </w:r>
      <w:r w:rsidR="009334DE">
        <w:rPr>
          <w:noProof/>
        </w:rPr>
        <w:t>1</w:t>
      </w:r>
      <w:r w:rsidR="009334DE">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_Toc326077632 \h </w:instrText>
      </w:r>
      <w:r>
        <w:rPr>
          <w:noProof/>
        </w:rPr>
      </w:r>
      <w:r>
        <w:rPr>
          <w:noProof/>
        </w:rPr>
        <w:fldChar w:fldCharType="separate"/>
      </w:r>
      <w:r>
        <w:rPr>
          <w:noProof/>
        </w:rPr>
        <w:t>2</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_Toc326077633 \h </w:instrText>
      </w:r>
      <w:r>
        <w:rPr>
          <w:noProof/>
        </w:rPr>
      </w:r>
      <w:r>
        <w:rPr>
          <w:noProof/>
        </w:rPr>
        <w:fldChar w:fldCharType="separate"/>
      </w:r>
      <w:r>
        <w:rPr>
          <w:noProof/>
        </w:rPr>
        <w:t>4</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_Toc326077634 \h </w:instrText>
      </w:r>
      <w:r>
        <w:rPr>
          <w:noProof/>
        </w:rPr>
      </w:r>
      <w:r>
        <w:rPr>
          <w:noProof/>
        </w:rPr>
        <w:fldChar w:fldCharType="separate"/>
      </w:r>
      <w:r>
        <w:rPr>
          <w:noProof/>
        </w:rPr>
        <w:t>6</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_Toc326077635 \h </w:instrText>
      </w:r>
      <w:r>
        <w:rPr>
          <w:noProof/>
        </w:rPr>
      </w:r>
      <w:r>
        <w:rPr>
          <w:noProof/>
        </w:rPr>
        <w:fldChar w:fldCharType="separate"/>
      </w:r>
      <w:r>
        <w:rPr>
          <w:noProof/>
        </w:rPr>
        <w:t>9</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_Toc326077636 \h </w:instrText>
      </w:r>
      <w:r>
        <w:rPr>
          <w:noProof/>
        </w:rPr>
      </w:r>
      <w:r>
        <w:rPr>
          <w:noProof/>
        </w:rPr>
        <w:fldChar w:fldCharType="separate"/>
      </w:r>
      <w:r>
        <w:rPr>
          <w:noProof/>
        </w:rPr>
        <w:t>13</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_Toc326077637 \h </w:instrText>
      </w:r>
      <w:r>
        <w:rPr>
          <w:noProof/>
        </w:rPr>
      </w:r>
      <w:r>
        <w:rPr>
          <w:noProof/>
        </w:rPr>
        <w:fldChar w:fldCharType="separate"/>
      </w:r>
      <w:r>
        <w:rPr>
          <w:noProof/>
        </w:rPr>
        <w:t>14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_Toc326077638 \h </w:instrText>
      </w:r>
      <w:r>
        <w:rPr>
          <w:noProof/>
        </w:rPr>
      </w:r>
      <w:r>
        <w:rPr>
          <w:noProof/>
        </w:rPr>
        <w:fldChar w:fldCharType="separate"/>
      </w:r>
      <w:r>
        <w:rPr>
          <w:noProof/>
        </w:rPr>
        <w:t>15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_Toc326077639 \h </w:instrText>
      </w:r>
      <w:r>
        <w:rPr>
          <w:noProof/>
        </w:rPr>
      </w:r>
      <w:r>
        <w:rPr>
          <w:noProof/>
        </w:rPr>
        <w:fldChar w:fldCharType="separate"/>
      </w:r>
      <w:r>
        <w:rPr>
          <w:noProof/>
        </w:rPr>
        <w:t>18</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NGHIÊN CỨU THỰC NGHIỆM</w:t>
      </w:r>
      <w:r>
        <w:rPr>
          <w:noProof/>
        </w:rPr>
        <w:tab/>
      </w:r>
      <w:r>
        <w:rPr>
          <w:noProof/>
        </w:rPr>
        <w:fldChar w:fldCharType="begin"/>
      </w:r>
      <w:r>
        <w:rPr>
          <w:noProof/>
        </w:rPr>
        <w:instrText xml:space="preserve"> PAGEREF _Toc326077640 \h </w:instrText>
      </w:r>
      <w:r>
        <w:rPr>
          <w:noProof/>
        </w:rPr>
      </w:r>
      <w:r>
        <w:rPr>
          <w:noProof/>
        </w:rPr>
        <w:fldChar w:fldCharType="separate"/>
      </w:r>
      <w:r>
        <w:rPr>
          <w:noProof/>
        </w:rPr>
        <w:t>19</w:t>
      </w:r>
      <w:r>
        <w:rPr>
          <w:noProof/>
        </w:rPr>
        <w:fldChar w:fldCharType="end"/>
      </w:r>
    </w:p>
    <w:p w:rsidR="009334DE" w:rsidRDefault="009334DE">
      <w:pPr>
        <w:pStyle w:val="TOC2"/>
        <w:tabs>
          <w:tab w:val="left" w:pos="880"/>
          <w:tab w:val="right" w:leader="dot" w:pos="9111"/>
        </w:tabs>
        <w:rPr>
          <w:noProof/>
        </w:rPr>
      </w:pPr>
      <w:r>
        <w:rPr>
          <w:noProof/>
        </w:rPr>
        <w:t>2.1</w:t>
      </w:r>
      <w:r>
        <w:rPr>
          <w:noProof/>
        </w:rPr>
        <w:tab/>
        <w:t>COLLABORATIVE DEVELOPMENT ENVIRONMENTS (CDE)</w:t>
      </w:r>
      <w:r>
        <w:rPr>
          <w:noProof/>
        </w:rPr>
        <w:tab/>
      </w:r>
      <w:r>
        <w:rPr>
          <w:noProof/>
        </w:rPr>
        <w:fldChar w:fldCharType="begin"/>
      </w:r>
      <w:r>
        <w:rPr>
          <w:noProof/>
        </w:rPr>
        <w:instrText xml:space="preserve"> PAGEREF _Toc326077641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MÔ TẢ CHUNG</w:t>
      </w:r>
      <w:r>
        <w:rPr>
          <w:noProof/>
        </w:rPr>
        <w:tab/>
      </w:r>
      <w:r>
        <w:rPr>
          <w:noProof/>
        </w:rPr>
        <w:fldChar w:fldCharType="begin"/>
      </w:r>
      <w:r>
        <w:rPr>
          <w:noProof/>
        </w:rPr>
        <w:instrText xml:space="preserve"> PAGEREF _Toc326077642 \h </w:instrText>
      </w:r>
      <w:r>
        <w:rPr>
          <w:noProof/>
        </w:rPr>
      </w:r>
      <w:r>
        <w:rPr>
          <w:noProof/>
        </w:rPr>
        <w:fldChar w:fldCharType="separate"/>
      </w:r>
      <w:r>
        <w:rPr>
          <w:noProof/>
        </w:rPr>
        <w:t>19</w:t>
      </w:r>
      <w:r>
        <w:rPr>
          <w:noProof/>
        </w:rPr>
        <w:fldChar w:fldCharType="end"/>
      </w:r>
    </w:p>
    <w:p w:rsidR="009334DE" w:rsidRDefault="009334DE">
      <w:pPr>
        <w:pStyle w:val="TOC2"/>
        <w:tabs>
          <w:tab w:val="left" w:pos="880"/>
          <w:tab w:val="right" w:leader="dot" w:pos="9111"/>
        </w:tabs>
        <w:rPr>
          <w:noProof/>
        </w:rPr>
      </w:pPr>
      <w:r>
        <w:rPr>
          <w:noProof/>
        </w:rPr>
        <w:t>2.2</w:t>
      </w:r>
      <w:r>
        <w:rPr>
          <w:noProof/>
        </w:rPr>
        <w:tab/>
        <w:t>COLLABORATION IN SOFTWARE ENGINEERING</w:t>
      </w:r>
      <w:r>
        <w:rPr>
          <w:noProof/>
        </w:rPr>
        <w:tab/>
      </w:r>
      <w:r>
        <w:rPr>
          <w:noProof/>
        </w:rPr>
        <w:fldChar w:fldCharType="begin"/>
      </w:r>
      <w:r>
        <w:rPr>
          <w:noProof/>
        </w:rPr>
        <w:instrText xml:space="preserve"> PAGEREF _Toc326077643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Mục đích (goals)</w:t>
      </w:r>
      <w:r>
        <w:rPr>
          <w:noProof/>
        </w:rPr>
        <w:tab/>
      </w:r>
      <w:r>
        <w:rPr>
          <w:noProof/>
        </w:rPr>
        <w:fldChar w:fldCharType="begin"/>
      </w:r>
      <w:r>
        <w:rPr>
          <w:noProof/>
        </w:rPr>
        <w:instrText xml:space="preserve"> PAGEREF _Toc326077644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Tool</w:t>
      </w:r>
      <w:r>
        <w:rPr>
          <w:noProof/>
        </w:rPr>
        <w:tab/>
      </w:r>
      <w:r>
        <w:rPr>
          <w:noProof/>
        </w:rPr>
        <w:fldChar w:fldCharType="begin"/>
      </w:r>
      <w:r>
        <w:rPr>
          <w:noProof/>
        </w:rPr>
        <w:instrText xml:space="preserve"> PAGEREF _Toc326077645 \h </w:instrText>
      </w:r>
      <w:r>
        <w:rPr>
          <w:noProof/>
        </w:rPr>
      </w:r>
      <w:r>
        <w:rPr>
          <w:noProof/>
        </w:rPr>
        <w:fldChar w:fldCharType="separate"/>
      </w:r>
      <w:r>
        <w:rPr>
          <w:noProof/>
        </w:rPr>
        <w:t>20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Xu hướng</w:t>
      </w:r>
      <w:r>
        <w:rPr>
          <w:noProof/>
        </w:rPr>
        <w:tab/>
      </w:r>
      <w:r>
        <w:rPr>
          <w:noProof/>
        </w:rPr>
        <w:fldChar w:fldCharType="begin"/>
      </w:r>
      <w:r>
        <w:rPr>
          <w:noProof/>
        </w:rPr>
        <w:instrText xml:space="preserve"> PAGEREF _Toc326077646 \h </w:instrText>
      </w:r>
      <w:r>
        <w:rPr>
          <w:noProof/>
        </w:rPr>
      </w:r>
      <w:r>
        <w:rPr>
          <w:noProof/>
        </w:rPr>
        <w:fldChar w:fldCharType="separate"/>
      </w:r>
      <w:r>
        <w:rPr>
          <w:noProof/>
        </w:rPr>
        <w:t>21</w:t>
      </w:r>
      <w:r>
        <w:rPr>
          <w:noProof/>
        </w:rPr>
        <w:fldChar w:fldCharType="end"/>
      </w:r>
    </w:p>
    <w:p w:rsidR="009334DE" w:rsidRDefault="009334DE">
      <w:pPr>
        <w:pStyle w:val="TOC2"/>
        <w:tabs>
          <w:tab w:val="left" w:pos="880"/>
          <w:tab w:val="right" w:leader="dot" w:pos="9111"/>
        </w:tabs>
        <w:rPr>
          <w:noProof/>
        </w:rPr>
      </w:pPr>
      <w:r>
        <w:rPr>
          <w:noProof/>
        </w:rPr>
        <w:t>2.3</w:t>
      </w:r>
      <w:r>
        <w:rPr>
          <w:noProof/>
        </w:rPr>
        <w:tab/>
        <w:t>COLLABORATIVE DEVELOPMENT ENVIRONMENTS (CDE) :</w:t>
      </w:r>
      <w:r>
        <w:rPr>
          <w:noProof/>
        </w:rPr>
        <w:tab/>
      </w:r>
      <w:r>
        <w:rPr>
          <w:noProof/>
        </w:rPr>
        <w:fldChar w:fldCharType="begin"/>
      </w:r>
      <w:r>
        <w:rPr>
          <w:noProof/>
        </w:rPr>
        <w:instrText xml:space="preserve"> PAGEREF _Toc326077647 \h </w:instrText>
      </w:r>
      <w:r>
        <w:rPr>
          <w:noProof/>
        </w:rPr>
      </w:r>
      <w:r>
        <w:rPr>
          <w:noProof/>
        </w:rPr>
        <w:fldChar w:fldCharType="separate"/>
      </w:r>
      <w:r>
        <w:rPr>
          <w:noProof/>
        </w:rPr>
        <w:t>21</w:t>
      </w:r>
      <w:r>
        <w:rPr>
          <w:noProof/>
        </w:rPr>
        <w:fldChar w:fldCharType="end"/>
      </w:r>
    </w:p>
    <w:p w:rsidR="009334DE" w:rsidRDefault="009334DE">
      <w:pPr>
        <w:pStyle w:val="TOC2"/>
        <w:tabs>
          <w:tab w:val="left" w:pos="880"/>
          <w:tab w:val="right" w:leader="dot" w:pos="9111"/>
        </w:tabs>
        <w:rPr>
          <w:noProof/>
        </w:rPr>
      </w:pPr>
      <w:r>
        <w:rPr>
          <w:noProof/>
        </w:rPr>
        <w:t>2.4</w:t>
      </w:r>
      <w:r>
        <w:rPr>
          <w:noProof/>
        </w:rPr>
        <w:tab/>
        <w:t>PRODUCTS</w:t>
      </w:r>
      <w:r>
        <w:rPr>
          <w:noProof/>
        </w:rPr>
        <w:tab/>
      </w:r>
      <w:r>
        <w:rPr>
          <w:noProof/>
        </w:rPr>
        <w:fldChar w:fldCharType="begin"/>
      </w:r>
      <w:r>
        <w:rPr>
          <w:noProof/>
        </w:rPr>
        <w:instrText xml:space="preserve"> PAGEREF _Toc326077648 \h </w:instrText>
      </w:r>
      <w:r>
        <w:rPr>
          <w:noProof/>
        </w:rPr>
      </w:r>
      <w:r>
        <w:rPr>
          <w:noProof/>
        </w:rPr>
        <w:fldChar w:fldCharType="separate"/>
      </w:r>
      <w:r>
        <w:rPr>
          <w:noProof/>
        </w:rPr>
        <w:t>23</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Pr>
          <w:noProof/>
        </w:rPr>
        <w:t>Collaborative Development Environment using Visual Studio</w:t>
      </w:r>
      <w:r>
        <w:rPr>
          <w:noProof/>
        </w:rPr>
        <w:tab/>
      </w:r>
      <w:r>
        <w:rPr>
          <w:noProof/>
        </w:rPr>
        <w:fldChar w:fldCharType="begin"/>
      </w:r>
      <w:r>
        <w:rPr>
          <w:noProof/>
        </w:rPr>
        <w:instrText xml:space="preserve"> PAGEREF _Toc326077649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Real-time Presence</w:t>
      </w:r>
      <w:r>
        <w:rPr>
          <w:noProof/>
        </w:rPr>
        <w:tab/>
      </w:r>
      <w:r>
        <w:rPr>
          <w:noProof/>
        </w:rPr>
        <w:fldChar w:fldCharType="begin"/>
      </w:r>
      <w:r>
        <w:rPr>
          <w:noProof/>
        </w:rPr>
        <w:instrText xml:space="preserve"> PAGEREF _Toc326077650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lastRenderedPageBreak/>
        <w:t>Contextual Presence</w:t>
      </w:r>
      <w:r>
        <w:rPr>
          <w:noProof/>
        </w:rPr>
        <w:tab/>
      </w:r>
      <w:r>
        <w:rPr>
          <w:noProof/>
        </w:rPr>
        <w:fldChar w:fldCharType="begin"/>
      </w:r>
      <w:r>
        <w:rPr>
          <w:noProof/>
        </w:rPr>
        <w:instrText xml:space="preserve"> PAGEREF _Toc326077651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Communication tools</w:t>
      </w:r>
      <w:r>
        <w:rPr>
          <w:noProof/>
        </w:rPr>
        <w:tab/>
      </w:r>
      <w:r>
        <w:rPr>
          <w:noProof/>
        </w:rPr>
        <w:fldChar w:fldCharType="begin"/>
      </w:r>
      <w:r>
        <w:rPr>
          <w:noProof/>
        </w:rPr>
        <w:instrText xml:space="preserve"> PAGEREF _Toc326077652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Collaborative development tools</w:t>
      </w:r>
      <w:r>
        <w:rPr>
          <w:noProof/>
        </w:rPr>
        <w:tab/>
      </w:r>
      <w:r>
        <w:rPr>
          <w:noProof/>
        </w:rPr>
        <w:fldChar w:fldCharType="begin"/>
      </w:r>
      <w:r>
        <w:rPr>
          <w:noProof/>
        </w:rPr>
        <w:instrText xml:space="preserve"> PAGEREF _Toc326077653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Công cụ tương tự đã được phát triển : XCDE</w:t>
      </w:r>
      <w:r>
        <w:rPr>
          <w:noProof/>
        </w:rPr>
        <w:tab/>
      </w:r>
      <w:r>
        <w:rPr>
          <w:noProof/>
        </w:rPr>
        <w:fldChar w:fldCharType="begin"/>
      </w:r>
      <w:r>
        <w:rPr>
          <w:noProof/>
        </w:rPr>
        <w:instrText xml:space="preserve"> PAGEREF _Toc326077654 \h </w:instrText>
      </w:r>
      <w:r>
        <w:rPr>
          <w:noProof/>
        </w:rPr>
      </w:r>
      <w:r>
        <w:rPr>
          <w:noProof/>
        </w:rPr>
        <w:fldChar w:fldCharType="separate"/>
      </w:r>
      <w:r>
        <w:rPr>
          <w:noProof/>
        </w:rPr>
        <w:t>23</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_Toc326077655 \h </w:instrText>
      </w:r>
      <w:r>
        <w:rPr>
          <w:noProof/>
        </w:rPr>
      </w:r>
      <w:r>
        <w:rPr>
          <w:noProof/>
        </w:rPr>
        <w:fldChar w:fldCharType="separate"/>
      </w:r>
      <w:r>
        <w:rPr>
          <w:noProof/>
        </w:rPr>
        <w:t>24</w:t>
      </w:r>
      <w:r>
        <w:rPr>
          <w:noProof/>
        </w:rPr>
        <w:fldChar w:fldCharType="end"/>
      </w:r>
    </w:p>
    <w:p w:rsidR="009334DE" w:rsidRDefault="009334DE">
      <w:pPr>
        <w:pStyle w:val="TOC4"/>
        <w:tabs>
          <w:tab w:val="right" w:leader="dot" w:pos="9111"/>
        </w:tabs>
        <w:rPr>
          <w:noProof/>
        </w:rPr>
      </w:pPr>
      <w:r>
        <w:rPr>
          <w:noProof/>
        </w:rPr>
        <w:t>Project management:</w:t>
      </w:r>
      <w:r>
        <w:rPr>
          <w:noProof/>
        </w:rPr>
        <w:tab/>
      </w:r>
      <w:r>
        <w:rPr>
          <w:noProof/>
        </w:rPr>
        <w:fldChar w:fldCharType="begin"/>
      </w:r>
      <w:r>
        <w:rPr>
          <w:noProof/>
        </w:rPr>
        <w:instrText xml:space="preserve"> PAGEREF _Toc326077656 \h </w:instrText>
      </w:r>
      <w:r>
        <w:rPr>
          <w:noProof/>
        </w:rPr>
      </w:r>
      <w:r>
        <w:rPr>
          <w:noProof/>
        </w:rPr>
        <w:fldChar w:fldCharType="separate"/>
      </w:r>
      <w:r>
        <w:rPr>
          <w:noProof/>
        </w:rPr>
        <w:t>25</w:t>
      </w:r>
      <w:r>
        <w:rPr>
          <w:noProof/>
        </w:rPr>
        <w:fldChar w:fldCharType="end"/>
      </w:r>
    </w:p>
    <w:p w:rsidR="009334DE" w:rsidRDefault="009334DE">
      <w:pPr>
        <w:pStyle w:val="TOC4"/>
        <w:tabs>
          <w:tab w:val="right" w:leader="dot" w:pos="9111"/>
        </w:tabs>
        <w:rPr>
          <w:noProof/>
        </w:rPr>
      </w:pPr>
      <w:r>
        <w:rPr>
          <w:noProof/>
        </w:rPr>
        <w:t>Version control</w:t>
      </w:r>
      <w:r>
        <w:rPr>
          <w:noProof/>
        </w:rPr>
        <w:tab/>
      </w:r>
      <w:r>
        <w:rPr>
          <w:noProof/>
        </w:rPr>
        <w:fldChar w:fldCharType="begin"/>
      </w:r>
      <w:r>
        <w:rPr>
          <w:noProof/>
        </w:rPr>
        <w:instrText xml:space="preserve"> PAGEREF _Toc326077657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Work item tracking:</w:t>
      </w:r>
      <w:r>
        <w:rPr>
          <w:noProof/>
        </w:rPr>
        <w:tab/>
      </w:r>
      <w:r>
        <w:rPr>
          <w:noProof/>
        </w:rPr>
        <w:fldChar w:fldCharType="begin"/>
      </w:r>
      <w:r>
        <w:rPr>
          <w:noProof/>
        </w:rPr>
        <w:instrText xml:space="preserve"> PAGEREF _Toc326077658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Build automation</w:t>
      </w:r>
      <w:r>
        <w:rPr>
          <w:noProof/>
        </w:rPr>
        <w:tab/>
      </w:r>
      <w:r>
        <w:rPr>
          <w:noProof/>
        </w:rPr>
        <w:fldChar w:fldCharType="begin"/>
      </w:r>
      <w:r>
        <w:rPr>
          <w:noProof/>
        </w:rPr>
        <w:instrText xml:space="preserve"> PAGEREF _Toc326077659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Reporting</w:t>
      </w:r>
      <w:r>
        <w:rPr>
          <w:noProof/>
        </w:rPr>
        <w:tab/>
      </w:r>
      <w:r>
        <w:rPr>
          <w:noProof/>
        </w:rPr>
        <w:fldChar w:fldCharType="begin"/>
      </w:r>
      <w:r>
        <w:rPr>
          <w:noProof/>
        </w:rPr>
        <w:instrText xml:space="preserve"> PAGEREF _Toc326077660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Team build.</w:t>
      </w:r>
      <w:r>
        <w:rPr>
          <w:noProof/>
        </w:rPr>
        <w:tab/>
      </w:r>
      <w:r>
        <w:rPr>
          <w:noProof/>
        </w:rPr>
        <w:fldChar w:fldCharType="begin"/>
      </w:r>
      <w:r>
        <w:rPr>
          <w:noProof/>
        </w:rPr>
        <w:instrText xml:space="preserve"> PAGEREF _Toc326077661 \h </w:instrText>
      </w:r>
      <w:r>
        <w:rPr>
          <w:noProof/>
        </w:rPr>
      </w:r>
      <w:r>
        <w:rPr>
          <w:noProof/>
        </w:rPr>
        <w:fldChar w:fldCharType="separate"/>
      </w:r>
      <w:r>
        <w:rPr>
          <w:noProof/>
        </w:rPr>
        <w:t>26</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2.4.3</w:t>
      </w:r>
      <w:r>
        <w:rPr>
          <w:rFonts w:asciiTheme="minorHAnsi" w:eastAsiaTheme="minorEastAsia" w:hAnsiTheme="minorHAnsi" w:cstheme="minorBidi"/>
          <w:noProof/>
          <w:sz w:val="22"/>
          <w:szCs w:val="22"/>
        </w:rPr>
        <w:tab/>
      </w:r>
      <w:r>
        <w:rPr>
          <w:noProof/>
        </w:rPr>
        <w:t>Fusition Force</w:t>
      </w:r>
      <w:r>
        <w:rPr>
          <w:noProof/>
        </w:rPr>
        <w:tab/>
      </w:r>
      <w:r>
        <w:rPr>
          <w:noProof/>
        </w:rPr>
        <w:fldChar w:fldCharType="begin"/>
      </w:r>
      <w:r>
        <w:rPr>
          <w:noProof/>
        </w:rPr>
        <w:instrText xml:space="preserve"> PAGEREF _Toc326077662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Activity</w:t>
      </w:r>
      <w:r>
        <w:rPr>
          <w:noProof/>
        </w:rPr>
        <w:tab/>
      </w:r>
      <w:r>
        <w:rPr>
          <w:noProof/>
        </w:rPr>
        <w:fldChar w:fldCharType="begin"/>
      </w:r>
      <w:r>
        <w:rPr>
          <w:noProof/>
        </w:rPr>
        <w:instrText xml:space="preserve"> PAGEREF _Toc326077663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Forum</w:t>
      </w:r>
      <w:r>
        <w:rPr>
          <w:noProof/>
        </w:rPr>
        <w:tab/>
      </w:r>
      <w:r>
        <w:rPr>
          <w:noProof/>
        </w:rPr>
        <w:fldChar w:fldCharType="begin"/>
      </w:r>
      <w:r>
        <w:rPr>
          <w:noProof/>
        </w:rPr>
        <w:instrText xml:space="preserve"> PAGEREF _Toc326077664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Tracker</w:t>
      </w:r>
      <w:r>
        <w:rPr>
          <w:noProof/>
        </w:rPr>
        <w:tab/>
      </w:r>
      <w:r>
        <w:rPr>
          <w:noProof/>
        </w:rPr>
        <w:fldChar w:fldCharType="begin"/>
      </w:r>
      <w:r>
        <w:rPr>
          <w:noProof/>
        </w:rPr>
        <w:instrText xml:space="preserve"> PAGEREF _Toc326077665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Mailing list.</w:t>
      </w:r>
      <w:r>
        <w:rPr>
          <w:noProof/>
        </w:rPr>
        <w:tab/>
      </w:r>
      <w:r>
        <w:rPr>
          <w:noProof/>
        </w:rPr>
        <w:fldChar w:fldCharType="begin"/>
      </w:r>
      <w:r>
        <w:rPr>
          <w:noProof/>
        </w:rPr>
        <w:instrText xml:space="preserve"> PAGEREF _Toc326077666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Tasks</w:t>
      </w:r>
      <w:r>
        <w:rPr>
          <w:noProof/>
        </w:rPr>
        <w:tab/>
      </w:r>
      <w:r>
        <w:rPr>
          <w:noProof/>
        </w:rPr>
        <w:fldChar w:fldCharType="begin"/>
      </w:r>
      <w:r>
        <w:rPr>
          <w:noProof/>
        </w:rPr>
        <w:instrText xml:space="preserve"> PAGEREF _Toc326077667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Docs</w:t>
      </w:r>
      <w:r>
        <w:rPr>
          <w:noProof/>
        </w:rPr>
        <w:tab/>
      </w:r>
      <w:r>
        <w:rPr>
          <w:noProof/>
        </w:rPr>
        <w:fldChar w:fldCharType="begin"/>
      </w:r>
      <w:r>
        <w:rPr>
          <w:noProof/>
        </w:rPr>
        <w:instrText xml:space="preserve"> PAGEREF _Toc326077668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Surveys.</w:t>
      </w:r>
      <w:r>
        <w:rPr>
          <w:noProof/>
        </w:rPr>
        <w:tab/>
      </w:r>
      <w:r>
        <w:rPr>
          <w:noProof/>
        </w:rPr>
        <w:fldChar w:fldCharType="begin"/>
      </w:r>
      <w:r>
        <w:rPr>
          <w:noProof/>
        </w:rPr>
        <w:instrText xml:space="preserve"> PAGEREF _Toc326077669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News</w:t>
      </w:r>
      <w:r>
        <w:rPr>
          <w:noProof/>
        </w:rPr>
        <w:tab/>
      </w:r>
      <w:r>
        <w:rPr>
          <w:noProof/>
        </w:rPr>
        <w:fldChar w:fldCharType="begin"/>
      </w:r>
      <w:r>
        <w:rPr>
          <w:noProof/>
        </w:rPr>
        <w:instrText xml:space="preserve"> PAGEREF _Toc326077670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Source control management (SCM)</w:t>
      </w:r>
      <w:r>
        <w:rPr>
          <w:noProof/>
        </w:rPr>
        <w:tab/>
      </w:r>
      <w:r>
        <w:rPr>
          <w:noProof/>
        </w:rPr>
        <w:fldChar w:fldCharType="begin"/>
      </w:r>
      <w:r>
        <w:rPr>
          <w:noProof/>
        </w:rPr>
        <w:instrText xml:space="preserve"> PAGEREF _Toc326077671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lastRenderedPageBreak/>
        <w:t>Files</w:t>
      </w:r>
      <w:r>
        <w:rPr>
          <w:noProof/>
        </w:rPr>
        <w:tab/>
      </w:r>
      <w:r>
        <w:rPr>
          <w:noProof/>
        </w:rPr>
        <w:fldChar w:fldCharType="begin"/>
      </w:r>
      <w:r>
        <w:rPr>
          <w:noProof/>
        </w:rPr>
        <w:instrText xml:space="preserve"> PAGEREF _Toc326077672 \h </w:instrText>
      </w:r>
      <w:r>
        <w:rPr>
          <w:noProof/>
        </w:rPr>
      </w:r>
      <w:r>
        <w:rPr>
          <w:noProof/>
        </w:rPr>
        <w:fldChar w:fldCharType="separate"/>
      </w:r>
      <w:r>
        <w:rPr>
          <w:noProof/>
        </w:rPr>
        <w:t>29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2.4.4</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_Toc326077673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Wiki</w:t>
      </w:r>
      <w:r>
        <w:rPr>
          <w:noProof/>
        </w:rPr>
        <w:tab/>
      </w:r>
      <w:r>
        <w:rPr>
          <w:noProof/>
        </w:rPr>
        <w:fldChar w:fldCharType="begin"/>
      </w:r>
      <w:r>
        <w:rPr>
          <w:noProof/>
        </w:rPr>
        <w:instrText xml:space="preserve"> PAGEREF _Toc326077674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Flow : tin nhắn</w:t>
      </w:r>
      <w:r>
        <w:rPr>
          <w:noProof/>
        </w:rPr>
        <w:tab/>
      </w:r>
      <w:r>
        <w:rPr>
          <w:noProof/>
        </w:rPr>
        <w:fldChar w:fldCharType="begin"/>
      </w:r>
      <w:r>
        <w:rPr>
          <w:noProof/>
        </w:rPr>
        <w:instrText xml:space="preserve"> PAGEREF _Toc326077675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Team : danh sách thành viên</w:t>
      </w:r>
      <w:r>
        <w:rPr>
          <w:noProof/>
        </w:rPr>
        <w:tab/>
      </w:r>
      <w:r>
        <w:rPr>
          <w:noProof/>
        </w:rPr>
        <w:fldChar w:fldCharType="begin"/>
      </w:r>
      <w:r>
        <w:rPr>
          <w:noProof/>
        </w:rPr>
        <w:instrText xml:space="preserve"> PAGEREF _Toc326077676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Files</w:t>
      </w:r>
      <w:r>
        <w:rPr>
          <w:noProof/>
        </w:rPr>
        <w:tab/>
      </w:r>
      <w:r>
        <w:rPr>
          <w:noProof/>
        </w:rPr>
        <w:fldChar w:fldCharType="begin"/>
      </w:r>
      <w:r>
        <w:rPr>
          <w:noProof/>
        </w:rPr>
        <w:instrText xml:space="preserve"> PAGEREF _Toc326077677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Alerts</w:t>
      </w:r>
      <w:r>
        <w:rPr>
          <w:noProof/>
        </w:rPr>
        <w:tab/>
      </w:r>
      <w:r>
        <w:rPr>
          <w:noProof/>
        </w:rPr>
        <w:fldChar w:fldCharType="begin"/>
      </w:r>
      <w:r>
        <w:rPr>
          <w:noProof/>
        </w:rPr>
        <w:instrText xml:space="preserve"> PAGEREF _Toc326077678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Admin</w:t>
      </w:r>
      <w:r>
        <w:rPr>
          <w:noProof/>
        </w:rPr>
        <w:tab/>
      </w:r>
      <w:r>
        <w:rPr>
          <w:noProof/>
        </w:rPr>
        <w:fldChar w:fldCharType="begin"/>
      </w:r>
      <w:r>
        <w:rPr>
          <w:noProof/>
        </w:rPr>
        <w:instrText xml:space="preserve"> PAGEREF _Toc326077679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Trac/SVN</w:t>
      </w:r>
      <w:r>
        <w:rPr>
          <w:noProof/>
        </w:rPr>
        <w:tab/>
      </w:r>
      <w:r>
        <w:rPr>
          <w:noProof/>
        </w:rPr>
        <w:fldChar w:fldCharType="begin"/>
      </w:r>
      <w:r>
        <w:rPr>
          <w:noProof/>
        </w:rPr>
        <w:instrText xml:space="preserve"> PAGEREF _Toc326077680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Images</w:t>
      </w:r>
      <w:r>
        <w:rPr>
          <w:noProof/>
        </w:rPr>
        <w:tab/>
      </w:r>
      <w:r>
        <w:rPr>
          <w:noProof/>
        </w:rPr>
        <w:fldChar w:fldCharType="begin"/>
      </w:r>
      <w:r>
        <w:rPr>
          <w:noProof/>
        </w:rPr>
        <w:instrText xml:space="preserve"> PAGEREF _Toc326077681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Milestones</w:t>
      </w:r>
      <w:r>
        <w:rPr>
          <w:noProof/>
        </w:rPr>
        <w:tab/>
      </w:r>
      <w:r>
        <w:rPr>
          <w:noProof/>
        </w:rPr>
        <w:fldChar w:fldCharType="begin"/>
      </w:r>
      <w:r>
        <w:rPr>
          <w:noProof/>
        </w:rPr>
        <w:instrText xml:space="preserve"> PAGEREF _Toc326077682 \h </w:instrText>
      </w:r>
      <w:r>
        <w:rPr>
          <w:noProof/>
        </w:rPr>
      </w:r>
      <w:r>
        <w:rPr>
          <w:noProof/>
        </w:rPr>
        <w:fldChar w:fldCharType="separate"/>
      </w:r>
      <w:r>
        <w:rPr>
          <w:noProof/>
        </w:rPr>
        <w:t>30</w:t>
      </w:r>
      <w:r>
        <w:rPr>
          <w:noProof/>
        </w:rPr>
        <w:fldChar w:fldCharType="end"/>
      </w:r>
    </w:p>
    <w:p w:rsidR="009334DE" w:rsidRDefault="009334DE">
      <w:pPr>
        <w:pStyle w:val="TOC2"/>
        <w:tabs>
          <w:tab w:val="left" w:pos="780"/>
          <w:tab w:val="right" w:leader="dot" w:pos="9111"/>
        </w:tabs>
        <w:rPr>
          <w:noProof/>
        </w:rPr>
      </w:pPr>
      <w:r>
        <w:rPr>
          <w:noProof/>
        </w:rPr>
        <w:t>2.5</w:t>
      </w:r>
      <w:r>
        <w:rPr>
          <w:noProof/>
        </w:rPr>
        <w:tab/>
        <w:t>Redmine</w:t>
      </w:r>
      <w:r>
        <w:rPr>
          <w:noProof/>
        </w:rPr>
        <w:tab/>
      </w:r>
      <w:r>
        <w:rPr>
          <w:noProof/>
        </w:rPr>
        <w:fldChar w:fldCharType="begin"/>
      </w:r>
      <w:r>
        <w:rPr>
          <w:noProof/>
        </w:rPr>
        <w:instrText xml:space="preserve"> PAGEREF _Toc326077683 \h </w:instrText>
      </w:r>
      <w:r>
        <w:rPr>
          <w:noProof/>
        </w:rPr>
      </w:r>
      <w:r>
        <w:rPr>
          <w:noProof/>
        </w:rPr>
        <w:fldChar w:fldCharType="separate"/>
      </w:r>
      <w:r>
        <w:rPr>
          <w:noProof/>
        </w:rPr>
        <w:t>30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_Toc326077684 \h </w:instrText>
      </w:r>
      <w:r>
        <w:rPr>
          <w:noProof/>
        </w:rPr>
      </w:r>
      <w:r>
        <w:rPr>
          <w:noProof/>
        </w:rPr>
        <w:fldChar w:fldCharType="separate"/>
      </w:r>
      <w:r>
        <w:rPr>
          <w:noProof/>
        </w:rPr>
        <w:t>30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Tính năng</w:t>
      </w:r>
      <w:r>
        <w:rPr>
          <w:noProof/>
        </w:rPr>
        <w:tab/>
      </w:r>
      <w:r>
        <w:rPr>
          <w:noProof/>
        </w:rPr>
        <w:fldChar w:fldCharType="begin"/>
      </w:r>
      <w:r>
        <w:rPr>
          <w:noProof/>
        </w:rPr>
        <w:instrText xml:space="preserve"> PAGEREF _Toc326077685 \h </w:instrText>
      </w:r>
      <w:r>
        <w:rPr>
          <w:noProof/>
        </w:rPr>
      </w:r>
      <w:r>
        <w:rPr>
          <w:noProof/>
        </w:rPr>
        <w:fldChar w:fldCharType="separate"/>
      </w:r>
      <w:r>
        <w:rPr>
          <w:noProof/>
        </w:rPr>
        <w:t>31</w:t>
      </w:r>
      <w:r>
        <w:rPr>
          <w:noProof/>
        </w:rPr>
        <w:fldChar w:fldCharType="end"/>
      </w:r>
    </w:p>
    <w:p w:rsidR="009334DE" w:rsidRDefault="009334DE">
      <w:pPr>
        <w:pStyle w:val="TOC2"/>
        <w:tabs>
          <w:tab w:val="left" w:pos="780"/>
          <w:tab w:val="right" w:leader="dot" w:pos="9111"/>
        </w:tabs>
        <w:rPr>
          <w:noProof/>
        </w:rPr>
      </w:pPr>
      <w:r>
        <w:rPr>
          <w:noProof/>
        </w:rPr>
        <w:t>2.6</w:t>
      </w:r>
      <w:r>
        <w:rPr>
          <w:noProof/>
        </w:rPr>
        <w:tab/>
        <w:t>FEATURES</w:t>
      </w:r>
      <w:r>
        <w:rPr>
          <w:noProof/>
        </w:rPr>
        <w:tab/>
      </w:r>
      <w:r>
        <w:rPr>
          <w:noProof/>
        </w:rPr>
        <w:fldChar w:fldCharType="begin"/>
      </w:r>
      <w:r>
        <w:rPr>
          <w:noProof/>
        </w:rPr>
        <w:instrText xml:space="preserve"> PAGEREF _Toc326077686 \h </w:instrText>
      </w:r>
      <w:r>
        <w:rPr>
          <w:noProof/>
        </w:rPr>
      </w:r>
      <w:r>
        <w:rPr>
          <w:noProof/>
        </w:rPr>
        <w:fldChar w:fldCharType="separate"/>
      </w:r>
      <w:r>
        <w:rPr>
          <w:noProof/>
        </w:rPr>
        <w:t>31</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Collaboration awareness and Communication.</w:t>
      </w:r>
      <w:r>
        <w:rPr>
          <w:noProof/>
        </w:rPr>
        <w:tab/>
      </w:r>
      <w:r>
        <w:rPr>
          <w:noProof/>
        </w:rPr>
        <w:fldChar w:fldCharType="begin"/>
      </w:r>
      <w:r>
        <w:rPr>
          <w:noProof/>
        </w:rPr>
        <w:instrText xml:space="preserve"> PAGEREF _Toc326077687 \h </w:instrText>
      </w:r>
      <w:r>
        <w:rPr>
          <w:noProof/>
        </w:rPr>
      </w:r>
      <w:r>
        <w:rPr>
          <w:noProof/>
        </w:rPr>
        <w:fldChar w:fldCharType="separate"/>
      </w:r>
      <w:r>
        <w:rPr>
          <w:noProof/>
        </w:rPr>
        <w:t>31</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2.6.2</w:t>
      </w:r>
      <w:r>
        <w:rPr>
          <w:rFonts w:asciiTheme="minorHAnsi" w:eastAsiaTheme="minorEastAsia" w:hAnsiTheme="minorHAnsi" w:cstheme="minorBidi"/>
          <w:noProof/>
          <w:sz w:val="22"/>
          <w:szCs w:val="22"/>
        </w:rPr>
        <w:tab/>
      </w:r>
      <w:r>
        <w:rPr>
          <w:noProof/>
        </w:rPr>
        <w:t>Project management</w:t>
      </w:r>
      <w:r>
        <w:rPr>
          <w:noProof/>
        </w:rPr>
        <w:tab/>
      </w:r>
      <w:r>
        <w:rPr>
          <w:noProof/>
        </w:rPr>
        <w:fldChar w:fldCharType="begin"/>
      </w:r>
      <w:r>
        <w:rPr>
          <w:noProof/>
        </w:rPr>
        <w:instrText xml:space="preserve"> PAGEREF _Toc326077688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2.6.3</w:t>
      </w:r>
      <w:r>
        <w:rPr>
          <w:rFonts w:asciiTheme="minorHAnsi" w:eastAsiaTheme="minorEastAsia" w:hAnsiTheme="minorHAnsi" w:cstheme="minorBidi"/>
          <w:noProof/>
          <w:sz w:val="22"/>
          <w:szCs w:val="22"/>
        </w:rPr>
        <w:tab/>
      </w:r>
      <w:r>
        <w:rPr>
          <w:noProof/>
        </w:rPr>
        <w:t>Version control</w:t>
      </w:r>
      <w:r>
        <w:rPr>
          <w:noProof/>
        </w:rPr>
        <w:tab/>
      </w:r>
      <w:r>
        <w:rPr>
          <w:noProof/>
        </w:rPr>
        <w:fldChar w:fldCharType="begin"/>
      </w:r>
      <w:r>
        <w:rPr>
          <w:noProof/>
        </w:rPr>
        <w:instrText xml:space="preserve"> PAGEREF _Toc326077689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2.6.4</w:t>
      </w:r>
      <w:r>
        <w:rPr>
          <w:rFonts w:asciiTheme="minorHAnsi" w:eastAsiaTheme="minorEastAsia" w:hAnsiTheme="minorHAnsi" w:cstheme="minorBidi"/>
          <w:noProof/>
          <w:sz w:val="22"/>
          <w:szCs w:val="22"/>
        </w:rPr>
        <w:tab/>
      </w:r>
      <w:r>
        <w:rPr>
          <w:noProof/>
        </w:rPr>
        <w:t>Work item tracking:</w:t>
      </w:r>
      <w:r>
        <w:rPr>
          <w:noProof/>
        </w:rPr>
        <w:tab/>
      </w:r>
      <w:r>
        <w:rPr>
          <w:noProof/>
        </w:rPr>
        <w:fldChar w:fldCharType="begin"/>
      </w:r>
      <w:r>
        <w:rPr>
          <w:noProof/>
        </w:rPr>
        <w:instrText xml:space="preserve"> PAGEREF _Toc326077690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2.6.5</w:t>
      </w:r>
      <w:r>
        <w:rPr>
          <w:rFonts w:asciiTheme="minorHAnsi" w:eastAsiaTheme="minorEastAsia" w:hAnsiTheme="minorHAnsi" w:cstheme="minorBidi"/>
          <w:noProof/>
          <w:sz w:val="22"/>
          <w:szCs w:val="22"/>
        </w:rPr>
        <w:tab/>
      </w:r>
      <w:r>
        <w:rPr>
          <w:noProof/>
        </w:rPr>
        <w:t>Build automation</w:t>
      </w:r>
      <w:r>
        <w:rPr>
          <w:noProof/>
        </w:rPr>
        <w:tab/>
      </w:r>
      <w:r>
        <w:rPr>
          <w:noProof/>
        </w:rPr>
        <w:fldChar w:fldCharType="begin"/>
      </w:r>
      <w:r>
        <w:rPr>
          <w:noProof/>
        </w:rPr>
        <w:instrText xml:space="preserve"> PAGEREF _Toc326077691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2.6.6</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_Toc326077692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2.6.7</w:t>
      </w:r>
      <w:r>
        <w:rPr>
          <w:rFonts w:asciiTheme="minorHAnsi" w:eastAsiaTheme="minorEastAsia" w:hAnsiTheme="minorHAnsi" w:cstheme="minorBidi"/>
          <w:noProof/>
          <w:sz w:val="22"/>
          <w:szCs w:val="22"/>
        </w:rPr>
        <w:tab/>
      </w:r>
      <w:r>
        <w:rPr>
          <w:noProof/>
        </w:rPr>
        <w:t>Team build</w:t>
      </w:r>
      <w:r>
        <w:rPr>
          <w:noProof/>
        </w:rPr>
        <w:tab/>
      </w:r>
      <w:r>
        <w:rPr>
          <w:noProof/>
        </w:rPr>
        <w:fldChar w:fldCharType="begin"/>
      </w:r>
      <w:r>
        <w:rPr>
          <w:noProof/>
        </w:rPr>
        <w:instrText xml:space="preserve"> PAGEREF _Toc326077693 \h </w:instrText>
      </w:r>
      <w:r>
        <w:rPr>
          <w:noProof/>
        </w:rPr>
      </w:r>
      <w:r>
        <w:rPr>
          <w:noProof/>
        </w:rPr>
        <w:fldChar w:fldCharType="separate"/>
      </w:r>
      <w:r>
        <w:rPr>
          <w:noProof/>
        </w:rPr>
        <w:t>32</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_Toc326077694 \h </w:instrText>
      </w:r>
      <w:r>
        <w:rPr>
          <w:noProof/>
        </w:rPr>
      </w:r>
      <w:r>
        <w:rPr>
          <w:noProof/>
        </w:rPr>
        <w:fldChar w:fldCharType="separate"/>
      </w:r>
      <w:r>
        <w:rPr>
          <w:noProof/>
        </w:rPr>
        <w:t>33</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_Toc326077695 \h </w:instrText>
      </w:r>
      <w:r>
        <w:rPr>
          <w:noProof/>
        </w:rPr>
      </w:r>
      <w:r>
        <w:rPr>
          <w:noProof/>
        </w:rPr>
        <w:fldChar w:fldCharType="separate"/>
      </w:r>
      <w:r>
        <w:rPr>
          <w:noProof/>
        </w:rPr>
        <w:t>34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_Toc326077696 \h </w:instrText>
      </w:r>
      <w:r>
        <w:rPr>
          <w:noProof/>
        </w:rPr>
      </w:r>
      <w:r>
        <w:rPr>
          <w:noProof/>
        </w:rPr>
        <w:fldChar w:fldCharType="separate"/>
      </w:r>
      <w:r>
        <w:rPr>
          <w:noProof/>
        </w:rPr>
        <w:t>35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_Toc326077697 \h </w:instrText>
      </w:r>
      <w:r>
        <w:rPr>
          <w:noProof/>
        </w:rPr>
      </w:r>
      <w:r>
        <w:rPr>
          <w:noProof/>
        </w:rPr>
        <w:fldChar w:fldCharType="separate"/>
      </w:r>
      <w:r>
        <w:rPr>
          <w:noProof/>
        </w:rPr>
        <w:t>36</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_Toc326077698 \h </w:instrText>
      </w:r>
      <w:r>
        <w:rPr>
          <w:noProof/>
        </w:rPr>
      </w:r>
      <w:r>
        <w:rPr>
          <w:noProof/>
        </w:rPr>
        <w:fldChar w:fldCharType="separate"/>
      </w:r>
      <w:r>
        <w:rPr>
          <w:noProof/>
        </w:rPr>
        <w:t>37</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6" w:name="_Toc326077636"/>
      <w:r>
        <w:lastRenderedPageBreak/>
        <w:t>DANH SÁCH CÁC BẢNG</w:t>
      </w:r>
      <w:bookmarkEnd w:id="6"/>
    </w:p>
    <w:p w:rsidR="005718C7" w:rsidRDefault="00BB7C72" w:rsidP="00A1299D">
      <w:pPr>
        <w:jc w:val="both"/>
      </w:pPr>
      <w:r>
        <w:fldChar w:fldCharType="begin"/>
      </w:r>
      <w:r>
        <w:instrText xml:space="preserve"> INDEX  \* MERGEFORMAT </w:instrText>
      </w:r>
      <w:r>
        <w:fldChar w:fldCharType="separate"/>
      </w:r>
      <w:r w:rsidR="005718C7">
        <w:rPr>
          <w:b/>
          <w:bCs/>
          <w:noProof/>
        </w:rPr>
        <w:t>No index entries found.</w:t>
      </w:r>
      <w:r>
        <w:rPr>
          <w:b/>
          <w:bCs/>
          <w:noProof/>
        </w:rPr>
        <w:fldChar w:fldCharType="end"/>
      </w:r>
    </w:p>
    <w:p w:rsidR="005718C7" w:rsidRDefault="005718C7" w:rsidP="00A1299D">
      <w:pPr>
        <w:jc w:val="both"/>
      </w:pPr>
      <w:r>
        <w:br w:type="page"/>
      </w:r>
    </w:p>
    <w:p w:rsidR="00361527" w:rsidRDefault="005718C7" w:rsidP="00D40C4C">
      <w:pPr>
        <w:pStyle w:val="Title"/>
      </w:pPr>
      <w:bookmarkStart w:id="7" w:name="_Toc326077637"/>
      <w:r>
        <w:lastRenderedPageBreak/>
        <w:t xml:space="preserve">DANH SÁCH </w:t>
      </w:r>
      <w:r w:rsidRPr="007746F5">
        <w:t>CÁC</w:t>
      </w:r>
      <w:r>
        <w:t xml:space="preserve"> HÌNH VẼ</w:t>
      </w:r>
      <w:bookmarkEnd w:id="7"/>
    </w:p>
    <w:p w:rsidR="00361527" w:rsidRDefault="00361527" w:rsidP="00A1299D">
      <w:pPr>
        <w:spacing w:before="0" w:after="200"/>
        <w:jc w:val="both"/>
      </w:pPr>
      <w:r>
        <w:br w:type="page"/>
      </w:r>
    </w:p>
    <w:p w:rsidR="007746F5" w:rsidRDefault="00471996" w:rsidP="00A1299D">
      <w:pPr>
        <w:pStyle w:val="Heading1"/>
        <w:jc w:val="both"/>
      </w:pPr>
      <w:bookmarkStart w:id="8" w:name="_Toc326077638"/>
      <w:r>
        <w:lastRenderedPageBreak/>
        <w:t>MỞ ĐẦU</w:t>
      </w:r>
      <w:bookmarkEnd w:id="8"/>
    </w:p>
    <w:p w:rsidR="00263CB6" w:rsidRDefault="003F6C11">
      <w:pPr>
        <w:spacing w:before="0" w:after="200" w:line="276" w:lineRule="auto"/>
        <w:rPr>
          <w:sz w:val="24"/>
          <w:szCs w:val="24"/>
        </w:rPr>
      </w:pPr>
      <w:r>
        <w:rPr>
          <w:sz w:val="24"/>
          <w:szCs w:val="24"/>
        </w:rPr>
        <w:t xml:space="preserve">Đồ </w:t>
      </w:r>
      <w:proofErr w:type="gramStart"/>
      <w:r>
        <w:rPr>
          <w:sz w:val="24"/>
          <w:szCs w:val="24"/>
        </w:rPr>
        <w:t>án</w:t>
      </w:r>
      <w:proofErr w:type="gramEnd"/>
      <w:r>
        <w:rPr>
          <w:sz w:val="24"/>
          <w:szCs w:val="24"/>
        </w:rPr>
        <w:t xml:space="preserve"> được sử dụng thường xuyên trong các môn học </w:t>
      </w:r>
      <w:r w:rsidR="00263CB6">
        <w:rPr>
          <w:sz w:val="24"/>
          <w:szCs w:val="24"/>
        </w:rPr>
        <w:t>thuộc</w:t>
      </w:r>
      <w:r>
        <w:rPr>
          <w:sz w:val="24"/>
          <w:szCs w:val="24"/>
        </w:rPr>
        <w:t xml:space="preserve"> ngành công nghệ thông tin. Đồ </w:t>
      </w:r>
      <w:proofErr w:type="gramStart"/>
      <w:r>
        <w:rPr>
          <w:sz w:val="24"/>
          <w:szCs w:val="24"/>
        </w:rPr>
        <w:t>án</w:t>
      </w:r>
      <w:proofErr w:type="gramEnd"/>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pPr>
        <w:spacing w:before="0" w:after="200" w:line="276" w:lineRule="auto"/>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pPr>
        <w:spacing w:before="0" w:after="200" w:line="276" w:lineRule="auto"/>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pPr>
        <w:spacing w:before="0" w:after="200" w:line="276" w:lineRule="auto"/>
        <w:rPr>
          <w:sz w:val="24"/>
          <w:szCs w:val="24"/>
        </w:rPr>
      </w:pPr>
      <w:r>
        <w:rPr>
          <w:sz w:val="24"/>
          <w:szCs w:val="24"/>
        </w:rPr>
        <w:t xml:space="preserve">Hiện </w:t>
      </w:r>
      <w:r w:rsidR="00263CB6">
        <w:rPr>
          <w:sz w:val="24"/>
          <w:szCs w:val="24"/>
        </w:rPr>
        <w:t xml:space="preserve">nay để thực hiện đô án sinh viên phải sử dụng nhiều công cụ khác nhau như google code, google group, yahoo, </w:t>
      </w:r>
      <w:proofErr w:type="gramStart"/>
      <w:r w:rsidR="00263CB6">
        <w:rPr>
          <w:sz w:val="24"/>
          <w:szCs w:val="24"/>
        </w:rPr>
        <w:t>skype, …</w:t>
      </w:r>
      <w:proofErr w:type="gramEnd"/>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pPr>
        <w:spacing w:before="0" w:after="200" w:line="276" w:lineRule="auto"/>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pPr>
        <w:spacing w:before="0" w:after="200" w:line="276" w:lineRule="auto"/>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Pr>
          <w:sz w:val="24"/>
          <w:szCs w:val="24"/>
        </w:rPr>
        <w:t>xây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75FFB">
      <w:pPr>
        <w:spacing w:before="0" w:after="200" w:line="276" w:lineRule="auto"/>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375FFB">
      <w:pPr>
        <w:spacing w:before="0" w:after="200" w:line="276" w:lineRule="auto"/>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1299D">
      <w:pPr>
        <w:pStyle w:val="Heading1"/>
        <w:jc w:val="both"/>
      </w:pPr>
      <w:bookmarkStart w:id="9" w:name="_Toc326077639"/>
      <w:r>
        <w:lastRenderedPageBreak/>
        <w:t>TỒNG QUAN</w:t>
      </w:r>
      <w:bookmarkEnd w:id="9"/>
    </w:p>
    <w:p w:rsidR="00642FEE" w:rsidRDefault="00642FEE" w:rsidP="00DC6796">
      <w:pPr>
        <w:spacing w:before="0" w:after="200" w:line="276" w:lineRule="auto"/>
        <w:jc w:val="both"/>
        <w:rPr>
          <w:sz w:val="24"/>
          <w:szCs w:val="22"/>
          <w:lang w:val="pt-BR"/>
        </w:rPr>
      </w:pPr>
      <w:bookmarkStart w:id="10"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pPr>
        <w:pStyle w:val="Heading1"/>
        <w:jc w:val="both"/>
      </w:pPr>
      <w:r>
        <w:t xml:space="preserve">NGHIÊN CỨU </w:t>
      </w:r>
      <w:bookmarkEnd w:id="10"/>
      <w:r w:rsidR="008A40AA">
        <w:t>LÝ THUYẾT VÀ THỰ</w:t>
      </w:r>
      <w:r w:rsidR="00832DE8">
        <w:t>C NGHIỆ</w:t>
      </w:r>
      <w:r w:rsidR="008A40AA">
        <w:t>M</w:t>
      </w:r>
    </w:p>
    <w:p w:rsidR="00E04C23" w:rsidRPr="00E04C23" w:rsidRDefault="00E04C23" w:rsidP="00E04C23">
      <w:pPr>
        <w:pStyle w:val="ListParagraph"/>
        <w:numPr>
          <w:ilvl w:val="0"/>
          <w:numId w:val="10"/>
        </w:numPr>
        <w:jc w:val="both"/>
        <w:outlineLvl w:val="1"/>
        <w:rPr>
          <w:b/>
          <w:vanish/>
        </w:rPr>
      </w:pPr>
      <w:bookmarkStart w:id="11"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bookmarkEnd w:id="11"/>
    <w:p w:rsidR="00832DE8" w:rsidRDefault="00832DE8">
      <w:pPr>
        <w:pStyle w:val="Heading2"/>
      </w:pPr>
      <w:r>
        <w:t>Cơ sở lý thuyết</w:t>
      </w:r>
    </w:p>
    <w:p w:rsidR="008D0822" w:rsidRDefault="008D0822" w:rsidP="006326D3">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chúng ta cần phải hợp tác với nhau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6326D3">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6326D3">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6326D3">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6326D3">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6326D3">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6326D3">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proofErr w:type="gramStart"/>
      <w:r w:rsidR="00537659">
        <w:t>Tuy nhiên CDE cần phải khác so với những công cụ cụ 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6326D3">
      <w:proofErr w:type="gramStart"/>
      <w:r>
        <w:lastRenderedPageBreak/>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A1299D">
      <w:pPr>
        <w:pStyle w:val="Heading2"/>
        <w:jc w:val="both"/>
      </w:pPr>
      <w:r>
        <w:t>Tìm hiểu thực tế</w:t>
      </w:r>
    </w:p>
    <w:p w:rsidR="00A8586B" w:rsidRPr="006C7DA3" w:rsidRDefault="00A8586B" w:rsidP="006C7DA3">
      <w:proofErr w:type="gramStart"/>
      <w:r>
        <w:t xml:space="preserve">Hiện nay </w:t>
      </w:r>
      <w:r w:rsidR="00B63468">
        <w:t>trên thị trường có một số công cụ</w:t>
      </w:r>
      <w:r>
        <w:t xml:space="preserve"> hỗ trợ việc tương tác trong nhóm như team foundation server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p>
    <w:p w:rsidR="00D827A2" w:rsidRPr="00D827A2" w:rsidRDefault="00937EA6">
      <w:pPr>
        <w:pStyle w:val="Heading3"/>
        <w:jc w:val="both"/>
      </w:pPr>
      <w:bookmarkStart w:id="12" w:name="_Toc326077655"/>
      <w:r>
        <w:t>Team foundation server</w:t>
      </w:r>
      <w:bookmarkEnd w:id="12"/>
      <w:r>
        <w:t xml:space="preserve"> </w:t>
      </w:r>
    </w:p>
    <w:p w:rsidR="00937EA6" w:rsidRDefault="00937EA6" w:rsidP="006C7DA3">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A1299D">
      <w:pPr>
        <w:ind w:left="360" w:firstLine="360"/>
        <w:jc w:val="both"/>
      </w:pPr>
      <w:r>
        <w:rPr>
          <w:noProof/>
        </w:rPr>
        <w:drawing>
          <wp:inline distT="0" distB="0" distL="0" distR="0" wp14:anchorId="57644104" wp14:editId="3C1F1DA1">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B63468" w:rsidRDefault="00B63468" w:rsidP="006C7DA3">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6C7DA3">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D827A2">
        <w:lastRenderedPageBreak/>
        <w:t>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C7DA3">
      <w:pPr>
        <w:ind w:left="360"/>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C7DA3">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F61D21" w:rsidRPr="00F61D21" w:rsidRDefault="00F61D21" w:rsidP="00A1299D">
      <w:pPr>
        <w:ind w:left="360" w:firstLine="360"/>
        <w:jc w:val="both"/>
      </w:pPr>
    </w:p>
    <w:p w:rsidR="00D827A2" w:rsidRDefault="00D827A2" w:rsidP="00A1299D">
      <w:pPr>
        <w:ind w:left="360" w:firstLine="360"/>
        <w:jc w:val="both"/>
      </w:pPr>
      <w:proofErr w:type="gramStart"/>
      <w:r>
        <w:t>CMMI.</w:t>
      </w:r>
      <w:proofErr w:type="gramEnd"/>
    </w:p>
    <w:p w:rsidR="00D827A2" w:rsidRDefault="00D827A2" w:rsidP="00A1299D">
      <w:pPr>
        <w:ind w:left="360" w:firstLine="360"/>
        <w:jc w:val="both"/>
      </w:pPr>
      <w:r>
        <w:rPr>
          <w:noProof/>
        </w:rPr>
        <w:lastRenderedPageBreak/>
        <w:drawing>
          <wp:inline distT="0" distB="0" distL="0" distR="0" wp14:anchorId="10C087E7" wp14:editId="452A574C">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D827A2" w:rsidRDefault="00D827A2" w:rsidP="00A1299D">
      <w:pPr>
        <w:ind w:left="360" w:firstLine="360"/>
        <w:jc w:val="both"/>
      </w:pPr>
      <w:proofErr w:type="gramStart"/>
      <w:r>
        <w:t>Agile.</w:t>
      </w:r>
      <w:proofErr w:type="gramEnd"/>
    </w:p>
    <w:p w:rsidR="00D827A2" w:rsidRPr="004C5495" w:rsidRDefault="00D827A2" w:rsidP="00A1299D">
      <w:pPr>
        <w:ind w:left="360" w:firstLine="360"/>
        <w:jc w:val="both"/>
      </w:pPr>
      <w:r>
        <w:rPr>
          <w:noProof/>
        </w:rPr>
        <w:drawing>
          <wp:inline distT="0" distB="0" distL="0" distR="0" wp14:anchorId="0463E929" wp14:editId="07F4889D">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6B2196" w:rsidRPr="006C7DA3" w:rsidRDefault="006B2196" w:rsidP="006C7DA3">
      <w:pPr>
        <w:rPr>
          <w:b/>
        </w:rPr>
      </w:pPr>
      <w:r w:rsidRPr="006C7DA3">
        <w:rPr>
          <w:b/>
        </w:rPr>
        <w:t xml:space="preserve">Điểm </w:t>
      </w:r>
      <w:proofErr w:type="gramStart"/>
      <w:r w:rsidRPr="006C7DA3">
        <w:rPr>
          <w:b/>
        </w:rPr>
        <w:t>mạnh :</w:t>
      </w:r>
      <w:proofErr w:type="gramEnd"/>
      <w:r w:rsidRPr="006C7DA3">
        <w:rPr>
          <w:b/>
        </w:rPr>
        <w:t xml:space="preserve">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t>Bao</w:t>
      </w:r>
      <w:r w:rsidR="006B2196">
        <w:t xml:space="preserve"> quát tất cả các hoạt động trong quá trình phát triển phần mềm.</w:t>
      </w:r>
    </w:p>
    <w:p w:rsidR="00D63482" w:rsidRDefault="00D63482" w:rsidP="006C7DA3">
      <w:pPr>
        <w:pStyle w:val="ListParagraph"/>
        <w:numPr>
          <w:ilvl w:val="0"/>
          <w:numId w:val="36"/>
        </w:numPr>
      </w:pPr>
      <w:r>
        <w:lastRenderedPageBreak/>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 xml:space="preserve">Không thích hợp với các dự </w:t>
      </w:r>
      <w:proofErr w:type="gramStart"/>
      <w:r>
        <w:t>án</w:t>
      </w:r>
      <w:proofErr w:type="gramEnd"/>
      <w:r>
        <w:t xml:space="preserve"> nhỏ như các dự án được thực hiện bởi sinh viên trong lớp học.</w:t>
      </w:r>
    </w:p>
    <w:p w:rsidR="00816D51" w:rsidRDefault="00816D51" w:rsidP="006C7DA3">
      <w:pPr>
        <w:pStyle w:val="Heading3"/>
      </w:pPr>
      <w:r w:rsidRPr="00816D51">
        <w:t>Redmine</w:t>
      </w:r>
    </w:p>
    <w:p w:rsidR="00BB7C72" w:rsidRDefault="0001413D" w:rsidP="006C7DA3">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160078" w:rsidP="006C7DA3">
      <w:r>
        <w:t xml:space="preserve"> </w:t>
      </w:r>
      <w:r w:rsidR="00BB7C72">
        <w:t xml:space="preserve">Mỗi dự </w:t>
      </w:r>
      <w:proofErr w:type="gramStart"/>
      <w:r w:rsidR="00BB7C72">
        <w:t>án</w:t>
      </w:r>
      <w:proofErr w:type="gramEnd"/>
      <w:r w:rsidR="00BB7C72">
        <w:t xml:space="preserve"> có một lịch và biểu đồ grant nhằm thể hiện một cách hình ảnh về tiến</w:t>
      </w:r>
      <w:r w:rsidR="00B11E1D">
        <w:t xml:space="preserve"> độ của dự án cũng như các các thời điểm hạn cuối (deadline) </w:t>
      </w:r>
      <w:r w:rsidR="00BB7C72">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E469FF" w:rsidRDefault="00E469FF" w:rsidP="006C7DA3">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C122DB" w:rsidP="006C7DA3">
      <w:r>
        <w:t xml:space="preserve">Mỗi dự án có wiki và diễn </w:t>
      </w:r>
      <w:proofErr w:type="gramStart"/>
      <w:r>
        <w:t>đàn  cho</w:t>
      </w:r>
      <w:proofErr w:type="gramEnd"/>
      <w:r>
        <w:t xml:space="preserve">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t>Đa ngôn ngữ.</w:t>
      </w:r>
    </w:p>
    <w:p w:rsidR="00B27252" w:rsidRPr="006C7DA3" w:rsidRDefault="00B27252" w:rsidP="006C7DA3">
      <w:pPr>
        <w:pStyle w:val="ListParagraph"/>
        <w:numPr>
          <w:ilvl w:val="0"/>
          <w:numId w:val="38"/>
        </w:numPr>
      </w:pPr>
      <w:r>
        <w:lastRenderedPageBreak/>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6C7DA3">
      <w:pPr>
        <w:pStyle w:val="ListParagraph"/>
        <w:numPr>
          <w:ilvl w:val="0"/>
          <w:numId w:val="39"/>
        </w:numPr>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r w:rsidRPr="006C7DA3">
        <w:t>Assemla</w:t>
      </w:r>
    </w:p>
    <w:p w:rsidR="00BF3BA6" w:rsidRDefault="00BF3BA6">
      <w:pPr>
        <w:spacing w:before="0" w:after="200" w:line="276" w:lineRule="auto"/>
        <w:rPr>
          <w:rFonts w:eastAsiaTheme="majorEastAsia"/>
          <w:b/>
          <w:bCs/>
          <w:color w:val="000000" w:themeColor="text1"/>
          <w:sz w:val="28"/>
          <w:szCs w:val="28"/>
        </w:rPr>
      </w:pPr>
    </w:p>
    <w:p w:rsidR="00471996" w:rsidRDefault="00471996" w:rsidP="00A1299D">
      <w:pPr>
        <w:pStyle w:val="Heading1"/>
        <w:jc w:val="both"/>
      </w:pPr>
      <w:bookmarkStart w:id="13" w:name="_Toc326077694"/>
      <w:r>
        <w:t>TRÌNH BÀY, ĐÁNH GIÁ BÀN LUẬN VỀ CÁC KẾT QUẢ</w:t>
      </w:r>
      <w:bookmarkEnd w:id="13"/>
    </w:p>
    <w:p w:rsidR="00E04C23" w:rsidRPr="00E04C23" w:rsidRDefault="00E04C23" w:rsidP="00E04C23">
      <w:pPr>
        <w:pStyle w:val="ListParagraph"/>
        <w:numPr>
          <w:ilvl w:val="0"/>
          <w:numId w:val="10"/>
        </w:numPr>
        <w:outlineLvl w:val="1"/>
        <w:rPr>
          <w:b/>
          <w:vanish/>
        </w:rPr>
      </w:pPr>
    </w:p>
    <w:p w:rsidR="00E04C23" w:rsidRDefault="00E04C23" w:rsidP="00E04C23">
      <w:pPr>
        <w:pStyle w:val="Heading2"/>
      </w:pPr>
      <w:r>
        <w:t>Develop environment</w:t>
      </w:r>
    </w:p>
    <w:p w:rsidR="00E04C23" w:rsidRDefault="00E04C23" w:rsidP="00E04C23">
      <w:pPr>
        <w:pStyle w:val="Heading2"/>
      </w:pPr>
      <w:r>
        <w:t>Design</w:t>
      </w:r>
    </w:p>
    <w:p w:rsidR="008E6B44" w:rsidRPr="008E6B44" w:rsidRDefault="008E6B44" w:rsidP="008E6B44">
      <w:pPr>
        <w:pStyle w:val="Heading2"/>
      </w:pPr>
      <w:r>
        <w:t>Feature</w:t>
      </w:r>
    </w:p>
    <w:p w:rsidR="00BF3BA6" w:rsidRDefault="00BF3BA6">
      <w:pPr>
        <w:spacing w:before="0" w:after="200" w:line="276" w:lineRule="auto"/>
        <w:rPr>
          <w:rFonts w:eastAsiaTheme="majorEastAsia"/>
          <w:b/>
          <w:bCs/>
          <w:color w:val="000000" w:themeColor="text1"/>
          <w:sz w:val="28"/>
          <w:szCs w:val="28"/>
        </w:rPr>
      </w:pPr>
      <w:r>
        <w:br w:type="page"/>
      </w:r>
    </w:p>
    <w:p w:rsidR="007746F5" w:rsidRDefault="00471996" w:rsidP="00A1299D">
      <w:pPr>
        <w:pStyle w:val="Heading1"/>
        <w:jc w:val="both"/>
      </w:pPr>
      <w:bookmarkStart w:id="14" w:name="_Toc326077695"/>
      <w:r>
        <w:lastRenderedPageBreak/>
        <w:t>KẾT LUẬN</w:t>
      </w:r>
      <w:bookmarkEnd w:id="14"/>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15" w:name="_Toc326077696"/>
      <w:r>
        <w:lastRenderedPageBreak/>
        <w:t>HƯỚNG PHÁT TRIỂN</w:t>
      </w:r>
      <w:bookmarkEnd w:id="15"/>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16" w:name="_Toc326077697"/>
      <w:r>
        <w:lastRenderedPageBreak/>
        <w:t>DANH MỤC TÀI LIỆU THAM KHẢO</w:t>
      </w:r>
      <w:bookmarkEnd w:id="16"/>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FC6631" w:rsidP="00A1299D">
      <w:pPr>
        <w:pStyle w:val="ListParagraph"/>
        <w:numPr>
          <w:ilvl w:val="0"/>
          <w:numId w:val="29"/>
        </w:numPr>
        <w:spacing w:before="0" w:after="200" w:line="276" w:lineRule="auto"/>
        <w:jc w:val="both"/>
      </w:pPr>
      <w:hyperlink r:id="rId12" w:history="1">
        <w:r w:rsidR="00937EA6">
          <w:rPr>
            <w:rStyle w:val="Hyperlink"/>
          </w:rPr>
          <w:t>http://www.microsoft.com/visualstudio/en-us/products/2010-editions/team-foundation-server/overview</w:t>
        </w:r>
      </w:hyperlink>
    </w:p>
    <w:p w:rsidR="00937EA6" w:rsidRDefault="00FC6631" w:rsidP="00A1299D">
      <w:pPr>
        <w:pStyle w:val="ListParagraph"/>
        <w:numPr>
          <w:ilvl w:val="0"/>
          <w:numId w:val="29"/>
        </w:numPr>
        <w:spacing w:before="0" w:after="200" w:line="276" w:lineRule="auto"/>
        <w:jc w:val="both"/>
      </w:pPr>
      <w:hyperlink r:id="rId13" w:history="1">
        <w:r w:rsidR="00937EA6">
          <w:rPr>
            <w:rStyle w:val="Hyperlink"/>
          </w:rPr>
          <w:t>http://www.assembla.com/</w:t>
        </w:r>
      </w:hyperlink>
    </w:p>
    <w:p w:rsidR="00937EA6" w:rsidRPr="00C20081" w:rsidRDefault="00FC6631" w:rsidP="00A1299D">
      <w:pPr>
        <w:pStyle w:val="ListParagraph"/>
        <w:numPr>
          <w:ilvl w:val="0"/>
          <w:numId w:val="29"/>
        </w:numPr>
        <w:spacing w:before="0" w:after="200" w:line="276" w:lineRule="auto"/>
        <w:jc w:val="both"/>
        <w:rPr>
          <w:rStyle w:val="Hyperlink"/>
        </w:rPr>
      </w:pPr>
      <w:hyperlink r:id="rId14" w:history="1">
        <w:r w:rsidR="00937EA6">
          <w:rPr>
            <w:rStyle w:val="Hyperlink"/>
          </w:rPr>
          <w:t>http://www.fusionforge.org/</w:t>
        </w:r>
      </w:hyperlink>
      <w:r w:rsidR="00937EA6">
        <w:rPr>
          <w:rStyle w:val="Hyperlink"/>
        </w:rPr>
        <w:t>.</w:t>
      </w:r>
    </w:p>
    <w:p w:rsidR="00FA0665" w:rsidRPr="00FA0665" w:rsidRDefault="00FC6631" w:rsidP="00A1299D">
      <w:pPr>
        <w:pStyle w:val="ListParagraph"/>
        <w:numPr>
          <w:ilvl w:val="0"/>
          <w:numId w:val="29"/>
        </w:numPr>
        <w:spacing w:before="0" w:after="200" w:line="276" w:lineRule="auto"/>
        <w:jc w:val="both"/>
        <w:rPr>
          <w:rStyle w:val="Hyperlink"/>
          <w:color w:val="auto"/>
          <w:u w:val="none"/>
        </w:rPr>
      </w:pPr>
      <w:hyperlink r:id="rId15" w:history="1">
        <w:r w:rsidR="00937EA6">
          <w:rPr>
            <w:rStyle w:val="Hyperlink"/>
          </w:rPr>
          <w:t>http://research.microsoft.com/en-us/projects/collabvs/</w:t>
        </w:r>
      </w:hyperlink>
    </w:p>
    <w:p w:rsidR="00937EA6" w:rsidRPr="00937EA6" w:rsidRDefault="00FC6631" w:rsidP="00A1299D">
      <w:pPr>
        <w:pStyle w:val="ListParagraph"/>
        <w:numPr>
          <w:ilvl w:val="0"/>
          <w:numId w:val="29"/>
        </w:numPr>
        <w:spacing w:before="0" w:after="200" w:line="276" w:lineRule="auto"/>
        <w:jc w:val="both"/>
      </w:pPr>
      <w:hyperlink r:id="rId16" w:history="1">
        <w:r w:rsidR="00937EA6">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1299D">
      <w:pPr>
        <w:pStyle w:val="Heading1"/>
        <w:jc w:val="both"/>
      </w:pPr>
      <w:bookmarkStart w:id="17" w:name="_Toc326077698"/>
      <w:r>
        <w:lastRenderedPageBreak/>
        <w:t xml:space="preserve">PHỤ </w:t>
      </w:r>
      <w:bookmarkStart w:id="18" w:name="_GoBack"/>
      <w:r>
        <w:t>LỤC</w:t>
      </w:r>
      <w:bookmarkEnd w:id="17"/>
      <w:bookmarkEnd w:id="18"/>
    </w:p>
    <w:p w:rsidR="00105F39" w:rsidRDefault="00105F39" w:rsidP="00A1299D">
      <w:pPr>
        <w:spacing w:before="0" w:after="200"/>
        <w:jc w:val="both"/>
      </w:pPr>
    </w:p>
    <w:sectPr w:rsidR="00105F39" w:rsidSect="0025706E">
      <w:headerReference w:type="default" r:id="rId17"/>
      <w:footerReference w:type="default" r:id="rId18"/>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72" w:rsidRDefault="00BB7C72" w:rsidP="00750A86">
      <w:pPr>
        <w:spacing w:before="0" w:after="0" w:line="240" w:lineRule="auto"/>
      </w:pPr>
      <w:r>
        <w:separator/>
      </w:r>
    </w:p>
  </w:endnote>
  <w:endnote w:type="continuationSeparator" w:id="0">
    <w:p w:rsidR="00BB7C72" w:rsidRDefault="00BB7C72"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BB7C72" w:rsidRDefault="00BB7C72" w:rsidP="00750A86">
        <w:pPr>
          <w:pStyle w:val="Footer"/>
        </w:pPr>
        <w:r>
          <w:t>Đinh Văn Hoàng – 0812164</w:t>
        </w:r>
        <w:r>
          <w:tab/>
        </w:r>
        <w:r>
          <w:fldChar w:fldCharType="begin"/>
        </w:r>
        <w:r>
          <w:instrText xml:space="preserve"> PAGE   \* MERGEFORMAT </w:instrText>
        </w:r>
        <w:r>
          <w:fldChar w:fldCharType="separate"/>
        </w:r>
        <w:r w:rsidR="00FC6631">
          <w:rPr>
            <w:noProof/>
          </w:rPr>
          <w:t>27</w:t>
        </w:r>
        <w:r>
          <w:rPr>
            <w:noProof/>
          </w:rPr>
          <w:fldChar w:fldCharType="end"/>
        </w:r>
        <w:r>
          <w:rPr>
            <w:noProof/>
          </w:rPr>
          <w:tab/>
          <w:t>Nguyễn Đức Xuân - 0812</w:t>
        </w:r>
        <w:ins w:id="19" w:author="xx" w:date="2012-06-07T23:59:00Z">
          <w:r>
            <w:rPr>
              <w:noProof/>
            </w:rPr>
            <w:t>642</w:t>
          </w:r>
        </w:ins>
      </w:p>
    </w:sdtContent>
  </w:sdt>
  <w:p w:rsidR="00BB7C72" w:rsidRDefault="00BB7C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72" w:rsidRDefault="00BB7C72" w:rsidP="00750A86">
      <w:pPr>
        <w:spacing w:before="0" w:after="0" w:line="240" w:lineRule="auto"/>
      </w:pPr>
      <w:r>
        <w:separator/>
      </w:r>
    </w:p>
  </w:footnote>
  <w:footnote w:type="continuationSeparator" w:id="0">
    <w:p w:rsidR="00BB7C72" w:rsidRDefault="00BB7C72"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72" w:rsidRDefault="00BB7C72"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26"/>
  </w:num>
  <w:num w:numId="6">
    <w:abstractNumId w:val="5"/>
  </w:num>
  <w:num w:numId="7">
    <w:abstractNumId w:val="13"/>
  </w:num>
  <w:num w:numId="8">
    <w:abstractNumId w:val="20"/>
  </w:num>
  <w:num w:numId="9">
    <w:abstractNumId w:val="16"/>
  </w:num>
  <w:num w:numId="10">
    <w:abstractNumId w:val="23"/>
  </w:num>
  <w:num w:numId="11">
    <w:abstractNumId w:val="17"/>
  </w:num>
  <w:num w:numId="12">
    <w:abstractNumId w:val="10"/>
  </w:num>
  <w:num w:numId="13">
    <w:abstractNumId w:val="8"/>
  </w:num>
  <w:num w:numId="14">
    <w:abstractNumId w:val="19"/>
  </w:num>
  <w:num w:numId="15">
    <w:abstractNumId w:val="31"/>
  </w:num>
  <w:num w:numId="16">
    <w:abstractNumId w:val="3"/>
  </w:num>
  <w:num w:numId="17">
    <w:abstractNumId w:val="7"/>
  </w:num>
  <w:num w:numId="18">
    <w:abstractNumId w:val="8"/>
    <w:lvlOverride w:ilvl="0">
      <w:startOverride w:val="1"/>
    </w:lvlOverride>
  </w:num>
  <w:num w:numId="19">
    <w:abstractNumId w:val="22"/>
  </w:num>
  <w:num w:numId="20">
    <w:abstractNumId w:val="27"/>
  </w:num>
  <w:num w:numId="21">
    <w:abstractNumId w:val="25"/>
  </w:num>
  <w:num w:numId="22">
    <w:abstractNumId w:val="15"/>
  </w:num>
  <w:num w:numId="23">
    <w:abstractNumId w:val="1"/>
  </w:num>
  <w:num w:numId="24">
    <w:abstractNumId w:val="27"/>
    <w:lvlOverride w:ilvl="0">
      <w:startOverride w:val="1"/>
    </w:lvlOverride>
  </w:num>
  <w:num w:numId="25">
    <w:abstractNumId w:val="12"/>
  </w:num>
  <w:num w:numId="26">
    <w:abstractNumId w:val="27"/>
    <w:lvlOverride w:ilvl="0">
      <w:startOverride w:val="1"/>
    </w:lvlOverride>
  </w:num>
  <w:num w:numId="27">
    <w:abstractNumId w:val="27"/>
    <w:lvlOverride w:ilvl="0">
      <w:startOverride w:val="1"/>
    </w:lvlOverride>
  </w:num>
  <w:num w:numId="28">
    <w:abstractNumId w:val="8"/>
    <w:lvlOverride w:ilvl="0">
      <w:startOverride w:val="1"/>
    </w:lvlOverride>
  </w:num>
  <w:num w:numId="29">
    <w:abstractNumId w:val="24"/>
  </w:num>
  <w:num w:numId="30">
    <w:abstractNumId w:val="18"/>
  </w:num>
  <w:num w:numId="31">
    <w:abstractNumId w:val="14"/>
  </w:num>
  <w:num w:numId="32">
    <w:abstractNumId w:val="0"/>
  </w:num>
  <w:num w:numId="33">
    <w:abstractNumId w:val="30"/>
  </w:num>
  <w:num w:numId="34">
    <w:abstractNumId w:val="4"/>
  </w:num>
  <w:num w:numId="35">
    <w:abstractNumId w:val="21"/>
  </w:num>
  <w:num w:numId="36">
    <w:abstractNumId w:val="32"/>
  </w:num>
  <w:num w:numId="37">
    <w:abstractNumId w:val="28"/>
  </w:num>
  <w:num w:numId="38">
    <w:abstractNumId w:val="29"/>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34BC3"/>
    <w:rsid w:val="00044E13"/>
    <w:rsid w:val="00073B73"/>
    <w:rsid w:val="000F419E"/>
    <w:rsid w:val="000F7431"/>
    <w:rsid w:val="00105F39"/>
    <w:rsid w:val="001169D9"/>
    <w:rsid w:val="00160078"/>
    <w:rsid w:val="00186994"/>
    <w:rsid w:val="00196C4F"/>
    <w:rsid w:val="001E3661"/>
    <w:rsid w:val="0020127E"/>
    <w:rsid w:val="0025706E"/>
    <w:rsid w:val="00263CB6"/>
    <w:rsid w:val="002A3233"/>
    <w:rsid w:val="002E270B"/>
    <w:rsid w:val="002E65EA"/>
    <w:rsid w:val="00361527"/>
    <w:rsid w:val="00375FFB"/>
    <w:rsid w:val="003774E0"/>
    <w:rsid w:val="00395C96"/>
    <w:rsid w:val="003E35FC"/>
    <w:rsid w:val="003E5F8D"/>
    <w:rsid w:val="003F66BB"/>
    <w:rsid w:val="003F6C11"/>
    <w:rsid w:val="00426ADE"/>
    <w:rsid w:val="00431F6F"/>
    <w:rsid w:val="00444F2A"/>
    <w:rsid w:val="00471996"/>
    <w:rsid w:val="00482941"/>
    <w:rsid w:val="004D0CE1"/>
    <w:rsid w:val="00537659"/>
    <w:rsid w:val="00543839"/>
    <w:rsid w:val="00547F4A"/>
    <w:rsid w:val="00551119"/>
    <w:rsid w:val="005718C7"/>
    <w:rsid w:val="005A5FA3"/>
    <w:rsid w:val="005E4D2C"/>
    <w:rsid w:val="005F3FEF"/>
    <w:rsid w:val="00620530"/>
    <w:rsid w:val="006326D3"/>
    <w:rsid w:val="00642FEE"/>
    <w:rsid w:val="0065568B"/>
    <w:rsid w:val="00673317"/>
    <w:rsid w:val="006A66F7"/>
    <w:rsid w:val="006B2196"/>
    <w:rsid w:val="006C7DA3"/>
    <w:rsid w:val="006E6DD8"/>
    <w:rsid w:val="006F6354"/>
    <w:rsid w:val="00750A86"/>
    <w:rsid w:val="007522EF"/>
    <w:rsid w:val="00761601"/>
    <w:rsid w:val="007746F5"/>
    <w:rsid w:val="007A0CD1"/>
    <w:rsid w:val="007A2043"/>
    <w:rsid w:val="007B654D"/>
    <w:rsid w:val="00816D51"/>
    <w:rsid w:val="00832DE8"/>
    <w:rsid w:val="00883F85"/>
    <w:rsid w:val="008A40AA"/>
    <w:rsid w:val="008B61ED"/>
    <w:rsid w:val="008D0822"/>
    <w:rsid w:val="008D3EF1"/>
    <w:rsid w:val="008D4AF6"/>
    <w:rsid w:val="008E6B44"/>
    <w:rsid w:val="009334DE"/>
    <w:rsid w:val="00937EA6"/>
    <w:rsid w:val="00961491"/>
    <w:rsid w:val="009B6DD0"/>
    <w:rsid w:val="009E6D1E"/>
    <w:rsid w:val="00A1299D"/>
    <w:rsid w:val="00A41304"/>
    <w:rsid w:val="00A65187"/>
    <w:rsid w:val="00A66A15"/>
    <w:rsid w:val="00A8586B"/>
    <w:rsid w:val="00A877B6"/>
    <w:rsid w:val="00AC0119"/>
    <w:rsid w:val="00B11E1D"/>
    <w:rsid w:val="00B27252"/>
    <w:rsid w:val="00B54A39"/>
    <w:rsid w:val="00B63468"/>
    <w:rsid w:val="00B673D6"/>
    <w:rsid w:val="00B91CD8"/>
    <w:rsid w:val="00BB7C72"/>
    <w:rsid w:val="00BF3BA6"/>
    <w:rsid w:val="00C122DB"/>
    <w:rsid w:val="00D40C4C"/>
    <w:rsid w:val="00D63482"/>
    <w:rsid w:val="00D827A2"/>
    <w:rsid w:val="00D8332A"/>
    <w:rsid w:val="00DB798C"/>
    <w:rsid w:val="00DC6796"/>
    <w:rsid w:val="00DD743E"/>
    <w:rsid w:val="00E04C23"/>
    <w:rsid w:val="00E179F8"/>
    <w:rsid w:val="00E4223B"/>
    <w:rsid w:val="00E469FF"/>
    <w:rsid w:val="00EC4D58"/>
    <w:rsid w:val="00EC5F44"/>
    <w:rsid w:val="00EF65E6"/>
    <w:rsid w:val="00EF740F"/>
    <w:rsid w:val="00F44EDA"/>
    <w:rsid w:val="00F61D21"/>
    <w:rsid w:val="00F71477"/>
    <w:rsid w:val="00F90BCA"/>
    <w:rsid w:val="00FA0665"/>
    <w:rsid w:val="00FB3779"/>
    <w:rsid w:val="00FC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ssembla.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microsoft.com/visualstudio/en-us/products/2010-editions/team-foundation-server/overview"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xcde.sourceforge.ne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research.microsoft.com/en-us/projects/collabvs/"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sionforg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7085E-3F55-4E3B-8D5D-98ABE1E8D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27</Pages>
  <Words>4145</Words>
  <Characters>15463</Characters>
  <Application>Microsoft Office Word</Application>
  <DocSecurity>0</DocSecurity>
  <Lines>468</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58</cp:revision>
  <dcterms:created xsi:type="dcterms:W3CDTF">2012-05-22T14:47:00Z</dcterms:created>
  <dcterms:modified xsi:type="dcterms:W3CDTF">2012-06-08T09:33:00Z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