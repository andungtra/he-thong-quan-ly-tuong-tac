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750A86" w:rsidRDefault="00750A86" w:rsidP="003C7CC9">
      <w:pPr>
        <w:tabs>
          <w:tab w:val="right" w:leader="dot" w:pos="9360"/>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2" w:name="_Toc326077633"/>
      <w:bookmarkStart w:id="3" w:name="_Toc327868558"/>
      <w:bookmarkStart w:id="4" w:name="_Toc327994055"/>
      <w:r>
        <w:lastRenderedPageBreak/>
        <w:t>NHẬN XÉT CỦA GIÁO VIÊN PHẢN BIỆN</w:t>
      </w:r>
      <w:bookmarkEnd w:id="2"/>
      <w:bookmarkEnd w:id="3"/>
      <w:bookmarkEnd w:id="4"/>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750A86" w:rsidP="003C7CC9">
      <w:pPr>
        <w:tabs>
          <w:tab w:val="right" w:leader="dot" w:pos="9360"/>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5" w:name="_top"/>
      <w:bookmarkStart w:id="6" w:name="_Toc326077631"/>
      <w:bookmarkStart w:id="7" w:name="_Toc326952931"/>
      <w:bookmarkStart w:id="8" w:name="_Toc326077634"/>
      <w:bookmarkEnd w:id="5"/>
    </w:p>
    <w:p w:rsidR="00871FB0" w:rsidRDefault="00871FB0" w:rsidP="00871FB0">
      <w:r>
        <w:lastRenderedPageBreak/>
        <w:br w:type="page"/>
      </w:r>
    </w:p>
    <w:p w:rsidR="0009400C" w:rsidRDefault="0009400C" w:rsidP="00871FB0">
      <w:pPr>
        <w:pStyle w:val="Title"/>
      </w:pPr>
      <w:bookmarkStart w:id="9" w:name="_Toc327868559"/>
      <w:bookmarkStart w:id="10" w:name="_Toc327994056"/>
      <w:r>
        <w:lastRenderedPageBreak/>
        <w:t>LỜI CẢM ƠN</w:t>
      </w:r>
      <w:bookmarkEnd w:id="6"/>
      <w:bookmarkEnd w:id="7"/>
      <w:bookmarkEnd w:id="9"/>
      <w:bookmarkEnd w:id="10"/>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3C7CC9">
      <w:pPr>
        <w:spacing w:before="0" w:after="200" w:line="276" w:lineRule="auto"/>
        <w:jc w:val="both"/>
        <w:rPr>
          <w:b/>
          <w:lang w:bidi="he-IL"/>
        </w:rPr>
      </w:pPr>
    </w:p>
    <w:p w:rsidR="00554DE6" w:rsidRDefault="00554DE6" w:rsidP="003C7CC9">
      <w:pPr>
        <w:spacing w:before="0" w:after="200" w:line="276" w:lineRule="auto"/>
        <w:jc w:val="both"/>
        <w:rPr>
          <w:b/>
          <w:lang w:bidi="he-IL"/>
        </w:rPr>
      </w:pPr>
      <w:r>
        <w:br w:type="page"/>
      </w:r>
    </w:p>
    <w:p w:rsidR="000F419E" w:rsidRPr="000F419E" w:rsidRDefault="000F419E" w:rsidP="00A82DBF">
      <w:pPr>
        <w:pStyle w:val="Title"/>
      </w:pPr>
      <w:bookmarkStart w:id="11" w:name="_Toc327868560"/>
      <w:bookmarkStart w:id="12" w:name="_Toc327994057"/>
      <w:r w:rsidRPr="000F419E">
        <w:lastRenderedPageBreak/>
        <w:t>ĐỀ CƯƠNG CHI TIẾT</w:t>
      </w:r>
      <w:bookmarkEnd w:id="8"/>
      <w:bookmarkEnd w:id="11"/>
      <w:bookmarkEnd w:id="12"/>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3" w:name="_Toc326077635"/>
      <w:bookmarkStart w:id="14" w:name="_Toc327868561"/>
      <w:bookmarkStart w:id="15" w:name="_Toc327994058"/>
      <w:r w:rsidRPr="00551119">
        <w:lastRenderedPageBreak/>
        <w:t>MỤC LỤC</w:t>
      </w:r>
      <w:bookmarkEnd w:id="13"/>
      <w:bookmarkEnd w:id="14"/>
      <w:bookmarkEnd w:id="15"/>
    </w:p>
    <w:p w:rsidR="00E06E9E" w:rsidRDefault="00A65187">
      <w:pPr>
        <w:pStyle w:val="TOC3"/>
        <w:tabs>
          <w:tab w:val="right" w:leader="dot" w:pos="9111"/>
        </w:tabs>
        <w:rPr>
          <w:ins w:id="16" w:author="xx" w:date="2012-06-20T22:18: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17" w:author="xx" w:date="2012-06-20T22:18:00Z">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E06E9E">
          <w:rPr>
            <w:noProof/>
          </w:rPr>
          <w:fldChar w:fldCharType="begin"/>
        </w:r>
        <w:r w:rsidR="00E06E9E">
          <w:rPr>
            <w:noProof/>
          </w:rPr>
          <w:instrText xml:space="preserve"> PAGEREF _Toc327994054 \h </w:instrText>
        </w:r>
        <w:r w:rsidR="00E06E9E">
          <w:rPr>
            <w:noProof/>
          </w:rPr>
        </w:r>
      </w:ins>
      <w:r w:rsidR="00E06E9E">
        <w:rPr>
          <w:noProof/>
        </w:rPr>
        <w:fldChar w:fldCharType="separate"/>
      </w:r>
      <w:ins w:id="18" w:author="xx" w:date="2012-06-20T22:18:00Z">
        <w:r w:rsidR="00E06E9E">
          <w:rPr>
            <w:noProof/>
          </w:rPr>
          <w:t>i</w:t>
        </w:r>
        <w:r w:rsidR="00E06E9E">
          <w:rPr>
            <w:noProof/>
          </w:rPr>
          <w:fldChar w:fldCharType="end"/>
        </w:r>
      </w:ins>
    </w:p>
    <w:p w:rsidR="00E06E9E" w:rsidRDefault="00E06E9E">
      <w:pPr>
        <w:pStyle w:val="TOC3"/>
        <w:tabs>
          <w:tab w:val="right" w:leader="dot" w:pos="9111"/>
        </w:tabs>
        <w:rPr>
          <w:ins w:id="19" w:author="xx" w:date="2012-06-20T22:18:00Z"/>
          <w:rFonts w:asciiTheme="minorHAnsi" w:eastAsiaTheme="minorEastAsia" w:hAnsiTheme="minorHAnsi" w:cstheme="minorBidi"/>
          <w:noProof/>
          <w:sz w:val="22"/>
          <w:szCs w:val="22"/>
        </w:rPr>
      </w:pPr>
      <w:ins w:id="20" w:author="xx" w:date="2012-06-20T22:18:00Z">
        <w:r>
          <w:rPr>
            <w:noProof/>
            <w:lang w:bidi="he-IL"/>
          </w:rPr>
          <w:t>NHẬN XÉT CỦA GIÁO VIÊN PHẢN BIỆN</w:t>
        </w:r>
        <w:r>
          <w:rPr>
            <w:noProof/>
          </w:rPr>
          <w:tab/>
        </w:r>
        <w:r>
          <w:rPr>
            <w:noProof/>
          </w:rPr>
          <w:fldChar w:fldCharType="begin"/>
        </w:r>
        <w:r>
          <w:rPr>
            <w:noProof/>
          </w:rPr>
          <w:instrText xml:space="preserve"> PAGEREF _Toc327994055 \h </w:instrText>
        </w:r>
        <w:r>
          <w:rPr>
            <w:noProof/>
          </w:rPr>
        </w:r>
      </w:ins>
      <w:r>
        <w:rPr>
          <w:noProof/>
        </w:rPr>
        <w:fldChar w:fldCharType="separate"/>
      </w:r>
      <w:ins w:id="21" w:author="xx" w:date="2012-06-20T22:18:00Z">
        <w:r>
          <w:rPr>
            <w:noProof/>
          </w:rPr>
          <w:t>ii</w:t>
        </w:r>
        <w:r>
          <w:rPr>
            <w:noProof/>
          </w:rPr>
          <w:fldChar w:fldCharType="end"/>
        </w:r>
      </w:ins>
    </w:p>
    <w:p w:rsidR="00E06E9E" w:rsidRDefault="00E06E9E">
      <w:pPr>
        <w:pStyle w:val="TOC3"/>
        <w:tabs>
          <w:tab w:val="right" w:leader="dot" w:pos="9111"/>
        </w:tabs>
        <w:rPr>
          <w:ins w:id="22" w:author="xx" w:date="2012-06-20T22:18:00Z"/>
          <w:rFonts w:asciiTheme="minorHAnsi" w:eastAsiaTheme="minorEastAsia" w:hAnsiTheme="minorHAnsi" w:cstheme="minorBidi"/>
          <w:noProof/>
          <w:sz w:val="22"/>
          <w:szCs w:val="22"/>
        </w:rPr>
      </w:pPr>
      <w:ins w:id="23" w:author="xx" w:date="2012-06-20T22:18:00Z">
        <w:r>
          <w:rPr>
            <w:noProof/>
            <w:lang w:bidi="he-IL"/>
          </w:rPr>
          <w:t>LỜI CẢM ƠN</w:t>
        </w:r>
        <w:r>
          <w:rPr>
            <w:noProof/>
          </w:rPr>
          <w:tab/>
        </w:r>
        <w:r>
          <w:rPr>
            <w:noProof/>
          </w:rPr>
          <w:fldChar w:fldCharType="begin"/>
        </w:r>
        <w:r>
          <w:rPr>
            <w:noProof/>
          </w:rPr>
          <w:instrText xml:space="preserve"> PAGEREF _Toc327994056 \h </w:instrText>
        </w:r>
        <w:r>
          <w:rPr>
            <w:noProof/>
          </w:rPr>
        </w:r>
      </w:ins>
      <w:r>
        <w:rPr>
          <w:noProof/>
        </w:rPr>
        <w:fldChar w:fldCharType="separate"/>
      </w:r>
      <w:ins w:id="24" w:author="xx" w:date="2012-06-20T22:18:00Z">
        <w:r>
          <w:rPr>
            <w:noProof/>
          </w:rPr>
          <w:t>iv</w:t>
        </w:r>
        <w:r>
          <w:rPr>
            <w:noProof/>
          </w:rPr>
          <w:fldChar w:fldCharType="end"/>
        </w:r>
      </w:ins>
    </w:p>
    <w:p w:rsidR="00E06E9E" w:rsidRDefault="00E06E9E">
      <w:pPr>
        <w:pStyle w:val="TOC3"/>
        <w:tabs>
          <w:tab w:val="right" w:leader="dot" w:pos="9111"/>
        </w:tabs>
        <w:rPr>
          <w:ins w:id="25" w:author="xx" w:date="2012-06-20T22:18:00Z"/>
          <w:rFonts w:asciiTheme="minorHAnsi" w:eastAsiaTheme="minorEastAsia" w:hAnsiTheme="minorHAnsi" w:cstheme="minorBidi"/>
          <w:noProof/>
          <w:sz w:val="22"/>
          <w:szCs w:val="22"/>
        </w:rPr>
      </w:pPr>
      <w:ins w:id="26" w:author="xx" w:date="2012-06-20T22:18:00Z">
        <w:r>
          <w:rPr>
            <w:noProof/>
            <w:lang w:bidi="he-IL"/>
          </w:rPr>
          <w:t>ĐỀ CƯƠNG CHI TIẾT</w:t>
        </w:r>
        <w:r>
          <w:rPr>
            <w:noProof/>
          </w:rPr>
          <w:tab/>
        </w:r>
        <w:r>
          <w:rPr>
            <w:noProof/>
          </w:rPr>
          <w:fldChar w:fldCharType="begin"/>
        </w:r>
        <w:r>
          <w:rPr>
            <w:noProof/>
          </w:rPr>
          <w:instrText xml:space="preserve"> PAGEREF _Toc327994057 \h </w:instrText>
        </w:r>
        <w:r>
          <w:rPr>
            <w:noProof/>
          </w:rPr>
        </w:r>
      </w:ins>
      <w:r>
        <w:rPr>
          <w:noProof/>
        </w:rPr>
        <w:fldChar w:fldCharType="separate"/>
      </w:r>
      <w:ins w:id="27" w:author="xx" w:date="2012-06-20T22:18:00Z">
        <w:r>
          <w:rPr>
            <w:noProof/>
          </w:rPr>
          <w:t>v</w:t>
        </w:r>
        <w:r>
          <w:rPr>
            <w:noProof/>
          </w:rPr>
          <w:fldChar w:fldCharType="end"/>
        </w:r>
      </w:ins>
    </w:p>
    <w:p w:rsidR="00E06E9E" w:rsidRDefault="00E06E9E">
      <w:pPr>
        <w:pStyle w:val="TOC3"/>
        <w:tabs>
          <w:tab w:val="right" w:leader="dot" w:pos="9111"/>
        </w:tabs>
        <w:rPr>
          <w:ins w:id="28" w:author="xx" w:date="2012-06-20T22:18:00Z"/>
          <w:rFonts w:asciiTheme="minorHAnsi" w:eastAsiaTheme="minorEastAsia" w:hAnsiTheme="minorHAnsi" w:cstheme="minorBidi"/>
          <w:noProof/>
          <w:sz w:val="22"/>
          <w:szCs w:val="22"/>
        </w:rPr>
      </w:pPr>
      <w:ins w:id="29" w:author="xx" w:date="2012-06-20T22:18:00Z">
        <w:r>
          <w:rPr>
            <w:noProof/>
            <w:lang w:bidi="he-IL"/>
          </w:rPr>
          <w:t>MỤC LỤC</w:t>
        </w:r>
        <w:r>
          <w:rPr>
            <w:noProof/>
          </w:rPr>
          <w:tab/>
        </w:r>
        <w:r>
          <w:rPr>
            <w:noProof/>
          </w:rPr>
          <w:fldChar w:fldCharType="begin"/>
        </w:r>
        <w:r>
          <w:rPr>
            <w:noProof/>
          </w:rPr>
          <w:instrText xml:space="preserve"> PAGEREF _Toc327994058 \h </w:instrText>
        </w:r>
        <w:r>
          <w:rPr>
            <w:noProof/>
          </w:rPr>
        </w:r>
      </w:ins>
      <w:r>
        <w:rPr>
          <w:noProof/>
        </w:rPr>
        <w:fldChar w:fldCharType="separate"/>
      </w:r>
      <w:ins w:id="30" w:author="xx" w:date="2012-06-20T22:18:00Z">
        <w:r>
          <w:rPr>
            <w:noProof/>
          </w:rPr>
          <w:t>viii</w:t>
        </w:r>
        <w:r>
          <w:rPr>
            <w:noProof/>
          </w:rPr>
          <w:fldChar w:fldCharType="end"/>
        </w:r>
      </w:ins>
    </w:p>
    <w:p w:rsidR="00E06E9E" w:rsidRDefault="00E06E9E">
      <w:pPr>
        <w:pStyle w:val="TOC3"/>
        <w:tabs>
          <w:tab w:val="right" w:leader="dot" w:pos="9111"/>
        </w:tabs>
        <w:rPr>
          <w:ins w:id="31" w:author="xx" w:date="2012-06-20T22:18:00Z"/>
          <w:rFonts w:asciiTheme="minorHAnsi" w:eastAsiaTheme="minorEastAsia" w:hAnsiTheme="minorHAnsi" w:cstheme="minorBidi"/>
          <w:noProof/>
          <w:sz w:val="22"/>
          <w:szCs w:val="22"/>
        </w:rPr>
      </w:pPr>
      <w:ins w:id="32" w:author="xx" w:date="2012-06-20T22:18:00Z">
        <w:r>
          <w:rPr>
            <w:noProof/>
            <w:lang w:bidi="he-IL"/>
          </w:rPr>
          <w:t>DANH SÁCH CÁC BẢNG</w:t>
        </w:r>
        <w:r>
          <w:rPr>
            <w:noProof/>
          </w:rPr>
          <w:tab/>
        </w:r>
        <w:r>
          <w:rPr>
            <w:noProof/>
          </w:rPr>
          <w:fldChar w:fldCharType="begin"/>
        </w:r>
        <w:r>
          <w:rPr>
            <w:noProof/>
          </w:rPr>
          <w:instrText xml:space="preserve"> PAGEREF _Toc327994059 \h </w:instrText>
        </w:r>
        <w:r>
          <w:rPr>
            <w:noProof/>
          </w:rPr>
        </w:r>
      </w:ins>
      <w:r>
        <w:rPr>
          <w:noProof/>
        </w:rPr>
        <w:fldChar w:fldCharType="separate"/>
      </w:r>
      <w:ins w:id="33" w:author="xx" w:date="2012-06-20T22:18:00Z">
        <w:r>
          <w:rPr>
            <w:noProof/>
          </w:rPr>
          <w:t>xii</w:t>
        </w:r>
        <w:r>
          <w:rPr>
            <w:noProof/>
          </w:rPr>
          <w:fldChar w:fldCharType="end"/>
        </w:r>
      </w:ins>
    </w:p>
    <w:p w:rsidR="00E06E9E" w:rsidRDefault="00E06E9E">
      <w:pPr>
        <w:pStyle w:val="TOC3"/>
        <w:tabs>
          <w:tab w:val="right" w:leader="dot" w:pos="9111"/>
        </w:tabs>
        <w:rPr>
          <w:ins w:id="34" w:author="xx" w:date="2012-06-20T22:18:00Z"/>
          <w:rFonts w:asciiTheme="minorHAnsi" w:eastAsiaTheme="minorEastAsia" w:hAnsiTheme="minorHAnsi" w:cstheme="minorBidi"/>
          <w:noProof/>
          <w:sz w:val="22"/>
          <w:szCs w:val="22"/>
        </w:rPr>
      </w:pPr>
      <w:ins w:id="35" w:author="xx" w:date="2012-06-20T22:18:00Z">
        <w:r>
          <w:rPr>
            <w:noProof/>
            <w:lang w:bidi="he-IL"/>
          </w:rPr>
          <w:t>DANH SÁCH CÁC HÌNH VẼ</w:t>
        </w:r>
        <w:r>
          <w:rPr>
            <w:noProof/>
          </w:rPr>
          <w:tab/>
        </w:r>
        <w:r>
          <w:rPr>
            <w:noProof/>
          </w:rPr>
          <w:fldChar w:fldCharType="begin"/>
        </w:r>
        <w:r>
          <w:rPr>
            <w:noProof/>
          </w:rPr>
          <w:instrText xml:space="preserve"> PAGEREF _Toc327994060 \h </w:instrText>
        </w:r>
        <w:r>
          <w:rPr>
            <w:noProof/>
          </w:rPr>
        </w:r>
      </w:ins>
      <w:r>
        <w:rPr>
          <w:noProof/>
        </w:rPr>
        <w:fldChar w:fldCharType="separate"/>
      </w:r>
      <w:ins w:id="36" w:author="xx" w:date="2012-06-20T22:18:00Z">
        <w:r>
          <w:rPr>
            <w:noProof/>
          </w:rPr>
          <w:t>xiii</w:t>
        </w:r>
        <w:r>
          <w:rPr>
            <w:noProof/>
          </w:rPr>
          <w:fldChar w:fldCharType="end"/>
        </w:r>
      </w:ins>
    </w:p>
    <w:p w:rsidR="00E06E9E" w:rsidRDefault="00E06E9E">
      <w:pPr>
        <w:pStyle w:val="TOC1"/>
        <w:tabs>
          <w:tab w:val="left" w:pos="1320"/>
          <w:tab w:val="right" w:leader="dot" w:pos="9111"/>
        </w:tabs>
        <w:rPr>
          <w:ins w:id="37" w:author="xx" w:date="2012-06-20T22:18:00Z"/>
          <w:rFonts w:asciiTheme="minorHAnsi" w:eastAsiaTheme="minorEastAsia" w:hAnsiTheme="minorHAnsi" w:cstheme="minorBidi"/>
          <w:noProof/>
          <w:sz w:val="22"/>
          <w:szCs w:val="22"/>
        </w:rPr>
      </w:pPr>
      <w:ins w:id="38" w:author="xx" w:date="2012-06-20T22:18: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_Toc327994061 \h </w:instrText>
        </w:r>
        <w:r>
          <w:rPr>
            <w:noProof/>
          </w:rPr>
        </w:r>
      </w:ins>
      <w:r>
        <w:rPr>
          <w:noProof/>
        </w:rPr>
        <w:fldChar w:fldCharType="separate"/>
      </w:r>
      <w:ins w:id="39" w:author="xx" w:date="2012-06-20T22:18:00Z">
        <w:r>
          <w:rPr>
            <w:noProof/>
          </w:rPr>
          <w:t>1</w:t>
        </w:r>
        <w:r>
          <w:rPr>
            <w:noProof/>
          </w:rPr>
          <w:fldChar w:fldCharType="end"/>
        </w:r>
      </w:ins>
    </w:p>
    <w:p w:rsidR="00E06E9E" w:rsidRDefault="00E06E9E">
      <w:pPr>
        <w:pStyle w:val="TOC1"/>
        <w:tabs>
          <w:tab w:val="left" w:pos="1320"/>
          <w:tab w:val="right" w:leader="dot" w:pos="9111"/>
        </w:tabs>
        <w:rPr>
          <w:ins w:id="40" w:author="xx" w:date="2012-06-20T22:18:00Z"/>
          <w:rFonts w:asciiTheme="minorHAnsi" w:eastAsiaTheme="minorEastAsia" w:hAnsiTheme="minorHAnsi" w:cstheme="minorBidi"/>
          <w:noProof/>
          <w:sz w:val="22"/>
          <w:szCs w:val="22"/>
        </w:rPr>
      </w:pPr>
      <w:ins w:id="41" w:author="xx" w:date="2012-06-20T22:18: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_Toc327994062 \h </w:instrText>
        </w:r>
        <w:r>
          <w:rPr>
            <w:noProof/>
          </w:rPr>
        </w:r>
      </w:ins>
      <w:r>
        <w:rPr>
          <w:noProof/>
        </w:rPr>
        <w:fldChar w:fldCharType="separate"/>
      </w:r>
      <w:ins w:id="42" w:author="xx" w:date="2012-06-20T22:18:00Z">
        <w:r>
          <w:rPr>
            <w:noProof/>
          </w:rPr>
          <w:t>2</w:t>
        </w:r>
        <w:r>
          <w:rPr>
            <w:noProof/>
          </w:rPr>
          <w:fldChar w:fldCharType="end"/>
        </w:r>
      </w:ins>
    </w:p>
    <w:p w:rsidR="00E06E9E" w:rsidRDefault="00E06E9E">
      <w:pPr>
        <w:pStyle w:val="TOC1"/>
        <w:tabs>
          <w:tab w:val="left" w:pos="1320"/>
          <w:tab w:val="right" w:leader="dot" w:pos="9111"/>
        </w:tabs>
        <w:rPr>
          <w:ins w:id="43" w:author="xx" w:date="2012-06-20T22:18:00Z"/>
          <w:rFonts w:asciiTheme="minorHAnsi" w:eastAsiaTheme="minorEastAsia" w:hAnsiTheme="minorHAnsi" w:cstheme="minorBidi"/>
          <w:noProof/>
          <w:sz w:val="22"/>
          <w:szCs w:val="22"/>
        </w:rPr>
      </w:pPr>
      <w:ins w:id="44" w:author="xx" w:date="2012-06-20T22:18: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_Toc327994063 \h </w:instrText>
        </w:r>
        <w:r>
          <w:rPr>
            <w:noProof/>
          </w:rPr>
        </w:r>
      </w:ins>
      <w:r>
        <w:rPr>
          <w:noProof/>
        </w:rPr>
        <w:fldChar w:fldCharType="separate"/>
      </w:r>
      <w:ins w:id="45" w:author="xx" w:date="2012-06-20T22:18:00Z">
        <w:r>
          <w:rPr>
            <w:noProof/>
          </w:rPr>
          <w:t>4</w:t>
        </w:r>
        <w:r>
          <w:rPr>
            <w:noProof/>
          </w:rPr>
          <w:fldChar w:fldCharType="end"/>
        </w:r>
      </w:ins>
    </w:p>
    <w:p w:rsidR="00E06E9E" w:rsidRDefault="00E06E9E">
      <w:pPr>
        <w:pStyle w:val="TOC2"/>
        <w:tabs>
          <w:tab w:val="left" w:pos="1040"/>
          <w:tab w:val="right" w:leader="dot" w:pos="9111"/>
        </w:tabs>
        <w:rPr>
          <w:ins w:id="46" w:author="xx" w:date="2012-06-20T22:18:00Z"/>
          <w:rFonts w:asciiTheme="minorHAnsi" w:eastAsiaTheme="minorEastAsia" w:hAnsiTheme="minorHAnsi" w:cstheme="minorBidi"/>
          <w:noProof/>
          <w:sz w:val="22"/>
          <w:szCs w:val="22"/>
        </w:rPr>
      </w:pPr>
      <w:ins w:id="47" w:author="xx" w:date="2012-06-20T22:18: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_Toc327994064 \h </w:instrText>
        </w:r>
        <w:r>
          <w:rPr>
            <w:noProof/>
          </w:rPr>
        </w:r>
      </w:ins>
      <w:r>
        <w:rPr>
          <w:noProof/>
        </w:rPr>
        <w:fldChar w:fldCharType="separate"/>
      </w:r>
      <w:ins w:id="48" w:author="xx" w:date="2012-06-20T22:18:00Z">
        <w:r>
          <w:rPr>
            <w:noProof/>
          </w:rPr>
          <w:t>4</w:t>
        </w:r>
        <w:r>
          <w:rPr>
            <w:noProof/>
          </w:rPr>
          <w:fldChar w:fldCharType="end"/>
        </w:r>
      </w:ins>
    </w:p>
    <w:p w:rsidR="00E06E9E" w:rsidRDefault="00E06E9E">
      <w:pPr>
        <w:pStyle w:val="TOC2"/>
        <w:tabs>
          <w:tab w:val="left" w:pos="1040"/>
          <w:tab w:val="right" w:leader="dot" w:pos="9111"/>
        </w:tabs>
        <w:rPr>
          <w:ins w:id="49" w:author="xx" w:date="2012-06-20T22:18:00Z"/>
          <w:rFonts w:asciiTheme="minorHAnsi" w:eastAsiaTheme="minorEastAsia" w:hAnsiTheme="minorHAnsi" w:cstheme="minorBidi"/>
          <w:noProof/>
          <w:sz w:val="22"/>
          <w:szCs w:val="22"/>
        </w:rPr>
      </w:pPr>
      <w:ins w:id="50" w:author="xx" w:date="2012-06-20T22:18:00Z">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_Toc327994065 \h </w:instrText>
        </w:r>
        <w:r>
          <w:rPr>
            <w:noProof/>
          </w:rPr>
        </w:r>
      </w:ins>
      <w:r>
        <w:rPr>
          <w:noProof/>
        </w:rPr>
        <w:fldChar w:fldCharType="separate"/>
      </w:r>
      <w:ins w:id="51" w:author="xx" w:date="2012-06-20T22:18:00Z">
        <w:r>
          <w:rPr>
            <w:noProof/>
          </w:rPr>
          <w:t>6</w:t>
        </w:r>
        <w:r>
          <w:rPr>
            <w:noProof/>
          </w:rPr>
          <w:fldChar w:fldCharType="end"/>
        </w:r>
      </w:ins>
    </w:p>
    <w:p w:rsidR="00E06E9E" w:rsidRDefault="00E06E9E">
      <w:pPr>
        <w:pStyle w:val="TOC3"/>
        <w:tabs>
          <w:tab w:val="left" w:pos="1320"/>
          <w:tab w:val="right" w:leader="dot" w:pos="9111"/>
        </w:tabs>
        <w:rPr>
          <w:ins w:id="52" w:author="xx" w:date="2012-06-20T22:18:00Z"/>
          <w:rFonts w:asciiTheme="minorHAnsi" w:eastAsiaTheme="minorEastAsia" w:hAnsiTheme="minorHAnsi" w:cstheme="minorBidi"/>
          <w:noProof/>
          <w:sz w:val="22"/>
          <w:szCs w:val="22"/>
        </w:rPr>
      </w:pPr>
      <w:ins w:id="53" w:author="xx" w:date="2012-06-20T22:18:00Z">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_Toc327994066 \h </w:instrText>
        </w:r>
        <w:r>
          <w:rPr>
            <w:noProof/>
          </w:rPr>
        </w:r>
      </w:ins>
      <w:r>
        <w:rPr>
          <w:noProof/>
        </w:rPr>
        <w:fldChar w:fldCharType="separate"/>
      </w:r>
      <w:ins w:id="54" w:author="xx" w:date="2012-06-20T22:18:00Z">
        <w:r>
          <w:rPr>
            <w:noProof/>
          </w:rPr>
          <w:t>6</w:t>
        </w:r>
        <w:r>
          <w:rPr>
            <w:noProof/>
          </w:rPr>
          <w:fldChar w:fldCharType="end"/>
        </w:r>
      </w:ins>
    </w:p>
    <w:p w:rsidR="00E06E9E" w:rsidRDefault="00E06E9E">
      <w:pPr>
        <w:pStyle w:val="TOC3"/>
        <w:tabs>
          <w:tab w:val="left" w:pos="1320"/>
          <w:tab w:val="right" w:leader="dot" w:pos="9111"/>
        </w:tabs>
        <w:rPr>
          <w:ins w:id="55" w:author="xx" w:date="2012-06-20T22:18:00Z"/>
          <w:rFonts w:asciiTheme="minorHAnsi" w:eastAsiaTheme="minorEastAsia" w:hAnsiTheme="minorHAnsi" w:cstheme="minorBidi"/>
          <w:noProof/>
          <w:sz w:val="22"/>
          <w:szCs w:val="22"/>
        </w:rPr>
      </w:pPr>
      <w:ins w:id="56" w:author="xx" w:date="2012-06-20T22:18: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_Toc327994067 \h </w:instrText>
        </w:r>
        <w:r>
          <w:rPr>
            <w:noProof/>
          </w:rPr>
        </w:r>
      </w:ins>
      <w:r>
        <w:rPr>
          <w:noProof/>
        </w:rPr>
        <w:fldChar w:fldCharType="separate"/>
      </w:r>
      <w:ins w:id="57" w:author="xx" w:date="2012-06-20T22:18:00Z">
        <w:r>
          <w:rPr>
            <w:noProof/>
          </w:rPr>
          <w:t>9</w:t>
        </w:r>
        <w:r>
          <w:rPr>
            <w:noProof/>
          </w:rPr>
          <w:fldChar w:fldCharType="end"/>
        </w:r>
      </w:ins>
    </w:p>
    <w:p w:rsidR="00E06E9E" w:rsidRDefault="00E06E9E">
      <w:pPr>
        <w:pStyle w:val="TOC3"/>
        <w:tabs>
          <w:tab w:val="left" w:pos="1320"/>
          <w:tab w:val="right" w:leader="dot" w:pos="9111"/>
        </w:tabs>
        <w:rPr>
          <w:ins w:id="58" w:author="xx" w:date="2012-06-20T22:18:00Z"/>
          <w:rFonts w:asciiTheme="minorHAnsi" w:eastAsiaTheme="minorEastAsia" w:hAnsiTheme="minorHAnsi" w:cstheme="minorBidi"/>
          <w:noProof/>
          <w:sz w:val="22"/>
          <w:szCs w:val="22"/>
        </w:rPr>
      </w:pPr>
      <w:ins w:id="59" w:author="xx" w:date="2012-06-20T22:18: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_Toc327994068 \h </w:instrText>
        </w:r>
        <w:r>
          <w:rPr>
            <w:noProof/>
          </w:rPr>
        </w:r>
      </w:ins>
      <w:r>
        <w:rPr>
          <w:noProof/>
        </w:rPr>
        <w:fldChar w:fldCharType="separate"/>
      </w:r>
      <w:ins w:id="60" w:author="xx" w:date="2012-06-20T22:18:00Z">
        <w:r>
          <w:rPr>
            <w:noProof/>
          </w:rPr>
          <w:t>10</w:t>
        </w:r>
        <w:r>
          <w:rPr>
            <w:noProof/>
          </w:rPr>
          <w:fldChar w:fldCharType="end"/>
        </w:r>
      </w:ins>
    </w:p>
    <w:p w:rsidR="00E06E9E" w:rsidRDefault="00E06E9E">
      <w:pPr>
        <w:pStyle w:val="TOC1"/>
        <w:tabs>
          <w:tab w:val="left" w:pos="1320"/>
          <w:tab w:val="right" w:leader="dot" w:pos="9111"/>
        </w:tabs>
        <w:rPr>
          <w:ins w:id="61" w:author="xx" w:date="2012-06-20T22:18:00Z"/>
          <w:rFonts w:asciiTheme="minorHAnsi" w:eastAsiaTheme="minorEastAsia" w:hAnsiTheme="minorHAnsi" w:cstheme="minorBidi"/>
          <w:noProof/>
          <w:sz w:val="22"/>
          <w:szCs w:val="22"/>
        </w:rPr>
      </w:pPr>
      <w:ins w:id="62" w:author="xx" w:date="2012-06-20T22:18: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_Toc327994069 \h </w:instrText>
        </w:r>
        <w:r>
          <w:rPr>
            <w:noProof/>
          </w:rPr>
        </w:r>
      </w:ins>
      <w:r>
        <w:rPr>
          <w:noProof/>
        </w:rPr>
        <w:fldChar w:fldCharType="separate"/>
      </w:r>
      <w:ins w:id="63" w:author="xx" w:date="2012-06-20T22:18:00Z">
        <w:r>
          <w:rPr>
            <w:noProof/>
          </w:rPr>
          <w:t>12</w:t>
        </w:r>
        <w:r>
          <w:rPr>
            <w:noProof/>
          </w:rPr>
          <w:fldChar w:fldCharType="end"/>
        </w:r>
      </w:ins>
    </w:p>
    <w:p w:rsidR="00E06E9E" w:rsidRDefault="00E06E9E">
      <w:pPr>
        <w:pStyle w:val="TOC2"/>
        <w:tabs>
          <w:tab w:val="left" w:pos="1040"/>
          <w:tab w:val="right" w:leader="dot" w:pos="9111"/>
        </w:tabs>
        <w:rPr>
          <w:ins w:id="64" w:author="xx" w:date="2012-06-20T22:18:00Z"/>
          <w:rFonts w:asciiTheme="minorHAnsi" w:eastAsiaTheme="minorEastAsia" w:hAnsiTheme="minorHAnsi" w:cstheme="minorBidi"/>
          <w:noProof/>
          <w:sz w:val="22"/>
          <w:szCs w:val="22"/>
        </w:rPr>
      </w:pPr>
      <w:ins w:id="65" w:author="xx" w:date="2012-06-20T22:18: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_Toc327994070 \h </w:instrText>
        </w:r>
        <w:r>
          <w:rPr>
            <w:noProof/>
          </w:rPr>
        </w:r>
      </w:ins>
      <w:r>
        <w:rPr>
          <w:noProof/>
        </w:rPr>
        <w:fldChar w:fldCharType="separate"/>
      </w:r>
      <w:ins w:id="66" w:author="xx" w:date="2012-06-20T22:18:00Z">
        <w:r>
          <w:rPr>
            <w:noProof/>
          </w:rPr>
          <w:t>12</w:t>
        </w:r>
        <w:r>
          <w:rPr>
            <w:noProof/>
          </w:rPr>
          <w:fldChar w:fldCharType="end"/>
        </w:r>
      </w:ins>
    </w:p>
    <w:p w:rsidR="00E06E9E" w:rsidRDefault="00E06E9E">
      <w:pPr>
        <w:pStyle w:val="TOC3"/>
        <w:tabs>
          <w:tab w:val="left" w:pos="1320"/>
          <w:tab w:val="right" w:leader="dot" w:pos="9111"/>
        </w:tabs>
        <w:rPr>
          <w:ins w:id="67" w:author="xx" w:date="2012-06-20T22:18:00Z"/>
          <w:rFonts w:asciiTheme="minorHAnsi" w:eastAsiaTheme="minorEastAsia" w:hAnsiTheme="minorHAnsi" w:cstheme="minorBidi"/>
          <w:noProof/>
          <w:sz w:val="22"/>
          <w:szCs w:val="22"/>
        </w:rPr>
      </w:pPr>
      <w:ins w:id="68" w:author="xx" w:date="2012-06-20T22:18:00Z">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_Toc327994071 \h </w:instrText>
        </w:r>
        <w:r>
          <w:rPr>
            <w:noProof/>
          </w:rPr>
        </w:r>
      </w:ins>
      <w:r>
        <w:rPr>
          <w:noProof/>
        </w:rPr>
        <w:fldChar w:fldCharType="separate"/>
      </w:r>
      <w:ins w:id="69" w:author="xx" w:date="2012-06-20T22:18:00Z">
        <w:r>
          <w:rPr>
            <w:noProof/>
          </w:rPr>
          <w:t>12</w:t>
        </w:r>
        <w:r>
          <w:rPr>
            <w:noProof/>
          </w:rPr>
          <w:fldChar w:fldCharType="end"/>
        </w:r>
      </w:ins>
    </w:p>
    <w:p w:rsidR="00E06E9E" w:rsidRDefault="00E06E9E">
      <w:pPr>
        <w:pStyle w:val="TOC3"/>
        <w:tabs>
          <w:tab w:val="left" w:pos="1320"/>
          <w:tab w:val="right" w:leader="dot" w:pos="9111"/>
        </w:tabs>
        <w:rPr>
          <w:ins w:id="70" w:author="xx" w:date="2012-06-20T22:18:00Z"/>
          <w:rFonts w:asciiTheme="minorHAnsi" w:eastAsiaTheme="minorEastAsia" w:hAnsiTheme="minorHAnsi" w:cstheme="minorBidi"/>
          <w:noProof/>
          <w:sz w:val="22"/>
          <w:szCs w:val="22"/>
        </w:rPr>
      </w:pPr>
      <w:ins w:id="71" w:author="xx" w:date="2012-06-20T22:18:00Z">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_Toc327994072 \h </w:instrText>
        </w:r>
        <w:r>
          <w:rPr>
            <w:noProof/>
          </w:rPr>
        </w:r>
      </w:ins>
      <w:r>
        <w:rPr>
          <w:noProof/>
        </w:rPr>
        <w:fldChar w:fldCharType="separate"/>
      </w:r>
      <w:ins w:id="72" w:author="xx" w:date="2012-06-20T22:18:00Z">
        <w:r>
          <w:rPr>
            <w:noProof/>
          </w:rPr>
          <w:t>12</w:t>
        </w:r>
        <w:r>
          <w:rPr>
            <w:noProof/>
          </w:rPr>
          <w:fldChar w:fldCharType="end"/>
        </w:r>
      </w:ins>
    </w:p>
    <w:p w:rsidR="00E06E9E" w:rsidRDefault="00E06E9E">
      <w:pPr>
        <w:pStyle w:val="TOC3"/>
        <w:tabs>
          <w:tab w:val="left" w:pos="1320"/>
          <w:tab w:val="right" w:leader="dot" w:pos="9111"/>
        </w:tabs>
        <w:rPr>
          <w:ins w:id="73" w:author="xx" w:date="2012-06-20T22:18:00Z"/>
          <w:rFonts w:asciiTheme="minorHAnsi" w:eastAsiaTheme="minorEastAsia" w:hAnsiTheme="minorHAnsi" w:cstheme="minorBidi"/>
          <w:noProof/>
          <w:sz w:val="22"/>
          <w:szCs w:val="22"/>
        </w:rPr>
      </w:pPr>
      <w:ins w:id="74" w:author="xx" w:date="2012-06-20T22:18:00Z">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_Toc327994073 \h </w:instrText>
        </w:r>
        <w:r>
          <w:rPr>
            <w:noProof/>
          </w:rPr>
        </w:r>
      </w:ins>
      <w:r>
        <w:rPr>
          <w:noProof/>
        </w:rPr>
        <w:fldChar w:fldCharType="separate"/>
      </w:r>
      <w:ins w:id="75" w:author="xx" w:date="2012-06-20T22:18:00Z">
        <w:r>
          <w:rPr>
            <w:noProof/>
          </w:rPr>
          <w:t>12</w:t>
        </w:r>
        <w:r>
          <w:rPr>
            <w:noProof/>
          </w:rPr>
          <w:fldChar w:fldCharType="end"/>
        </w:r>
      </w:ins>
    </w:p>
    <w:p w:rsidR="00E06E9E" w:rsidRDefault="00E06E9E">
      <w:pPr>
        <w:pStyle w:val="TOC3"/>
        <w:tabs>
          <w:tab w:val="left" w:pos="1320"/>
          <w:tab w:val="right" w:leader="dot" w:pos="9111"/>
        </w:tabs>
        <w:rPr>
          <w:ins w:id="76" w:author="xx" w:date="2012-06-20T22:18:00Z"/>
          <w:rFonts w:asciiTheme="minorHAnsi" w:eastAsiaTheme="minorEastAsia" w:hAnsiTheme="minorHAnsi" w:cstheme="minorBidi"/>
          <w:noProof/>
          <w:sz w:val="22"/>
          <w:szCs w:val="22"/>
        </w:rPr>
      </w:pPr>
      <w:ins w:id="77" w:author="xx" w:date="2012-06-20T22:18:00Z">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_Toc327994074 \h </w:instrText>
        </w:r>
        <w:r>
          <w:rPr>
            <w:noProof/>
          </w:rPr>
        </w:r>
      </w:ins>
      <w:r>
        <w:rPr>
          <w:noProof/>
        </w:rPr>
        <w:fldChar w:fldCharType="separate"/>
      </w:r>
      <w:ins w:id="78" w:author="xx" w:date="2012-06-20T22:18:00Z">
        <w:r>
          <w:rPr>
            <w:noProof/>
          </w:rPr>
          <w:t>12</w:t>
        </w:r>
        <w:r>
          <w:rPr>
            <w:noProof/>
          </w:rPr>
          <w:fldChar w:fldCharType="end"/>
        </w:r>
      </w:ins>
    </w:p>
    <w:p w:rsidR="00E06E9E" w:rsidRDefault="00E06E9E">
      <w:pPr>
        <w:pStyle w:val="TOC3"/>
        <w:tabs>
          <w:tab w:val="left" w:pos="1320"/>
          <w:tab w:val="right" w:leader="dot" w:pos="9111"/>
        </w:tabs>
        <w:rPr>
          <w:ins w:id="79" w:author="xx" w:date="2012-06-20T22:18:00Z"/>
          <w:rFonts w:asciiTheme="minorHAnsi" w:eastAsiaTheme="minorEastAsia" w:hAnsiTheme="minorHAnsi" w:cstheme="minorBidi"/>
          <w:noProof/>
          <w:sz w:val="22"/>
          <w:szCs w:val="22"/>
        </w:rPr>
      </w:pPr>
      <w:ins w:id="80" w:author="xx" w:date="2012-06-20T22:18:00Z">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_Toc327994075 \h </w:instrText>
        </w:r>
        <w:r>
          <w:rPr>
            <w:noProof/>
          </w:rPr>
        </w:r>
      </w:ins>
      <w:r>
        <w:rPr>
          <w:noProof/>
        </w:rPr>
        <w:fldChar w:fldCharType="separate"/>
      </w:r>
      <w:ins w:id="81" w:author="xx" w:date="2012-06-20T22:18:00Z">
        <w:r>
          <w:rPr>
            <w:noProof/>
          </w:rPr>
          <w:t>13</w:t>
        </w:r>
        <w:r>
          <w:rPr>
            <w:noProof/>
          </w:rPr>
          <w:fldChar w:fldCharType="end"/>
        </w:r>
      </w:ins>
    </w:p>
    <w:p w:rsidR="00E06E9E" w:rsidRDefault="00E06E9E">
      <w:pPr>
        <w:pStyle w:val="TOC4"/>
        <w:tabs>
          <w:tab w:val="left" w:pos="1760"/>
          <w:tab w:val="right" w:leader="dot" w:pos="9111"/>
        </w:tabs>
        <w:rPr>
          <w:ins w:id="82" w:author="xx" w:date="2012-06-20T22:18:00Z"/>
          <w:rFonts w:asciiTheme="minorHAnsi" w:eastAsiaTheme="minorEastAsia" w:hAnsiTheme="minorHAnsi" w:cstheme="minorBidi"/>
          <w:noProof/>
          <w:sz w:val="22"/>
          <w:szCs w:val="22"/>
        </w:rPr>
      </w:pPr>
      <w:ins w:id="83" w:author="xx" w:date="2012-06-20T22:18:00Z">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_Toc327994076 \h </w:instrText>
        </w:r>
        <w:r>
          <w:rPr>
            <w:noProof/>
          </w:rPr>
        </w:r>
      </w:ins>
      <w:r>
        <w:rPr>
          <w:noProof/>
        </w:rPr>
        <w:fldChar w:fldCharType="separate"/>
      </w:r>
      <w:ins w:id="84" w:author="xx" w:date="2012-06-20T22:18:00Z">
        <w:r>
          <w:rPr>
            <w:noProof/>
          </w:rPr>
          <w:t>13</w:t>
        </w:r>
        <w:r>
          <w:rPr>
            <w:noProof/>
          </w:rPr>
          <w:fldChar w:fldCharType="end"/>
        </w:r>
      </w:ins>
    </w:p>
    <w:p w:rsidR="00E06E9E" w:rsidRDefault="00E06E9E">
      <w:pPr>
        <w:pStyle w:val="TOC4"/>
        <w:tabs>
          <w:tab w:val="left" w:pos="1760"/>
          <w:tab w:val="right" w:leader="dot" w:pos="9111"/>
        </w:tabs>
        <w:rPr>
          <w:ins w:id="85" w:author="xx" w:date="2012-06-20T22:18:00Z"/>
          <w:rFonts w:asciiTheme="minorHAnsi" w:eastAsiaTheme="minorEastAsia" w:hAnsiTheme="minorHAnsi" w:cstheme="minorBidi"/>
          <w:noProof/>
          <w:sz w:val="22"/>
          <w:szCs w:val="22"/>
        </w:rPr>
      </w:pPr>
      <w:ins w:id="86" w:author="xx" w:date="2012-06-20T22:18:00Z">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_Toc327994077 \h </w:instrText>
        </w:r>
        <w:r>
          <w:rPr>
            <w:noProof/>
          </w:rPr>
        </w:r>
      </w:ins>
      <w:r>
        <w:rPr>
          <w:noProof/>
        </w:rPr>
        <w:fldChar w:fldCharType="separate"/>
      </w:r>
      <w:ins w:id="87" w:author="xx" w:date="2012-06-20T22:18:00Z">
        <w:r>
          <w:rPr>
            <w:noProof/>
          </w:rPr>
          <w:t>13</w:t>
        </w:r>
        <w:r>
          <w:rPr>
            <w:noProof/>
          </w:rPr>
          <w:fldChar w:fldCharType="end"/>
        </w:r>
      </w:ins>
    </w:p>
    <w:p w:rsidR="00E06E9E" w:rsidRDefault="00E06E9E">
      <w:pPr>
        <w:pStyle w:val="TOC2"/>
        <w:tabs>
          <w:tab w:val="left" w:pos="1040"/>
          <w:tab w:val="right" w:leader="dot" w:pos="9111"/>
        </w:tabs>
        <w:rPr>
          <w:ins w:id="88" w:author="xx" w:date="2012-06-20T22:18:00Z"/>
          <w:rFonts w:asciiTheme="minorHAnsi" w:eastAsiaTheme="minorEastAsia" w:hAnsiTheme="minorHAnsi" w:cstheme="minorBidi"/>
          <w:noProof/>
          <w:sz w:val="22"/>
          <w:szCs w:val="22"/>
        </w:rPr>
      </w:pPr>
      <w:ins w:id="89" w:author="xx" w:date="2012-06-20T22:18: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_Toc327994078 \h </w:instrText>
        </w:r>
        <w:r>
          <w:rPr>
            <w:noProof/>
          </w:rPr>
        </w:r>
      </w:ins>
      <w:r>
        <w:rPr>
          <w:noProof/>
        </w:rPr>
        <w:fldChar w:fldCharType="separate"/>
      </w:r>
      <w:ins w:id="90" w:author="xx" w:date="2012-06-20T22:18:00Z">
        <w:r>
          <w:rPr>
            <w:noProof/>
          </w:rPr>
          <w:t>13</w:t>
        </w:r>
        <w:r>
          <w:rPr>
            <w:noProof/>
          </w:rPr>
          <w:fldChar w:fldCharType="end"/>
        </w:r>
      </w:ins>
    </w:p>
    <w:p w:rsidR="00E06E9E" w:rsidRDefault="00E06E9E">
      <w:pPr>
        <w:pStyle w:val="TOC3"/>
        <w:tabs>
          <w:tab w:val="left" w:pos="1320"/>
          <w:tab w:val="right" w:leader="dot" w:pos="9111"/>
        </w:tabs>
        <w:rPr>
          <w:ins w:id="91" w:author="xx" w:date="2012-06-20T22:18:00Z"/>
          <w:rFonts w:asciiTheme="minorHAnsi" w:eastAsiaTheme="minorEastAsia" w:hAnsiTheme="minorHAnsi" w:cstheme="minorBidi"/>
          <w:noProof/>
          <w:sz w:val="22"/>
          <w:szCs w:val="22"/>
        </w:rPr>
      </w:pPr>
      <w:ins w:id="92" w:author="xx" w:date="2012-06-20T22:18: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_Toc327994079 \h </w:instrText>
        </w:r>
        <w:r>
          <w:rPr>
            <w:noProof/>
          </w:rPr>
        </w:r>
      </w:ins>
      <w:r>
        <w:rPr>
          <w:noProof/>
        </w:rPr>
        <w:fldChar w:fldCharType="separate"/>
      </w:r>
      <w:ins w:id="93" w:author="xx" w:date="2012-06-20T22:18:00Z">
        <w:r>
          <w:rPr>
            <w:noProof/>
          </w:rPr>
          <w:t>13</w:t>
        </w:r>
        <w:r>
          <w:rPr>
            <w:noProof/>
          </w:rPr>
          <w:fldChar w:fldCharType="end"/>
        </w:r>
      </w:ins>
    </w:p>
    <w:p w:rsidR="00E06E9E" w:rsidRDefault="00E06E9E">
      <w:pPr>
        <w:pStyle w:val="TOC4"/>
        <w:tabs>
          <w:tab w:val="left" w:pos="1760"/>
          <w:tab w:val="right" w:leader="dot" w:pos="9111"/>
        </w:tabs>
        <w:rPr>
          <w:ins w:id="94" w:author="xx" w:date="2012-06-20T22:18:00Z"/>
          <w:rFonts w:asciiTheme="minorHAnsi" w:eastAsiaTheme="minorEastAsia" w:hAnsiTheme="minorHAnsi" w:cstheme="minorBidi"/>
          <w:noProof/>
          <w:sz w:val="22"/>
          <w:szCs w:val="22"/>
        </w:rPr>
      </w:pPr>
      <w:ins w:id="95" w:author="xx" w:date="2012-06-20T22:18:00Z">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_Toc327994080 \h </w:instrText>
        </w:r>
        <w:r>
          <w:rPr>
            <w:noProof/>
          </w:rPr>
        </w:r>
      </w:ins>
      <w:r>
        <w:rPr>
          <w:noProof/>
        </w:rPr>
        <w:fldChar w:fldCharType="separate"/>
      </w:r>
      <w:ins w:id="96" w:author="xx" w:date="2012-06-20T22:18:00Z">
        <w:r>
          <w:rPr>
            <w:noProof/>
          </w:rPr>
          <w:t>13</w:t>
        </w:r>
        <w:r>
          <w:rPr>
            <w:noProof/>
          </w:rPr>
          <w:fldChar w:fldCharType="end"/>
        </w:r>
      </w:ins>
    </w:p>
    <w:p w:rsidR="00E06E9E" w:rsidRDefault="00E06E9E">
      <w:pPr>
        <w:pStyle w:val="TOC4"/>
        <w:tabs>
          <w:tab w:val="left" w:pos="1760"/>
          <w:tab w:val="right" w:leader="dot" w:pos="9111"/>
        </w:tabs>
        <w:rPr>
          <w:ins w:id="97" w:author="xx" w:date="2012-06-20T22:18:00Z"/>
          <w:rFonts w:asciiTheme="minorHAnsi" w:eastAsiaTheme="minorEastAsia" w:hAnsiTheme="minorHAnsi" w:cstheme="minorBidi"/>
          <w:noProof/>
          <w:sz w:val="22"/>
          <w:szCs w:val="22"/>
        </w:rPr>
      </w:pPr>
      <w:ins w:id="98" w:author="xx" w:date="2012-06-20T22:18:00Z">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_Toc327994081 \h </w:instrText>
        </w:r>
        <w:r>
          <w:rPr>
            <w:noProof/>
          </w:rPr>
        </w:r>
      </w:ins>
      <w:r>
        <w:rPr>
          <w:noProof/>
        </w:rPr>
        <w:fldChar w:fldCharType="separate"/>
      </w:r>
      <w:ins w:id="99" w:author="xx" w:date="2012-06-20T22:18:00Z">
        <w:r>
          <w:rPr>
            <w:noProof/>
          </w:rPr>
          <w:t>15</w:t>
        </w:r>
        <w:r>
          <w:rPr>
            <w:noProof/>
          </w:rPr>
          <w:fldChar w:fldCharType="end"/>
        </w:r>
      </w:ins>
    </w:p>
    <w:p w:rsidR="00E06E9E" w:rsidRDefault="00E06E9E">
      <w:pPr>
        <w:pStyle w:val="TOC5"/>
        <w:tabs>
          <w:tab w:val="right" w:leader="dot" w:pos="9111"/>
        </w:tabs>
        <w:rPr>
          <w:ins w:id="100" w:author="xx" w:date="2012-06-20T22:18:00Z"/>
          <w:rFonts w:asciiTheme="minorHAnsi" w:eastAsiaTheme="minorEastAsia" w:hAnsiTheme="minorHAnsi" w:cstheme="minorBidi"/>
          <w:noProof/>
          <w:sz w:val="22"/>
          <w:szCs w:val="22"/>
        </w:rPr>
      </w:pPr>
      <w:ins w:id="101" w:author="xx" w:date="2012-06-20T22:18:00Z">
        <w:r>
          <w:rPr>
            <w:noProof/>
          </w:rPr>
          <w:t>Mô hình Use-Case</w:t>
        </w:r>
        <w:r>
          <w:rPr>
            <w:noProof/>
          </w:rPr>
          <w:tab/>
        </w:r>
        <w:r>
          <w:rPr>
            <w:noProof/>
          </w:rPr>
          <w:fldChar w:fldCharType="begin"/>
        </w:r>
        <w:r>
          <w:rPr>
            <w:noProof/>
          </w:rPr>
          <w:instrText xml:space="preserve"> PAGEREF _Toc327994082 \h </w:instrText>
        </w:r>
        <w:r>
          <w:rPr>
            <w:noProof/>
          </w:rPr>
        </w:r>
      </w:ins>
      <w:r>
        <w:rPr>
          <w:noProof/>
        </w:rPr>
        <w:fldChar w:fldCharType="separate"/>
      </w:r>
      <w:ins w:id="102" w:author="xx" w:date="2012-06-20T22:18:00Z">
        <w:r>
          <w:rPr>
            <w:noProof/>
          </w:rPr>
          <w:t>15</w:t>
        </w:r>
        <w:r>
          <w:rPr>
            <w:noProof/>
          </w:rPr>
          <w:fldChar w:fldCharType="end"/>
        </w:r>
      </w:ins>
    </w:p>
    <w:p w:rsidR="00E06E9E" w:rsidRDefault="00E06E9E">
      <w:pPr>
        <w:pStyle w:val="TOC5"/>
        <w:tabs>
          <w:tab w:val="right" w:leader="dot" w:pos="9111"/>
        </w:tabs>
        <w:rPr>
          <w:ins w:id="103" w:author="xx" w:date="2012-06-20T22:18:00Z"/>
          <w:rFonts w:asciiTheme="minorHAnsi" w:eastAsiaTheme="minorEastAsia" w:hAnsiTheme="minorHAnsi" w:cstheme="minorBidi"/>
          <w:noProof/>
          <w:sz w:val="22"/>
          <w:szCs w:val="22"/>
        </w:rPr>
      </w:pPr>
      <w:ins w:id="104" w:author="xx" w:date="2012-06-20T22:18:00Z">
        <w:r>
          <w:rPr>
            <w:noProof/>
          </w:rPr>
          <w:t>Account management</w:t>
        </w:r>
        <w:r>
          <w:rPr>
            <w:noProof/>
          </w:rPr>
          <w:tab/>
        </w:r>
        <w:r>
          <w:rPr>
            <w:noProof/>
          </w:rPr>
          <w:fldChar w:fldCharType="begin"/>
        </w:r>
        <w:r>
          <w:rPr>
            <w:noProof/>
          </w:rPr>
          <w:instrText xml:space="preserve"> PAGEREF _Toc327994083 \h </w:instrText>
        </w:r>
        <w:r>
          <w:rPr>
            <w:noProof/>
          </w:rPr>
        </w:r>
      </w:ins>
      <w:r>
        <w:rPr>
          <w:noProof/>
        </w:rPr>
        <w:fldChar w:fldCharType="separate"/>
      </w:r>
      <w:ins w:id="105" w:author="xx" w:date="2012-06-20T22:18:00Z">
        <w:r>
          <w:rPr>
            <w:noProof/>
          </w:rPr>
          <w:t>17</w:t>
        </w:r>
        <w:r>
          <w:rPr>
            <w:noProof/>
          </w:rPr>
          <w:fldChar w:fldCharType="end"/>
        </w:r>
      </w:ins>
    </w:p>
    <w:p w:rsidR="00E06E9E" w:rsidRDefault="00E06E9E">
      <w:pPr>
        <w:pStyle w:val="TOC5"/>
        <w:tabs>
          <w:tab w:val="right" w:leader="dot" w:pos="9111"/>
        </w:tabs>
        <w:rPr>
          <w:ins w:id="106" w:author="xx" w:date="2012-06-20T22:18:00Z"/>
          <w:rFonts w:asciiTheme="minorHAnsi" w:eastAsiaTheme="minorEastAsia" w:hAnsiTheme="minorHAnsi" w:cstheme="minorBidi"/>
          <w:noProof/>
          <w:sz w:val="22"/>
          <w:szCs w:val="22"/>
        </w:rPr>
      </w:pPr>
      <w:ins w:id="107" w:author="xx" w:date="2012-06-20T22:18:00Z">
        <w:r>
          <w:rPr>
            <w:noProof/>
          </w:rPr>
          <w:t>Project management</w:t>
        </w:r>
        <w:r>
          <w:rPr>
            <w:noProof/>
          </w:rPr>
          <w:tab/>
        </w:r>
        <w:r>
          <w:rPr>
            <w:noProof/>
          </w:rPr>
          <w:fldChar w:fldCharType="begin"/>
        </w:r>
        <w:r>
          <w:rPr>
            <w:noProof/>
          </w:rPr>
          <w:instrText xml:space="preserve"> PAGEREF _Toc327994084 \h </w:instrText>
        </w:r>
        <w:r>
          <w:rPr>
            <w:noProof/>
          </w:rPr>
        </w:r>
      </w:ins>
      <w:r>
        <w:rPr>
          <w:noProof/>
        </w:rPr>
        <w:fldChar w:fldCharType="separate"/>
      </w:r>
      <w:ins w:id="108" w:author="xx" w:date="2012-06-20T22:18:00Z">
        <w:r>
          <w:rPr>
            <w:noProof/>
          </w:rPr>
          <w:t>18</w:t>
        </w:r>
        <w:r>
          <w:rPr>
            <w:noProof/>
          </w:rPr>
          <w:fldChar w:fldCharType="end"/>
        </w:r>
      </w:ins>
    </w:p>
    <w:p w:rsidR="00E06E9E" w:rsidRDefault="00E06E9E">
      <w:pPr>
        <w:pStyle w:val="TOC5"/>
        <w:tabs>
          <w:tab w:val="right" w:leader="dot" w:pos="9111"/>
        </w:tabs>
        <w:rPr>
          <w:ins w:id="109" w:author="xx" w:date="2012-06-20T22:18:00Z"/>
          <w:rFonts w:asciiTheme="minorHAnsi" w:eastAsiaTheme="minorEastAsia" w:hAnsiTheme="minorHAnsi" w:cstheme="minorBidi"/>
          <w:noProof/>
          <w:sz w:val="22"/>
          <w:szCs w:val="22"/>
        </w:rPr>
      </w:pPr>
      <w:ins w:id="110" w:author="xx" w:date="2012-06-20T22:18:00Z">
        <w:r>
          <w:rPr>
            <w:noProof/>
          </w:rPr>
          <w:t>Project activity</w:t>
        </w:r>
        <w:r>
          <w:rPr>
            <w:noProof/>
          </w:rPr>
          <w:tab/>
        </w:r>
        <w:r>
          <w:rPr>
            <w:noProof/>
          </w:rPr>
          <w:fldChar w:fldCharType="begin"/>
        </w:r>
        <w:r>
          <w:rPr>
            <w:noProof/>
          </w:rPr>
          <w:instrText xml:space="preserve"> PAGEREF _Toc327994085 \h </w:instrText>
        </w:r>
        <w:r>
          <w:rPr>
            <w:noProof/>
          </w:rPr>
        </w:r>
      </w:ins>
      <w:r>
        <w:rPr>
          <w:noProof/>
        </w:rPr>
        <w:fldChar w:fldCharType="separate"/>
      </w:r>
      <w:ins w:id="111" w:author="xx" w:date="2012-06-20T22:18:00Z">
        <w:r>
          <w:rPr>
            <w:noProof/>
          </w:rPr>
          <w:t>18</w:t>
        </w:r>
        <w:r>
          <w:rPr>
            <w:noProof/>
          </w:rPr>
          <w:fldChar w:fldCharType="end"/>
        </w:r>
      </w:ins>
    </w:p>
    <w:p w:rsidR="00E06E9E" w:rsidRDefault="00E06E9E">
      <w:pPr>
        <w:pStyle w:val="TOC4"/>
        <w:tabs>
          <w:tab w:val="left" w:pos="1760"/>
          <w:tab w:val="right" w:leader="dot" w:pos="9111"/>
        </w:tabs>
        <w:rPr>
          <w:ins w:id="112" w:author="xx" w:date="2012-06-20T22:18:00Z"/>
          <w:rFonts w:asciiTheme="minorHAnsi" w:eastAsiaTheme="minorEastAsia" w:hAnsiTheme="minorHAnsi" w:cstheme="minorBidi"/>
          <w:noProof/>
          <w:sz w:val="22"/>
          <w:szCs w:val="22"/>
        </w:rPr>
      </w:pPr>
      <w:ins w:id="113" w:author="xx" w:date="2012-06-20T22:18:00Z">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_Toc327994086 \h </w:instrText>
        </w:r>
        <w:r>
          <w:rPr>
            <w:noProof/>
          </w:rPr>
        </w:r>
      </w:ins>
      <w:r>
        <w:rPr>
          <w:noProof/>
        </w:rPr>
        <w:fldChar w:fldCharType="separate"/>
      </w:r>
      <w:ins w:id="114" w:author="xx" w:date="2012-06-20T22:18:00Z">
        <w:r>
          <w:rPr>
            <w:noProof/>
          </w:rPr>
          <w:t>19</w:t>
        </w:r>
        <w:r>
          <w:rPr>
            <w:noProof/>
          </w:rPr>
          <w:fldChar w:fldCharType="end"/>
        </w:r>
      </w:ins>
    </w:p>
    <w:p w:rsidR="00E06E9E" w:rsidRDefault="00E06E9E">
      <w:pPr>
        <w:pStyle w:val="TOC5"/>
        <w:tabs>
          <w:tab w:val="right" w:leader="dot" w:pos="9111"/>
        </w:tabs>
        <w:rPr>
          <w:ins w:id="115" w:author="xx" w:date="2012-06-20T22:18:00Z"/>
          <w:rFonts w:asciiTheme="minorHAnsi" w:eastAsiaTheme="minorEastAsia" w:hAnsiTheme="minorHAnsi" w:cstheme="minorBidi"/>
          <w:noProof/>
          <w:sz w:val="22"/>
          <w:szCs w:val="22"/>
        </w:rPr>
      </w:pPr>
      <w:ins w:id="116" w:author="xx" w:date="2012-06-20T22:18:00Z">
        <w:r>
          <w:rPr>
            <w:noProof/>
          </w:rPr>
          <w:t>Use-Case Create Work Item</w:t>
        </w:r>
        <w:r>
          <w:rPr>
            <w:noProof/>
          </w:rPr>
          <w:tab/>
        </w:r>
        <w:r>
          <w:rPr>
            <w:noProof/>
          </w:rPr>
          <w:fldChar w:fldCharType="begin"/>
        </w:r>
        <w:r>
          <w:rPr>
            <w:noProof/>
          </w:rPr>
          <w:instrText xml:space="preserve"> PAGEREF _Toc327994087 \h </w:instrText>
        </w:r>
        <w:r>
          <w:rPr>
            <w:noProof/>
          </w:rPr>
        </w:r>
      </w:ins>
      <w:r>
        <w:rPr>
          <w:noProof/>
        </w:rPr>
        <w:fldChar w:fldCharType="separate"/>
      </w:r>
      <w:ins w:id="117" w:author="xx" w:date="2012-06-20T22:18:00Z">
        <w:r>
          <w:rPr>
            <w:noProof/>
          </w:rPr>
          <w:t>19</w:t>
        </w:r>
        <w:r>
          <w:rPr>
            <w:noProof/>
          </w:rPr>
          <w:fldChar w:fldCharType="end"/>
        </w:r>
      </w:ins>
    </w:p>
    <w:p w:rsidR="00E06E9E" w:rsidRDefault="00E06E9E">
      <w:pPr>
        <w:pStyle w:val="TOC5"/>
        <w:tabs>
          <w:tab w:val="right" w:leader="dot" w:pos="9111"/>
        </w:tabs>
        <w:rPr>
          <w:ins w:id="118" w:author="xx" w:date="2012-06-20T22:18:00Z"/>
          <w:rFonts w:asciiTheme="minorHAnsi" w:eastAsiaTheme="minorEastAsia" w:hAnsiTheme="minorHAnsi" w:cstheme="minorBidi"/>
          <w:noProof/>
          <w:sz w:val="22"/>
          <w:szCs w:val="22"/>
        </w:rPr>
      </w:pPr>
      <w:ins w:id="119" w:author="xx" w:date="2012-06-20T22:18:00Z">
        <w:r>
          <w:rPr>
            <w:noProof/>
          </w:rPr>
          <w:t>Use-Case Update Work Item</w:t>
        </w:r>
        <w:r>
          <w:rPr>
            <w:noProof/>
          </w:rPr>
          <w:tab/>
        </w:r>
        <w:r>
          <w:rPr>
            <w:noProof/>
          </w:rPr>
          <w:fldChar w:fldCharType="begin"/>
        </w:r>
        <w:r>
          <w:rPr>
            <w:noProof/>
          </w:rPr>
          <w:instrText xml:space="preserve"> PAGEREF _Toc327994088 \h </w:instrText>
        </w:r>
        <w:r>
          <w:rPr>
            <w:noProof/>
          </w:rPr>
        </w:r>
      </w:ins>
      <w:r>
        <w:rPr>
          <w:noProof/>
        </w:rPr>
        <w:fldChar w:fldCharType="separate"/>
      </w:r>
      <w:ins w:id="120" w:author="xx" w:date="2012-06-20T22:18:00Z">
        <w:r>
          <w:rPr>
            <w:noProof/>
          </w:rPr>
          <w:t>20</w:t>
        </w:r>
        <w:r>
          <w:rPr>
            <w:noProof/>
          </w:rPr>
          <w:fldChar w:fldCharType="end"/>
        </w:r>
      </w:ins>
    </w:p>
    <w:p w:rsidR="00E06E9E" w:rsidRDefault="00E06E9E">
      <w:pPr>
        <w:pStyle w:val="TOC5"/>
        <w:tabs>
          <w:tab w:val="right" w:leader="dot" w:pos="9111"/>
        </w:tabs>
        <w:rPr>
          <w:ins w:id="121" w:author="xx" w:date="2012-06-20T22:18:00Z"/>
          <w:rFonts w:asciiTheme="minorHAnsi" w:eastAsiaTheme="minorEastAsia" w:hAnsiTheme="minorHAnsi" w:cstheme="minorBidi"/>
          <w:noProof/>
          <w:sz w:val="22"/>
          <w:szCs w:val="22"/>
        </w:rPr>
      </w:pPr>
      <w:ins w:id="122" w:author="xx" w:date="2012-06-20T22:18:00Z">
        <w:r>
          <w:rPr>
            <w:noProof/>
          </w:rPr>
          <w:t>Use-Case Create account</w:t>
        </w:r>
        <w:r>
          <w:rPr>
            <w:noProof/>
          </w:rPr>
          <w:tab/>
        </w:r>
        <w:r>
          <w:rPr>
            <w:noProof/>
          </w:rPr>
          <w:fldChar w:fldCharType="begin"/>
        </w:r>
        <w:r>
          <w:rPr>
            <w:noProof/>
          </w:rPr>
          <w:instrText xml:space="preserve"> PAGEREF _Toc327994089 \h </w:instrText>
        </w:r>
        <w:r>
          <w:rPr>
            <w:noProof/>
          </w:rPr>
        </w:r>
      </w:ins>
      <w:r>
        <w:rPr>
          <w:noProof/>
        </w:rPr>
        <w:fldChar w:fldCharType="separate"/>
      </w:r>
      <w:ins w:id="123" w:author="xx" w:date="2012-06-20T22:18:00Z">
        <w:r>
          <w:rPr>
            <w:noProof/>
          </w:rPr>
          <w:t>21</w:t>
        </w:r>
        <w:r>
          <w:rPr>
            <w:noProof/>
          </w:rPr>
          <w:fldChar w:fldCharType="end"/>
        </w:r>
      </w:ins>
    </w:p>
    <w:p w:rsidR="00E06E9E" w:rsidRDefault="00E06E9E">
      <w:pPr>
        <w:pStyle w:val="TOC5"/>
        <w:tabs>
          <w:tab w:val="right" w:leader="dot" w:pos="9111"/>
        </w:tabs>
        <w:rPr>
          <w:ins w:id="124" w:author="xx" w:date="2012-06-20T22:18:00Z"/>
          <w:rFonts w:asciiTheme="minorHAnsi" w:eastAsiaTheme="minorEastAsia" w:hAnsiTheme="minorHAnsi" w:cstheme="minorBidi"/>
          <w:noProof/>
          <w:sz w:val="22"/>
          <w:szCs w:val="22"/>
        </w:rPr>
      </w:pPr>
      <w:ins w:id="125" w:author="xx" w:date="2012-06-20T22:18:00Z">
        <w:r>
          <w:rPr>
            <w:noProof/>
          </w:rPr>
          <w:t>Use-Case Search account</w:t>
        </w:r>
        <w:r>
          <w:rPr>
            <w:noProof/>
          </w:rPr>
          <w:tab/>
        </w:r>
        <w:r>
          <w:rPr>
            <w:noProof/>
          </w:rPr>
          <w:fldChar w:fldCharType="begin"/>
        </w:r>
        <w:r>
          <w:rPr>
            <w:noProof/>
          </w:rPr>
          <w:instrText xml:space="preserve"> PAGEREF _Toc327994090 \h </w:instrText>
        </w:r>
        <w:r>
          <w:rPr>
            <w:noProof/>
          </w:rPr>
        </w:r>
      </w:ins>
      <w:r>
        <w:rPr>
          <w:noProof/>
        </w:rPr>
        <w:fldChar w:fldCharType="separate"/>
      </w:r>
      <w:ins w:id="126" w:author="xx" w:date="2012-06-20T22:18:00Z">
        <w:r>
          <w:rPr>
            <w:noProof/>
          </w:rPr>
          <w:t>22</w:t>
        </w:r>
        <w:r>
          <w:rPr>
            <w:noProof/>
          </w:rPr>
          <w:fldChar w:fldCharType="end"/>
        </w:r>
      </w:ins>
    </w:p>
    <w:p w:rsidR="00E06E9E" w:rsidRDefault="00E06E9E">
      <w:pPr>
        <w:pStyle w:val="TOC5"/>
        <w:tabs>
          <w:tab w:val="right" w:leader="dot" w:pos="9111"/>
        </w:tabs>
        <w:rPr>
          <w:ins w:id="127" w:author="xx" w:date="2012-06-20T22:18:00Z"/>
          <w:rFonts w:asciiTheme="minorHAnsi" w:eastAsiaTheme="minorEastAsia" w:hAnsiTheme="minorHAnsi" w:cstheme="minorBidi"/>
          <w:noProof/>
          <w:sz w:val="22"/>
          <w:szCs w:val="22"/>
        </w:rPr>
      </w:pPr>
      <w:ins w:id="128" w:author="xx" w:date="2012-06-20T22:18:00Z">
        <w:r>
          <w:rPr>
            <w:noProof/>
          </w:rPr>
          <w:t>Use-Case Attach file</w:t>
        </w:r>
        <w:r>
          <w:rPr>
            <w:noProof/>
          </w:rPr>
          <w:tab/>
        </w:r>
        <w:r>
          <w:rPr>
            <w:noProof/>
          </w:rPr>
          <w:fldChar w:fldCharType="begin"/>
        </w:r>
        <w:r>
          <w:rPr>
            <w:noProof/>
          </w:rPr>
          <w:instrText xml:space="preserve"> PAGEREF _Toc327994091 \h </w:instrText>
        </w:r>
        <w:r>
          <w:rPr>
            <w:noProof/>
          </w:rPr>
        </w:r>
      </w:ins>
      <w:r>
        <w:rPr>
          <w:noProof/>
        </w:rPr>
        <w:fldChar w:fldCharType="separate"/>
      </w:r>
      <w:ins w:id="129" w:author="xx" w:date="2012-06-20T22:18:00Z">
        <w:r>
          <w:rPr>
            <w:noProof/>
          </w:rPr>
          <w:t>23</w:t>
        </w:r>
        <w:r>
          <w:rPr>
            <w:noProof/>
          </w:rPr>
          <w:fldChar w:fldCharType="end"/>
        </w:r>
      </w:ins>
    </w:p>
    <w:p w:rsidR="00E06E9E" w:rsidRDefault="00E06E9E">
      <w:pPr>
        <w:pStyle w:val="TOC5"/>
        <w:tabs>
          <w:tab w:val="right" w:leader="dot" w:pos="9111"/>
        </w:tabs>
        <w:rPr>
          <w:ins w:id="130" w:author="xx" w:date="2012-06-20T22:18:00Z"/>
          <w:rFonts w:asciiTheme="minorHAnsi" w:eastAsiaTheme="minorEastAsia" w:hAnsiTheme="minorHAnsi" w:cstheme="minorBidi"/>
          <w:noProof/>
          <w:sz w:val="22"/>
          <w:szCs w:val="22"/>
        </w:rPr>
      </w:pPr>
      <w:ins w:id="131" w:author="xx" w:date="2012-06-20T22:18:00Z">
        <w:r>
          <w:rPr>
            <w:noProof/>
          </w:rPr>
          <w:t>Use-Case Update account</w:t>
        </w:r>
        <w:r>
          <w:rPr>
            <w:noProof/>
          </w:rPr>
          <w:tab/>
        </w:r>
        <w:r>
          <w:rPr>
            <w:noProof/>
          </w:rPr>
          <w:fldChar w:fldCharType="begin"/>
        </w:r>
        <w:r>
          <w:rPr>
            <w:noProof/>
          </w:rPr>
          <w:instrText xml:space="preserve"> PAGEREF _Toc327994092 \h </w:instrText>
        </w:r>
        <w:r>
          <w:rPr>
            <w:noProof/>
          </w:rPr>
        </w:r>
      </w:ins>
      <w:r>
        <w:rPr>
          <w:noProof/>
        </w:rPr>
        <w:fldChar w:fldCharType="separate"/>
      </w:r>
      <w:ins w:id="132" w:author="xx" w:date="2012-06-20T22:18:00Z">
        <w:r>
          <w:rPr>
            <w:noProof/>
          </w:rPr>
          <w:t>23</w:t>
        </w:r>
        <w:r>
          <w:rPr>
            <w:noProof/>
          </w:rPr>
          <w:fldChar w:fldCharType="end"/>
        </w:r>
      </w:ins>
    </w:p>
    <w:p w:rsidR="00E06E9E" w:rsidRDefault="00E06E9E">
      <w:pPr>
        <w:pStyle w:val="TOC5"/>
        <w:tabs>
          <w:tab w:val="right" w:leader="dot" w:pos="9111"/>
        </w:tabs>
        <w:rPr>
          <w:ins w:id="133" w:author="xx" w:date="2012-06-20T22:18:00Z"/>
          <w:rFonts w:asciiTheme="minorHAnsi" w:eastAsiaTheme="minorEastAsia" w:hAnsiTheme="minorHAnsi" w:cstheme="minorBidi"/>
          <w:noProof/>
          <w:sz w:val="22"/>
          <w:szCs w:val="22"/>
        </w:rPr>
      </w:pPr>
      <w:ins w:id="134" w:author="xx" w:date="2012-06-20T22:18:00Z">
        <w:r>
          <w:rPr>
            <w:noProof/>
          </w:rPr>
          <w:t>Use-Case Delete account</w:t>
        </w:r>
        <w:r>
          <w:rPr>
            <w:noProof/>
          </w:rPr>
          <w:tab/>
        </w:r>
        <w:r>
          <w:rPr>
            <w:noProof/>
          </w:rPr>
          <w:fldChar w:fldCharType="begin"/>
        </w:r>
        <w:r>
          <w:rPr>
            <w:noProof/>
          </w:rPr>
          <w:instrText xml:space="preserve"> PAGEREF _Toc327994093 \h </w:instrText>
        </w:r>
        <w:r>
          <w:rPr>
            <w:noProof/>
          </w:rPr>
        </w:r>
      </w:ins>
      <w:r>
        <w:rPr>
          <w:noProof/>
        </w:rPr>
        <w:fldChar w:fldCharType="separate"/>
      </w:r>
      <w:ins w:id="135" w:author="xx" w:date="2012-06-20T22:18:00Z">
        <w:r>
          <w:rPr>
            <w:noProof/>
          </w:rPr>
          <w:t>24</w:t>
        </w:r>
        <w:r>
          <w:rPr>
            <w:noProof/>
          </w:rPr>
          <w:fldChar w:fldCharType="end"/>
        </w:r>
      </w:ins>
    </w:p>
    <w:p w:rsidR="00E06E9E" w:rsidRDefault="00E06E9E">
      <w:pPr>
        <w:pStyle w:val="TOC5"/>
        <w:tabs>
          <w:tab w:val="right" w:leader="dot" w:pos="9111"/>
        </w:tabs>
        <w:rPr>
          <w:ins w:id="136" w:author="xx" w:date="2012-06-20T22:18:00Z"/>
          <w:rFonts w:asciiTheme="minorHAnsi" w:eastAsiaTheme="minorEastAsia" w:hAnsiTheme="minorHAnsi" w:cstheme="minorBidi"/>
          <w:noProof/>
          <w:sz w:val="22"/>
          <w:szCs w:val="22"/>
        </w:rPr>
      </w:pPr>
      <w:ins w:id="137" w:author="xx" w:date="2012-06-20T22:18:00Z">
        <w:r>
          <w:rPr>
            <w:noProof/>
          </w:rPr>
          <w:t>Use-Case Active account</w:t>
        </w:r>
        <w:r>
          <w:rPr>
            <w:noProof/>
          </w:rPr>
          <w:tab/>
        </w:r>
        <w:r>
          <w:rPr>
            <w:noProof/>
          </w:rPr>
          <w:fldChar w:fldCharType="begin"/>
        </w:r>
        <w:r>
          <w:rPr>
            <w:noProof/>
          </w:rPr>
          <w:instrText xml:space="preserve"> PAGEREF _Toc327994094 \h </w:instrText>
        </w:r>
        <w:r>
          <w:rPr>
            <w:noProof/>
          </w:rPr>
        </w:r>
      </w:ins>
      <w:r>
        <w:rPr>
          <w:noProof/>
        </w:rPr>
        <w:fldChar w:fldCharType="separate"/>
      </w:r>
      <w:ins w:id="138" w:author="xx" w:date="2012-06-20T22:18:00Z">
        <w:r>
          <w:rPr>
            <w:noProof/>
          </w:rPr>
          <w:t>24</w:t>
        </w:r>
        <w:r>
          <w:rPr>
            <w:noProof/>
          </w:rPr>
          <w:fldChar w:fldCharType="end"/>
        </w:r>
      </w:ins>
    </w:p>
    <w:p w:rsidR="00E06E9E" w:rsidRDefault="00E06E9E">
      <w:pPr>
        <w:pStyle w:val="TOC5"/>
        <w:tabs>
          <w:tab w:val="right" w:leader="dot" w:pos="9111"/>
        </w:tabs>
        <w:rPr>
          <w:ins w:id="139" w:author="xx" w:date="2012-06-20T22:18:00Z"/>
          <w:rFonts w:asciiTheme="minorHAnsi" w:eastAsiaTheme="minorEastAsia" w:hAnsiTheme="minorHAnsi" w:cstheme="minorBidi"/>
          <w:noProof/>
          <w:sz w:val="22"/>
          <w:szCs w:val="22"/>
        </w:rPr>
      </w:pPr>
      <w:ins w:id="140" w:author="xx" w:date="2012-06-20T22:18:00Z">
        <w:r>
          <w:rPr>
            <w:noProof/>
          </w:rPr>
          <w:lastRenderedPageBreak/>
          <w:t>Use-Case Update user’s account</w:t>
        </w:r>
        <w:r>
          <w:rPr>
            <w:noProof/>
          </w:rPr>
          <w:tab/>
        </w:r>
        <w:r>
          <w:rPr>
            <w:noProof/>
          </w:rPr>
          <w:fldChar w:fldCharType="begin"/>
        </w:r>
        <w:r>
          <w:rPr>
            <w:noProof/>
          </w:rPr>
          <w:instrText xml:space="preserve"> PAGEREF _Toc327994095 \h </w:instrText>
        </w:r>
        <w:r>
          <w:rPr>
            <w:noProof/>
          </w:rPr>
        </w:r>
      </w:ins>
      <w:r>
        <w:rPr>
          <w:noProof/>
        </w:rPr>
        <w:fldChar w:fldCharType="separate"/>
      </w:r>
      <w:ins w:id="141" w:author="xx" w:date="2012-06-20T22:18:00Z">
        <w:r>
          <w:rPr>
            <w:noProof/>
          </w:rPr>
          <w:t>25</w:t>
        </w:r>
        <w:r>
          <w:rPr>
            <w:noProof/>
          </w:rPr>
          <w:fldChar w:fldCharType="end"/>
        </w:r>
      </w:ins>
    </w:p>
    <w:p w:rsidR="00E06E9E" w:rsidRDefault="00E06E9E">
      <w:pPr>
        <w:pStyle w:val="TOC5"/>
        <w:tabs>
          <w:tab w:val="right" w:leader="dot" w:pos="9111"/>
        </w:tabs>
        <w:rPr>
          <w:ins w:id="142" w:author="xx" w:date="2012-06-20T22:18:00Z"/>
          <w:rFonts w:asciiTheme="minorHAnsi" w:eastAsiaTheme="minorEastAsia" w:hAnsiTheme="minorHAnsi" w:cstheme="minorBidi"/>
          <w:noProof/>
          <w:sz w:val="22"/>
          <w:szCs w:val="22"/>
        </w:rPr>
      </w:pPr>
      <w:ins w:id="143" w:author="xx" w:date="2012-06-20T22:18:00Z">
        <w:r>
          <w:rPr>
            <w:noProof/>
          </w:rPr>
          <w:t>Use-Case Create user’s event</w:t>
        </w:r>
        <w:r>
          <w:rPr>
            <w:noProof/>
          </w:rPr>
          <w:tab/>
        </w:r>
        <w:r>
          <w:rPr>
            <w:noProof/>
          </w:rPr>
          <w:fldChar w:fldCharType="begin"/>
        </w:r>
        <w:r>
          <w:rPr>
            <w:noProof/>
          </w:rPr>
          <w:instrText xml:space="preserve"> PAGEREF _Toc327994096 \h </w:instrText>
        </w:r>
        <w:r>
          <w:rPr>
            <w:noProof/>
          </w:rPr>
        </w:r>
      </w:ins>
      <w:r>
        <w:rPr>
          <w:noProof/>
        </w:rPr>
        <w:fldChar w:fldCharType="separate"/>
      </w:r>
      <w:ins w:id="144" w:author="xx" w:date="2012-06-20T22:18:00Z">
        <w:r>
          <w:rPr>
            <w:noProof/>
          </w:rPr>
          <w:t>26</w:t>
        </w:r>
        <w:r>
          <w:rPr>
            <w:noProof/>
          </w:rPr>
          <w:fldChar w:fldCharType="end"/>
        </w:r>
      </w:ins>
    </w:p>
    <w:p w:rsidR="00E06E9E" w:rsidRDefault="00E06E9E">
      <w:pPr>
        <w:pStyle w:val="TOC5"/>
        <w:tabs>
          <w:tab w:val="right" w:leader="dot" w:pos="9111"/>
        </w:tabs>
        <w:rPr>
          <w:ins w:id="145" w:author="xx" w:date="2012-06-20T22:18:00Z"/>
          <w:rFonts w:asciiTheme="minorHAnsi" w:eastAsiaTheme="minorEastAsia" w:hAnsiTheme="minorHAnsi" w:cstheme="minorBidi"/>
          <w:noProof/>
          <w:sz w:val="22"/>
          <w:szCs w:val="22"/>
        </w:rPr>
      </w:pPr>
      <w:ins w:id="146" w:author="xx" w:date="2012-06-20T22:18:00Z">
        <w:r>
          <w:rPr>
            <w:noProof/>
          </w:rPr>
          <w:t>Use-Case View user’s event</w:t>
        </w:r>
        <w:r>
          <w:rPr>
            <w:noProof/>
          </w:rPr>
          <w:tab/>
        </w:r>
        <w:r>
          <w:rPr>
            <w:noProof/>
          </w:rPr>
          <w:fldChar w:fldCharType="begin"/>
        </w:r>
        <w:r>
          <w:rPr>
            <w:noProof/>
          </w:rPr>
          <w:instrText xml:space="preserve"> PAGEREF _Toc327994097 \h </w:instrText>
        </w:r>
        <w:r>
          <w:rPr>
            <w:noProof/>
          </w:rPr>
        </w:r>
      </w:ins>
      <w:r>
        <w:rPr>
          <w:noProof/>
        </w:rPr>
        <w:fldChar w:fldCharType="separate"/>
      </w:r>
      <w:ins w:id="147" w:author="xx" w:date="2012-06-20T22:18:00Z">
        <w:r>
          <w:rPr>
            <w:noProof/>
          </w:rPr>
          <w:t>26</w:t>
        </w:r>
        <w:r>
          <w:rPr>
            <w:noProof/>
          </w:rPr>
          <w:fldChar w:fldCharType="end"/>
        </w:r>
      </w:ins>
    </w:p>
    <w:p w:rsidR="00E06E9E" w:rsidRDefault="00E06E9E">
      <w:pPr>
        <w:pStyle w:val="TOC5"/>
        <w:tabs>
          <w:tab w:val="right" w:leader="dot" w:pos="9111"/>
        </w:tabs>
        <w:rPr>
          <w:ins w:id="148" w:author="xx" w:date="2012-06-20T22:18:00Z"/>
          <w:rFonts w:asciiTheme="minorHAnsi" w:eastAsiaTheme="minorEastAsia" w:hAnsiTheme="minorHAnsi" w:cstheme="minorBidi"/>
          <w:noProof/>
          <w:sz w:val="22"/>
          <w:szCs w:val="22"/>
        </w:rPr>
      </w:pPr>
      <w:ins w:id="149" w:author="xx" w:date="2012-06-20T22:18:00Z">
        <w:r>
          <w:rPr>
            <w:noProof/>
          </w:rPr>
          <w:t>Use-Case Update user’s event</w:t>
        </w:r>
        <w:r>
          <w:rPr>
            <w:noProof/>
          </w:rPr>
          <w:tab/>
        </w:r>
        <w:r>
          <w:rPr>
            <w:noProof/>
          </w:rPr>
          <w:fldChar w:fldCharType="begin"/>
        </w:r>
        <w:r>
          <w:rPr>
            <w:noProof/>
          </w:rPr>
          <w:instrText xml:space="preserve"> PAGEREF _Toc327994098 \h </w:instrText>
        </w:r>
        <w:r>
          <w:rPr>
            <w:noProof/>
          </w:rPr>
        </w:r>
      </w:ins>
      <w:r>
        <w:rPr>
          <w:noProof/>
        </w:rPr>
        <w:fldChar w:fldCharType="separate"/>
      </w:r>
      <w:ins w:id="150" w:author="xx" w:date="2012-06-20T22:18:00Z">
        <w:r>
          <w:rPr>
            <w:noProof/>
          </w:rPr>
          <w:t>27</w:t>
        </w:r>
        <w:r>
          <w:rPr>
            <w:noProof/>
          </w:rPr>
          <w:fldChar w:fldCharType="end"/>
        </w:r>
      </w:ins>
    </w:p>
    <w:p w:rsidR="00E06E9E" w:rsidRDefault="00E06E9E">
      <w:pPr>
        <w:pStyle w:val="TOC5"/>
        <w:tabs>
          <w:tab w:val="right" w:leader="dot" w:pos="9111"/>
        </w:tabs>
        <w:rPr>
          <w:ins w:id="151" w:author="xx" w:date="2012-06-20T22:18:00Z"/>
          <w:rFonts w:asciiTheme="minorHAnsi" w:eastAsiaTheme="minorEastAsia" w:hAnsiTheme="minorHAnsi" w:cstheme="minorBidi"/>
          <w:noProof/>
          <w:sz w:val="22"/>
          <w:szCs w:val="22"/>
        </w:rPr>
      </w:pPr>
      <w:ins w:id="152" w:author="xx" w:date="2012-06-20T22:18:00Z">
        <w:r>
          <w:rPr>
            <w:noProof/>
          </w:rPr>
          <w:t>Use-Case View user’s project</w:t>
        </w:r>
        <w:r>
          <w:rPr>
            <w:noProof/>
          </w:rPr>
          <w:tab/>
        </w:r>
        <w:r>
          <w:rPr>
            <w:noProof/>
          </w:rPr>
          <w:fldChar w:fldCharType="begin"/>
        </w:r>
        <w:r>
          <w:rPr>
            <w:noProof/>
          </w:rPr>
          <w:instrText xml:space="preserve"> PAGEREF _Toc327994099 \h </w:instrText>
        </w:r>
        <w:r>
          <w:rPr>
            <w:noProof/>
          </w:rPr>
        </w:r>
      </w:ins>
      <w:r>
        <w:rPr>
          <w:noProof/>
        </w:rPr>
        <w:fldChar w:fldCharType="separate"/>
      </w:r>
      <w:ins w:id="153" w:author="xx" w:date="2012-06-20T22:18:00Z">
        <w:r>
          <w:rPr>
            <w:noProof/>
          </w:rPr>
          <w:t>28</w:t>
        </w:r>
        <w:r>
          <w:rPr>
            <w:noProof/>
          </w:rPr>
          <w:fldChar w:fldCharType="end"/>
        </w:r>
      </w:ins>
    </w:p>
    <w:p w:rsidR="00E06E9E" w:rsidRDefault="00E06E9E">
      <w:pPr>
        <w:pStyle w:val="TOC5"/>
        <w:tabs>
          <w:tab w:val="right" w:leader="dot" w:pos="9111"/>
        </w:tabs>
        <w:rPr>
          <w:ins w:id="154" w:author="xx" w:date="2012-06-20T22:18:00Z"/>
          <w:rFonts w:asciiTheme="minorHAnsi" w:eastAsiaTheme="minorEastAsia" w:hAnsiTheme="minorHAnsi" w:cstheme="minorBidi"/>
          <w:noProof/>
          <w:sz w:val="22"/>
          <w:szCs w:val="22"/>
        </w:rPr>
      </w:pPr>
      <w:ins w:id="155" w:author="xx" w:date="2012-06-20T22:18:00Z">
        <w:r>
          <w:rPr>
            <w:noProof/>
          </w:rPr>
          <w:t>Use-Case View work item assign to me</w:t>
        </w:r>
        <w:r>
          <w:rPr>
            <w:noProof/>
          </w:rPr>
          <w:tab/>
        </w:r>
        <w:r>
          <w:rPr>
            <w:noProof/>
          </w:rPr>
          <w:fldChar w:fldCharType="begin"/>
        </w:r>
        <w:r>
          <w:rPr>
            <w:noProof/>
          </w:rPr>
          <w:instrText xml:space="preserve"> PAGEREF _Toc327994100 \h </w:instrText>
        </w:r>
        <w:r>
          <w:rPr>
            <w:noProof/>
          </w:rPr>
        </w:r>
      </w:ins>
      <w:r>
        <w:rPr>
          <w:noProof/>
        </w:rPr>
        <w:fldChar w:fldCharType="separate"/>
      </w:r>
      <w:ins w:id="156" w:author="xx" w:date="2012-06-20T22:18:00Z">
        <w:r>
          <w:rPr>
            <w:noProof/>
          </w:rPr>
          <w:t>29</w:t>
        </w:r>
        <w:r>
          <w:rPr>
            <w:noProof/>
          </w:rPr>
          <w:fldChar w:fldCharType="end"/>
        </w:r>
      </w:ins>
    </w:p>
    <w:p w:rsidR="00E06E9E" w:rsidRDefault="00E06E9E">
      <w:pPr>
        <w:pStyle w:val="TOC4"/>
        <w:tabs>
          <w:tab w:val="left" w:pos="1760"/>
          <w:tab w:val="right" w:leader="dot" w:pos="9111"/>
        </w:tabs>
        <w:rPr>
          <w:ins w:id="157" w:author="xx" w:date="2012-06-20T22:18:00Z"/>
          <w:rFonts w:asciiTheme="minorHAnsi" w:eastAsiaTheme="minorEastAsia" w:hAnsiTheme="minorHAnsi" w:cstheme="minorBidi"/>
          <w:noProof/>
          <w:sz w:val="22"/>
          <w:szCs w:val="22"/>
        </w:rPr>
      </w:pPr>
      <w:ins w:id="158" w:author="xx" w:date="2012-06-20T22:18:00Z">
        <w:r w:rsidRPr="00A73182">
          <w:rPr>
            <w:rFonts w:cstheme="minorBidi"/>
            <w:noProof/>
          </w:rPr>
          <w:t>4.2.1.4</w:t>
        </w:r>
        <w:r>
          <w:rPr>
            <w:rFonts w:asciiTheme="minorHAnsi" w:eastAsiaTheme="minorEastAsia" w:hAnsiTheme="minorHAnsi" w:cstheme="minorBidi"/>
            <w:noProof/>
            <w:sz w:val="22"/>
            <w:szCs w:val="22"/>
          </w:rPr>
          <w:tab/>
        </w:r>
        <w:r w:rsidRPr="00A73182">
          <w:rPr>
            <w:noProof/>
            <w:lang w:val="en-CA"/>
          </w:rPr>
          <w:t>Sơ đồ lớp mức phân tích</w:t>
        </w:r>
        <w:r>
          <w:rPr>
            <w:noProof/>
          </w:rPr>
          <w:tab/>
        </w:r>
        <w:r>
          <w:rPr>
            <w:noProof/>
          </w:rPr>
          <w:fldChar w:fldCharType="begin"/>
        </w:r>
        <w:r>
          <w:rPr>
            <w:noProof/>
          </w:rPr>
          <w:instrText xml:space="preserve"> PAGEREF _Toc327994101 \h </w:instrText>
        </w:r>
        <w:r>
          <w:rPr>
            <w:noProof/>
          </w:rPr>
        </w:r>
      </w:ins>
      <w:r>
        <w:rPr>
          <w:noProof/>
        </w:rPr>
        <w:fldChar w:fldCharType="separate"/>
      </w:r>
      <w:ins w:id="159" w:author="xx" w:date="2012-06-20T22:18:00Z">
        <w:r>
          <w:rPr>
            <w:noProof/>
          </w:rPr>
          <w:t>29</w:t>
        </w:r>
        <w:r>
          <w:rPr>
            <w:noProof/>
          </w:rPr>
          <w:fldChar w:fldCharType="end"/>
        </w:r>
      </w:ins>
    </w:p>
    <w:p w:rsidR="00E06E9E" w:rsidRDefault="00E06E9E">
      <w:pPr>
        <w:pStyle w:val="TOC3"/>
        <w:tabs>
          <w:tab w:val="left" w:pos="1320"/>
          <w:tab w:val="right" w:leader="dot" w:pos="9111"/>
        </w:tabs>
        <w:rPr>
          <w:ins w:id="160" w:author="xx" w:date="2012-06-20T22:18:00Z"/>
          <w:rFonts w:asciiTheme="minorHAnsi" w:eastAsiaTheme="minorEastAsia" w:hAnsiTheme="minorHAnsi" w:cstheme="minorBidi"/>
          <w:noProof/>
          <w:sz w:val="22"/>
          <w:szCs w:val="22"/>
        </w:rPr>
      </w:pPr>
      <w:ins w:id="161" w:author="xx" w:date="2012-06-20T22:18: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_Toc327994102 \h </w:instrText>
        </w:r>
        <w:r>
          <w:rPr>
            <w:noProof/>
          </w:rPr>
        </w:r>
      </w:ins>
      <w:r>
        <w:rPr>
          <w:noProof/>
        </w:rPr>
        <w:fldChar w:fldCharType="separate"/>
      </w:r>
      <w:ins w:id="162" w:author="xx" w:date="2012-06-20T22:18:00Z">
        <w:r>
          <w:rPr>
            <w:noProof/>
          </w:rPr>
          <w:t>31</w:t>
        </w:r>
        <w:r>
          <w:rPr>
            <w:noProof/>
          </w:rPr>
          <w:fldChar w:fldCharType="end"/>
        </w:r>
      </w:ins>
    </w:p>
    <w:p w:rsidR="00E06E9E" w:rsidRDefault="00E06E9E">
      <w:pPr>
        <w:pStyle w:val="TOC2"/>
        <w:tabs>
          <w:tab w:val="left" w:pos="1040"/>
          <w:tab w:val="right" w:leader="dot" w:pos="9111"/>
        </w:tabs>
        <w:rPr>
          <w:ins w:id="163" w:author="xx" w:date="2012-06-20T22:18:00Z"/>
          <w:rFonts w:asciiTheme="minorHAnsi" w:eastAsiaTheme="minorEastAsia" w:hAnsiTheme="minorHAnsi" w:cstheme="minorBidi"/>
          <w:noProof/>
          <w:sz w:val="22"/>
          <w:szCs w:val="22"/>
        </w:rPr>
      </w:pPr>
      <w:ins w:id="164" w:author="xx" w:date="2012-06-20T22:18: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_Toc327994103 \h </w:instrText>
        </w:r>
        <w:r>
          <w:rPr>
            <w:noProof/>
          </w:rPr>
        </w:r>
      </w:ins>
      <w:r>
        <w:rPr>
          <w:noProof/>
        </w:rPr>
        <w:fldChar w:fldCharType="separate"/>
      </w:r>
      <w:ins w:id="165" w:author="xx" w:date="2012-06-20T22:18:00Z">
        <w:r>
          <w:rPr>
            <w:noProof/>
          </w:rPr>
          <w:t>31</w:t>
        </w:r>
        <w:r>
          <w:rPr>
            <w:noProof/>
          </w:rPr>
          <w:fldChar w:fldCharType="end"/>
        </w:r>
      </w:ins>
    </w:p>
    <w:p w:rsidR="00E06E9E" w:rsidRDefault="00E06E9E">
      <w:pPr>
        <w:pStyle w:val="TOC3"/>
        <w:tabs>
          <w:tab w:val="left" w:pos="1320"/>
          <w:tab w:val="right" w:leader="dot" w:pos="9111"/>
        </w:tabs>
        <w:rPr>
          <w:ins w:id="166" w:author="xx" w:date="2012-06-20T22:18:00Z"/>
          <w:rFonts w:asciiTheme="minorHAnsi" w:eastAsiaTheme="minorEastAsia" w:hAnsiTheme="minorHAnsi" w:cstheme="minorBidi"/>
          <w:noProof/>
          <w:sz w:val="22"/>
          <w:szCs w:val="22"/>
        </w:rPr>
      </w:pPr>
      <w:ins w:id="167" w:author="xx" w:date="2012-06-20T22:18:00Z">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_Toc327994104 \h </w:instrText>
        </w:r>
        <w:r>
          <w:rPr>
            <w:noProof/>
          </w:rPr>
        </w:r>
      </w:ins>
      <w:r>
        <w:rPr>
          <w:noProof/>
        </w:rPr>
        <w:fldChar w:fldCharType="separate"/>
      </w:r>
      <w:ins w:id="168" w:author="xx" w:date="2012-06-20T22:18:00Z">
        <w:r>
          <w:rPr>
            <w:noProof/>
          </w:rPr>
          <w:t>32</w:t>
        </w:r>
        <w:r>
          <w:rPr>
            <w:noProof/>
          </w:rPr>
          <w:fldChar w:fldCharType="end"/>
        </w:r>
      </w:ins>
    </w:p>
    <w:p w:rsidR="00E06E9E" w:rsidRDefault="00E06E9E">
      <w:pPr>
        <w:pStyle w:val="TOC3"/>
        <w:tabs>
          <w:tab w:val="left" w:pos="1320"/>
          <w:tab w:val="right" w:leader="dot" w:pos="9111"/>
        </w:tabs>
        <w:rPr>
          <w:ins w:id="169" w:author="xx" w:date="2012-06-20T22:18:00Z"/>
          <w:rFonts w:asciiTheme="minorHAnsi" w:eastAsiaTheme="minorEastAsia" w:hAnsiTheme="minorHAnsi" w:cstheme="minorBidi"/>
          <w:noProof/>
          <w:sz w:val="22"/>
          <w:szCs w:val="22"/>
        </w:rPr>
      </w:pPr>
      <w:ins w:id="170" w:author="xx" w:date="2012-06-20T22:18:00Z">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_Toc327994105 \h </w:instrText>
        </w:r>
        <w:r>
          <w:rPr>
            <w:noProof/>
          </w:rPr>
        </w:r>
      </w:ins>
      <w:r>
        <w:rPr>
          <w:noProof/>
        </w:rPr>
        <w:fldChar w:fldCharType="separate"/>
      </w:r>
      <w:ins w:id="171" w:author="xx" w:date="2012-06-20T22:18:00Z">
        <w:r>
          <w:rPr>
            <w:noProof/>
          </w:rPr>
          <w:t>32</w:t>
        </w:r>
        <w:r>
          <w:rPr>
            <w:noProof/>
          </w:rPr>
          <w:fldChar w:fldCharType="end"/>
        </w:r>
      </w:ins>
    </w:p>
    <w:p w:rsidR="00E06E9E" w:rsidRDefault="00E06E9E">
      <w:pPr>
        <w:pStyle w:val="TOC4"/>
        <w:tabs>
          <w:tab w:val="left" w:pos="1760"/>
          <w:tab w:val="right" w:leader="dot" w:pos="9111"/>
        </w:tabs>
        <w:rPr>
          <w:ins w:id="172" w:author="xx" w:date="2012-06-20T22:18:00Z"/>
          <w:rFonts w:asciiTheme="minorHAnsi" w:eastAsiaTheme="minorEastAsia" w:hAnsiTheme="minorHAnsi" w:cstheme="minorBidi"/>
          <w:noProof/>
          <w:sz w:val="22"/>
          <w:szCs w:val="22"/>
        </w:rPr>
      </w:pPr>
      <w:ins w:id="173" w:author="xx" w:date="2012-06-20T22:18:00Z">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_Toc327994106 \h </w:instrText>
        </w:r>
        <w:r>
          <w:rPr>
            <w:noProof/>
          </w:rPr>
        </w:r>
      </w:ins>
      <w:r>
        <w:rPr>
          <w:noProof/>
        </w:rPr>
        <w:fldChar w:fldCharType="separate"/>
      </w:r>
      <w:ins w:id="174" w:author="xx" w:date="2012-06-20T22:18:00Z">
        <w:r>
          <w:rPr>
            <w:noProof/>
          </w:rPr>
          <w:t>35</w:t>
        </w:r>
        <w:r>
          <w:rPr>
            <w:noProof/>
          </w:rPr>
          <w:fldChar w:fldCharType="end"/>
        </w:r>
      </w:ins>
    </w:p>
    <w:p w:rsidR="00E06E9E" w:rsidRDefault="00E06E9E">
      <w:pPr>
        <w:pStyle w:val="TOC3"/>
        <w:tabs>
          <w:tab w:val="left" w:pos="1320"/>
          <w:tab w:val="right" w:leader="dot" w:pos="9111"/>
        </w:tabs>
        <w:rPr>
          <w:ins w:id="175" w:author="xx" w:date="2012-06-20T22:18:00Z"/>
          <w:rFonts w:asciiTheme="minorHAnsi" w:eastAsiaTheme="minorEastAsia" w:hAnsiTheme="minorHAnsi" w:cstheme="minorBidi"/>
          <w:noProof/>
          <w:sz w:val="22"/>
          <w:szCs w:val="22"/>
        </w:rPr>
      </w:pPr>
      <w:ins w:id="176" w:author="xx" w:date="2012-06-20T22:18:00Z">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_Toc327994107 \h </w:instrText>
        </w:r>
        <w:r>
          <w:rPr>
            <w:noProof/>
          </w:rPr>
        </w:r>
      </w:ins>
      <w:r>
        <w:rPr>
          <w:noProof/>
        </w:rPr>
        <w:fldChar w:fldCharType="separate"/>
      </w:r>
      <w:ins w:id="177" w:author="xx" w:date="2012-06-20T22:18:00Z">
        <w:r>
          <w:rPr>
            <w:noProof/>
          </w:rPr>
          <w:t>35</w:t>
        </w:r>
        <w:r>
          <w:rPr>
            <w:noProof/>
          </w:rPr>
          <w:fldChar w:fldCharType="end"/>
        </w:r>
      </w:ins>
    </w:p>
    <w:p w:rsidR="00E06E9E" w:rsidRDefault="00E06E9E">
      <w:pPr>
        <w:pStyle w:val="TOC4"/>
        <w:tabs>
          <w:tab w:val="left" w:pos="1760"/>
          <w:tab w:val="right" w:leader="dot" w:pos="9111"/>
        </w:tabs>
        <w:rPr>
          <w:ins w:id="178" w:author="xx" w:date="2012-06-20T22:18:00Z"/>
          <w:rFonts w:asciiTheme="minorHAnsi" w:eastAsiaTheme="minorEastAsia" w:hAnsiTheme="minorHAnsi" w:cstheme="minorBidi"/>
          <w:noProof/>
          <w:sz w:val="22"/>
          <w:szCs w:val="22"/>
        </w:rPr>
      </w:pPr>
      <w:ins w:id="179" w:author="xx" w:date="2012-06-20T22:18:00Z">
        <w:r>
          <w:rPr>
            <w:noProof/>
          </w:rPr>
          <w:t>4.3.3.1</w:t>
        </w:r>
        <w:r>
          <w:rPr>
            <w:rFonts w:asciiTheme="minorHAnsi" w:eastAsiaTheme="minorEastAsia" w:hAnsiTheme="minorHAnsi" w:cstheme="minorBidi"/>
            <w:noProof/>
            <w:sz w:val="22"/>
            <w:szCs w:val="22"/>
          </w:rPr>
          <w:tab/>
        </w:r>
        <w:r>
          <w:rPr>
            <w:noProof/>
          </w:rPr>
          <w:t>Quản lý nhóm và dự án :</w:t>
        </w:r>
        <w:r>
          <w:rPr>
            <w:noProof/>
          </w:rPr>
          <w:tab/>
        </w:r>
        <w:r>
          <w:rPr>
            <w:noProof/>
          </w:rPr>
          <w:fldChar w:fldCharType="begin"/>
        </w:r>
        <w:r>
          <w:rPr>
            <w:noProof/>
          </w:rPr>
          <w:instrText xml:space="preserve"> PAGEREF _Toc327994108 \h </w:instrText>
        </w:r>
        <w:r>
          <w:rPr>
            <w:noProof/>
          </w:rPr>
        </w:r>
      </w:ins>
      <w:r>
        <w:rPr>
          <w:noProof/>
        </w:rPr>
        <w:fldChar w:fldCharType="separate"/>
      </w:r>
      <w:ins w:id="180" w:author="xx" w:date="2012-06-20T22:18:00Z">
        <w:r>
          <w:rPr>
            <w:noProof/>
          </w:rPr>
          <w:t>36</w:t>
        </w:r>
        <w:r>
          <w:rPr>
            <w:noProof/>
          </w:rPr>
          <w:fldChar w:fldCharType="end"/>
        </w:r>
      </w:ins>
    </w:p>
    <w:p w:rsidR="00E06E9E" w:rsidRDefault="00E06E9E">
      <w:pPr>
        <w:pStyle w:val="TOC4"/>
        <w:tabs>
          <w:tab w:val="left" w:pos="1760"/>
          <w:tab w:val="right" w:leader="dot" w:pos="9111"/>
        </w:tabs>
        <w:rPr>
          <w:ins w:id="181" w:author="xx" w:date="2012-06-20T22:18:00Z"/>
          <w:rFonts w:asciiTheme="minorHAnsi" w:eastAsiaTheme="minorEastAsia" w:hAnsiTheme="minorHAnsi" w:cstheme="minorBidi"/>
          <w:noProof/>
          <w:sz w:val="22"/>
          <w:szCs w:val="22"/>
        </w:rPr>
      </w:pPr>
      <w:ins w:id="182" w:author="xx" w:date="2012-06-20T22:18:00Z">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_Toc327994109 \h </w:instrText>
        </w:r>
        <w:r>
          <w:rPr>
            <w:noProof/>
          </w:rPr>
        </w:r>
      </w:ins>
      <w:r>
        <w:rPr>
          <w:noProof/>
        </w:rPr>
        <w:fldChar w:fldCharType="separate"/>
      </w:r>
      <w:ins w:id="183" w:author="xx" w:date="2012-06-20T22:18:00Z">
        <w:r>
          <w:rPr>
            <w:noProof/>
          </w:rPr>
          <w:t>37</w:t>
        </w:r>
        <w:r>
          <w:rPr>
            <w:noProof/>
          </w:rPr>
          <w:fldChar w:fldCharType="end"/>
        </w:r>
      </w:ins>
    </w:p>
    <w:p w:rsidR="00E06E9E" w:rsidRDefault="00E06E9E">
      <w:pPr>
        <w:pStyle w:val="TOC4"/>
        <w:tabs>
          <w:tab w:val="left" w:pos="1760"/>
          <w:tab w:val="right" w:leader="dot" w:pos="9111"/>
        </w:tabs>
        <w:rPr>
          <w:ins w:id="184" w:author="xx" w:date="2012-06-20T22:18:00Z"/>
          <w:rFonts w:asciiTheme="minorHAnsi" w:eastAsiaTheme="minorEastAsia" w:hAnsiTheme="minorHAnsi" w:cstheme="minorBidi"/>
          <w:noProof/>
          <w:sz w:val="22"/>
          <w:szCs w:val="22"/>
        </w:rPr>
      </w:pPr>
      <w:ins w:id="185" w:author="xx" w:date="2012-06-20T22:18:00Z">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_Toc327994110 \h </w:instrText>
        </w:r>
        <w:r>
          <w:rPr>
            <w:noProof/>
          </w:rPr>
        </w:r>
      </w:ins>
      <w:r>
        <w:rPr>
          <w:noProof/>
        </w:rPr>
        <w:fldChar w:fldCharType="separate"/>
      </w:r>
      <w:ins w:id="186" w:author="xx" w:date="2012-06-20T22:18:00Z">
        <w:r>
          <w:rPr>
            <w:noProof/>
          </w:rPr>
          <w:t>40</w:t>
        </w:r>
        <w:r>
          <w:rPr>
            <w:noProof/>
          </w:rPr>
          <w:fldChar w:fldCharType="end"/>
        </w:r>
      </w:ins>
    </w:p>
    <w:p w:rsidR="00E06E9E" w:rsidRDefault="00E06E9E">
      <w:pPr>
        <w:pStyle w:val="TOC3"/>
        <w:tabs>
          <w:tab w:val="left" w:pos="1320"/>
          <w:tab w:val="right" w:leader="dot" w:pos="9111"/>
        </w:tabs>
        <w:rPr>
          <w:ins w:id="187" w:author="xx" w:date="2012-06-20T22:18:00Z"/>
          <w:rFonts w:asciiTheme="minorHAnsi" w:eastAsiaTheme="minorEastAsia" w:hAnsiTheme="minorHAnsi" w:cstheme="minorBidi"/>
          <w:noProof/>
          <w:sz w:val="22"/>
          <w:szCs w:val="22"/>
        </w:rPr>
      </w:pPr>
      <w:ins w:id="188" w:author="xx" w:date="2012-06-20T22:18:00Z">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_Toc327994111 \h </w:instrText>
        </w:r>
        <w:r>
          <w:rPr>
            <w:noProof/>
          </w:rPr>
        </w:r>
      </w:ins>
      <w:r>
        <w:rPr>
          <w:noProof/>
        </w:rPr>
        <w:fldChar w:fldCharType="separate"/>
      </w:r>
      <w:ins w:id="189" w:author="xx" w:date="2012-06-20T22:18:00Z">
        <w:r>
          <w:rPr>
            <w:noProof/>
          </w:rPr>
          <w:t>40</w:t>
        </w:r>
        <w:r>
          <w:rPr>
            <w:noProof/>
          </w:rPr>
          <w:fldChar w:fldCharType="end"/>
        </w:r>
      </w:ins>
    </w:p>
    <w:p w:rsidR="00E06E9E" w:rsidRDefault="00E06E9E">
      <w:pPr>
        <w:pStyle w:val="TOC3"/>
        <w:tabs>
          <w:tab w:val="left" w:pos="1320"/>
          <w:tab w:val="right" w:leader="dot" w:pos="9111"/>
        </w:tabs>
        <w:rPr>
          <w:ins w:id="190" w:author="xx" w:date="2012-06-20T22:18:00Z"/>
          <w:rFonts w:asciiTheme="minorHAnsi" w:eastAsiaTheme="minorEastAsia" w:hAnsiTheme="minorHAnsi" w:cstheme="minorBidi"/>
          <w:noProof/>
          <w:sz w:val="22"/>
          <w:szCs w:val="22"/>
        </w:rPr>
      </w:pPr>
      <w:ins w:id="191" w:author="xx" w:date="2012-06-20T22:18:00Z">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_Toc327994112 \h </w:instrText>
        </w:r>
        <w:r>
          <w:rPr>
            <w:noProof/>
          </w:rPr>
        </w:r>
      </w:ins>
      <w:r>
        <w:rPr>
          <w:noProof/>
        </w:rPr>
        <w:fldChar w:fldCharType="separate"/>
      </w:r>
      <w:ins w:id="192" w:author="xx" w:date="2012-06-20T22:18:00Z">
        <w:r>
          <w:rPr>
            <w:noProof/>
          </w:rPr>
          <w:t>41</w:t>
        </w:r>
        <w:r>
          <w:rPr>
            <w:noProof/>
          </w:rPr>
          <w:fldChar w:fldCharType="end"/>
        </w:r>
      </w:ins>
    </w:p>
    <w:p w:rsidR="00E06E9E" w:rsidRDefault="00E06E9E">
      <w:pPr>
        <w:pStyle w:val="TOC3"/>
        <w:tabs>
          <w:tab w:val="left" w:pos="1320"/>
          <w:tab w:val="right" w:leader="dot" w:pos="9111"/>
        </w:tabs>
        <w:rPr>
          <w:ins w:id="193" w:author="xx" w:date="2012-06-20T22:18:00Z"/>
          <w:rFonts w:asciiTheme="minorHAnsi" w:eastAsiaTheme="minorEastAsia" w:hAnsiTheme="minorHAnsi" w:cstheme="minorBidi"/>
          <w:noProof/>
          <w:sz w:val="22"/>
          <w:szCs w:val="22"/>
        </w:rPr>
      </w:pPr>
      <w:ins w:id="194" w:author="xx" w:date="2012-06-20T22:18:00Z">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_Toc327994113 \h </w:instrText>
        </w:r>
        <w:r>
          <w:rPr>
            <w:noProof/>
          </w:rPr>
        </w:r>
      </w:ins>
      <w:r>
        <w:rPr>
          <w:noProof/>
        </w:rPr>
        <w:fldChar w:fldCharType="separate"/>
      </w:r>
      <w:ins w:id="195" w:author="xx" w:date="2012-06-20T22:18:00Z">
        <w:r>
          <w:rPr>
            <w:noProof/>
          </w:rPr>
          <w:t>42</w:t>
        </w:r>
        <w:r>
          <w:rPr>
            <w:noProof/>
          </w:rPr>
          <w:fldChar w:fldCharType="end"/>
        </w:r>
      </w:ins>
    </w:p>
    <w:p w:rsidR="00E06E9E" w:rsidRDefault="00E06E9E">
      <w:pPr>
        <w:pStyle w:val="TOC4"/>
        <w:tabs>
          <w:tab w:val="left" w:pos="1760"/>
          <w:tab w:val="right" w:leader="dot" w:pos="9111"/>
        </w:tabs>
        <w:rPr>
          <w:ins w:id="196" w:author="xx" w:date="2012-06-20T22:18:00Z"/>
          <w:rFonts w:asciiTheme="minorHAnsi" w:eastAsiaTheme="minorEastAsia" w:hAnsiTheme="minorHAnsi" w:cstheme="minorBidi"/>
          <w:noProof/>
          <w:sz w:val="22"/>
          <w:szCs w:val="22"/>
        </w:rPr>
      </w:pPr>
      <w:ins w:id="197" w:author="xx" w:date="2012-06-20T22:18:00Z">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_Toc327994114 \h </w:instrText>
        </w:r>
        <w:r>
          <w:rPr>
            <w:noProof/>
          </w:rPr>
        </w:r>
      </w:ins>
      <w:r>
        <w:rPr>
          <w:noProof/>
        </w:rPr>
        <w:fldChar w:fldCharType="separate"/>
      </w:r>
      <w:ins w:id="198" w:author="xx" w:date="2012-06-20T22:18:00Z">
        <w:r>
          <w:rPr>
            <w:noProof/>
          </w:rPr>
          <w:t>42</w:t>
        </w:r>
        <w:r>
          <w:rPr>
            <w:noProof/>
          </w:rPr>
          <w:fldChar w:fldCharType="end"/>
        </w:r>
      </w:ins>
    </w:p>
    <w:p w:rsidR="00E06E9E" w:rsidRDefault="00E06E9E">
      <w:pPr>
        <w:pStyle w:val="TOC4"/>
        <w:tabs>
          <w:tab w:val="left" w:pos="1760"/>
          <w:tab w:val="right" w:leader="dot" w:pos="9111"/>
        </w:tabs>
        <w:rPr>
          <w:ins w:id="199" w:author="xx" w:date="2012-06-20T22:18:00Z"/>
          <w:rFonts w:asciiTheme="minorHAnsi" w:eastAsiaTheme="minorEastAsia" w:hAnsiTheme="minorHAnsi" w:cstheme="minorBidi"/>
          <w:noProof/>
          <w:sz w:val="22"/>
          <w:szCs w:val="22"/>
        </w:rPr>
      </w:pPr>
      <w:ins w:id="200" w:author="xx" w:date="2012-06-20T22:18:00Z">
        <w:r>
          <w:rPr>
            <w:noProof/>
          </w:rPr>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Pr>
            <w:noProof/>
          </w:rPr>
          <w:fldChar w:fldCharType="begin"/>
        </w:r>
        <w:r>
          <w:rPr>
            <w:noProof/>
          </w:rPr>
          <w:instrText xml:space="preserve"> PAGEREF _Toc327994115 \h </w:instrText>
        </w:r>
        <w:r>
          <w:rPr>
            <w:noProof/>
          </w:rPr>
        </w:r>
      </w:ins>
      <w:r>
        <w:rPr>
          <w:noProof/>
        </w:rPr>
        <w:fldChar w:fldCharType="separate"/>
      </w:r>
      <w:ins w:id="201" w:author="xx" w:date="2012-06-20T22:18:00Z">
        <w:r>
          <w:rPr>
            <w:noProof/>
          </w:rPr>
          <w:t>43</w:t>
        </w:r>
        <w:r>
          <w:rPr>
            <w:noProof/>
          </w:rPr>
          <w:fldChar w:fldCharType="end"/>
        </w:r>
      </w:ins>
    </w:p>
    <w:p w:rsidR="00E06E9E" w:rsidRDefault="00E06E9E">
      <w:pPr>
        <w:pStyle w:val="TOC4"/>
        <w:tabs>
          <w:tab w:val="left" w:pos="1760"/>
          <w:tab w:val="right" w:leader="dot" w:pos="9111"/>
        </w:tabs>
        <w:rPr>
          <w:ins w:id="202" w:author="xx" w:date="2012-06-20T22:18:00Z"/>
          <w:rFonts w:asciiTheme="minorHAnsi" w:eastAsiaTheme="minorEastAsia" w:hAnsiTheme="minorHAnsi" w:cstheme="minorBidi"/>
          <w:noProof/>
          <w:sz w:val="22"/>
          <w:szCs w:val="22"/>
        </w:rPr>
      </w:pPr>
      <w:ins w:id="203" w:author="xx" w:date="2012-06-20T22:18:00Z">
        <w:r>
          <w:rPr>
            <w:noProof/>
          </w:rPr>
          <w:lastRenderedPageBreak/>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_Toc327994116 \h </w:instrText>
        </w:r>
        <w:r>
          <w:rPr>
            <w:noProof/>
          </w:rPr>
        </w:r>
      </w:ins>
      <w:r>
        <w:rPr>
          <w:noProof/>
        </w:rPr>
        <w:fldChar w:fldCharType="separate"/>
      </w:r>
      <w:ins w:id="204" w:author="xx" w:date="2012-06-20T22:18:00Z">
        <w:r>
          <w:rPr>
            <w:noProof/>
          </w:rPr>
          <w:t>44</w:t>
        </w:r>
        <w:r>
          <w:rPr>
            <w:noProof/>
          </w:rPr>
          <w:fldChar w:fldCharType="end"/>
        </w:r>
      </w:ins>
    </w:p>
    <w:p w:rsidR="00E06E9E" w:rsidRDefault="00E06E9E">
      <w:pPr>
        <w:pStyle w:val="TOC4"/>
        <w:tabs>
          <w:tab w:val="left" w:pos="1760"/>
          <w:tab w:val="right" w:leader="dot" w:pos="9111"/>
        </w:tabs>
        <w:rPr>
          <w:ins w:id="205" w:author="xx" w:date="2012-06-20T22:18:00Z"/>
          <w:rFonts w:asciiTheme="minorHAnsi" w:eastAsiaTheme="minorEastAsia" w:hAnsiTheme="minorHAnsi" w:cstheme="minorBidi"/>
          <w:noProof/>
          <w:sz w:val="22"/>
          <w:szCs w:val="22"/>
        </w:rPr>
      </w:pPr>
      <w:ins w:id="206" w:author="xx" w:date="2012-06-20T22:18:00Z">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_Toc327994117 \h </w:instrText>
        </w:r>
        <w:r>
          <w:rPr>
            <w:noProof/>
          </w:rPr>
        </w:r>
      </w:ins>
      <w:r>
        <w:rPr>
          <w:noProof/>
        </w:rPr>
        <w:fldChar w:fldCharType="separate"/>
      </w:r>
      <w:ins w:id="207" w:author="xx" w:date="2012-06-20T22:18:00Z">
        <w:r>
          <w:rPr>
            <w:noProof/>
          </w:rPr>
          <w:t>45</w:t>
        </w:r>
        <w:r>
          <w:rPr>
            <w:noProof/>
          </w:rPr>
          <w:fldChar w:fldCharType="end"/>
        </w:r>
      </w:ins>
    </w:p>
    <w:p w:rsidR="00E06E9E" w:rsidRDefault="00E06E9E">
      <w:pPr>
        <w:pStyle w:val="TOC3"/>
        <w:tabs>
          <w:tab w:val="left" w:pos="1320"/>
          <w:tab w:val="right" w:leader="dot" w:pos="9111"/>
        </w:tabs>
        <w:rPr>
          <w:ins w:id="208" w:author="xx" w:date="2012-06-20T22:18:00Z"/>
          <w:rFonts w:asciiTheme="minorHAnsi" w:eastAsiaTheme="minorEastAsia" w:hAnsiTheme="minorHAnsi" w:cstheme="minorBidi"/>
          <w:noProof/>
          <w:sz w:val="22"/>
          <w:szCs w:val="22"/>
        </w:rPr>
      </w:pPr>
      <w:ins w:id="209" w:author="xx" w:date="2012-06-20T22:18:00Z">
        <w:r>
          <w:rPr>
            <w:noProof/>
          </w:rPr>
          <w:t>4.3.7</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_Toc327994118 \h </w:instrText>
        </w:r>
        <w:r>
          <w:rPr>
            <w:noProof/>
          </w:rPr>
        </w:r>
      </w:ins>
      <w:r>
        <w:rPr>
          <w:noProof/>
        </w:rPr>
        <w:fldChar w:fldCharType="separate"/>
      </w:r>
      <w:ins w:id="210" w:author="xx" w:date="2012-06-20T22:18:00Z">
        <w:r>
          <w:rPr>
            <w:noProof/>
          </w:rPr>
          <w:t>46</w:t>
        </w:r>
        <w:r>
          <w:rPr>
            <w:noProof/>
          </w:rPr>
          <w:fldChar w:fldCharType="end"/>
        </w:r>
      </w:ins>
    </w:p>
    <w:p w:rsidR="00E06E9E" w:rsidRDefault="00E06E9E">
      <w:pPr>
        <w:pStyle w:val="TOC4"/>
        <w:tabs>
          <w:tab w:val="left" w:pos="1760"/>
          <w:tab w:val="right" w:leader="dot" w:pos="9111"/>
        </w:tabs>
        <w:rPr>
          <w:ins w:id="211" w:author="xx" w:date="2012-06-20T22:18:00Z"/>
          <w:rFonts w:asciiTheme="minorHAnsi" w:eastAsiaTheme="minorEastAsia" w:hAnsiTheme="minorHAnsi" w:cstheme="minorBidi"/>
          <w:noProof/>
          <w:sz w:val="22"/>
          <w:szCs w:val="22"/>
        </w:rPr>
      </w:pPr>
      <w:ins w:id="212" w:author="xx" w:date="2012-06-20T22:18:00Z">
        <w:r>
          <w:rPr>
            <w:noProof/>
          </w:rPr>
          <w:t>4.3.7.1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_Toc327994119 \h </w:instrText>
        </w:r>
        <w:r>
          <w:rPr>
            <w:noProof/>
          </w:rPr>
        </w:r>
      </w:ins>
      <w:r>
        <w:rPr>
          <w:noProof/>
        </w:rPr>
        <w:fldChar w:fldCharType="separate"/>
      </w:r>
      <w:ins w:id="213" w:author="xx" w:date="2012-06-20T22:18:00Z">
        <w:r>
          <w:rPr>
            <w:noProof/>
          </w:rPr>
          <w:t>48</w:t>
        </w:r>
        <w:r>
          <w:rPr>
            <w:noProof/>
          </w:rPr>
          <w:fldChar w:fldCharType="end"/>
        </w:r>
      </w:ins>
    </w:p>
    <w:p w:rsidR="00E06E9E" w:rsidRDefault="00E06E9E">
      <w:pPr>
        <w:pStyle w:val="TOC4"/>
        <w:tabs>
          <w:tab w:val="left" w:pos="1760"/>
          <w:tab w:val="right" w:leader="dot" w:pos="9111"/>
        </w:tabs>
        <w:rPr>
          <w:ins w:id="214" w:author="xx" w:date="2012-06-20T22:18:00Z"/>
          <w:rFonts w:asciiTheme="minorHAnsi" w:eastAsiaTheme="minorEastAsia" w:hAnsiTheme="minorHAnsi" w:cstheme="minorBidi"/>
          <w:noProof/>
          <w:sz w:val="22"/>
          <w:szCs w:val="22"/>
        </w:rPr>
      </w:pPr>
      <w:ins w:id="215" w:author="xx" w:date="2012-06-20T22:18:00Z">
        <w:r>
          <w:rPr>
            <w:noProof/>
          </w:rPr>
          <w:t>4.3.7.2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_Toc327994120 \h </w:instrText>
        </w:r>
        <w:r>
          <w:rPr>
            <w:noProof/>
          </w:rPr>
        </w:r>
      </w:ins>
      <w:r>
        <w:rPr>
          <w:noProof/>
        </w:rPr>
        <w:fldChar w:fldCharType="separate"/>
      </w:r>
      <w:ins w:id="216" w:author="xx" w:date="2012-06-20T22:18:00Z">
        <w:r>
          <w:rPr>
            <w:noProof/>
          </w:rPr>
          <w:t>49</w:t>
        </w:r>
        <w:r>
          <w:rPr>
            <w:noProof/>
          </w:rPr>
          <w:fldChar w:fldCharType="end"/>
        </w:r>
      </w:ins>
    </w:p>
    <w:p w:rsidR="00E06E9E" w:rsidRDefault="00E06E9E">
      <w:pPr>
        <w:pStyle w:val="TOC1"/>
        <w:tabs>
          <w:tab w:val="left" w:pos="1320"/>
          <w:tab w:val="right" w:leader="dot" w:pos="9111"/>
        </w:tabs>
        <w:rPr>
          <w:ins w:id="217" w:author="xx" w:date="2012-06-20T22:18:00Z"/>
          <w:rFonts w:asciiTheme="minorHAnsi" w:eastAsiaTheme="minorEastAsia" w:hAnsiTheme="minorHAnsi" w:cstheme="minorBidi"/>
          <w:noProof/>
          <w:sz w:val="22"/>
          <w:szCs w:val="22"/>
        </w:rPr>
      </w:pPr>
      <w:ins w:id="218" w:author="xx" w:date="2012-06-20T22:18: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_Toc327994121 \h </w:instrText>
        </w:r>
        <w:r>
          <w:rPr>
            <w:noProof/>
          </w:rPr>
        </w:r>
      </w:ins>
      <w:r>
        <w:rPr>
          <w:noProof/>
        </w:rPr>
        <w:fldChar w:fldCharType="separate"/>
      </w:r>
      <w:ins w:id="219" w:author="xx" w:date="2012-06-20T22:18:00Z">
        <w:r>
          <w:rPr>
            <w:noProof/>
          </w:rPr>
          <w:t>53</w:t>
        </w:r>
        <w:r>
          <w:rPr>
            <w:noProof/>
          </w:rPr>
          <w:fldChar w:fldCharType="end"/>
        </w:r>
      </w:ins>
    </w:p>
    <w:p w:rsidR="00E06E9E" w:rsidRDefault="00E06E9E">
      <w:pPr>
        <w:pStyle w:val="TOC1"/>
        <w:tabs>
          <w:tab w:val="left" w:pos="1320"/>
          <w:tab w:val="right" w:leader="dot" w:pos="9111"/>
        </w:tabs>
        <w:rPr>
          <w:ins w:id="220" w:author="xx" w:date="2012-06-20T22:18:00Z"/>
          <w:rFonts w:asciiTheme="minorHAnsi" w:eastAsiaTheme="minorEastAsia" w:hAnsiTheme="minorHAnsi" w:cstheme="minorBidi"/>
          <w:noProof/>
          <w:sz w:val="22"/>
          <w:szCs w:val="22"/>
        </w:rPr>
      </w:pPr>
      <w:ins w:id="221" w:author="xx" w:date="2012-06-20T22:18: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_Toc327994122 \h </w:instrText>
        </w:r>
        <w:r>
          <w:rPr>
            <w:noProof/>
          </w:rPr>
        </w:r>
      </w:ins>
      <w:r>
        <w:rPr>
          <w:noProof/>
        </w:rPr>
        <w:fldChar w:fldCharType="separate"/>
      </w:r>
      <w:ins w:id="222" w:author="xx" w:date="2012-06-20T22:18:00Z">
        <w:r>
          <w:rPr>
            <w:noProof/>
          </w:rPr>
          <w:t>54</w:t>
        </w:r>
        <w:r>
          <w:rPr>
            <w:noProof/>
          </w:rPr>
          <w:fldChar w:fldCharType="end"/>
        </w:r>
      </w:ins>
    </w:p>
    <w:p w:rsidR="00E06E9E" w:rsidRDefault="00E06E9E">
      <w:pPr>
        <w:pStyle w:val="TOC1"/>
        <w:tabs>
          <w:tab w:val="left" w:pos="1320"/>
          <w:tab w:val="right" w:leader="dot" w:pos="9111"/>
        </w:tabs>
        <w:rPr>
          <w:ins w:id="223" w:author="xx" w:date="2012-06-20T22:18:00Z"/>
          <w:rFonts w:asciiTheme="minorHAnsi" w:eastAsiaTheme="minorEastAsia" w:hAnsiTheme="minorHAnsi" w:cstheme="minorBidi"/>
          <w:noProof/>
          <w:sz w:val="22"/>
          <w:szCs w:val="22"/>
        </w:rPr>
      </w:pPr>
      <w:ins w:id="224" w:author="xx" w:date="2012-06-20T22:18: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_Toc327994123 \h </w:instrText>
        </w:r>
        <w:r>
          <w:rPr>
            <w:noProof/>
          </w:rPr>
        </w:r>
      </w:ins>
      <w:r>
        <w:rPr>
          <w:noProof/>
        </w:rPr>
        <w:fldChar w:fldCharType="separate"/>
      </w:r>
      <w:ins w:id="225" w:author="xx" w:date="2012-06-20T22:18:00Z">
        <w:r>
          <w:rPr>
            <w:noProof/>
          </w:rPr>
          <w:t>55</w:t>
        </w:r>
        <w:r>
          <w:rPr>
            <w:noProof/>
          </w:rPr>
          <w:fldChar w:fldCharType="end"/>
        </w:r>
      </w:ins>
    </w:p>
    <w:p w:rsidR="00E06E9E" w:rsidRDefault="00E06E9E">
      <w:pPr>
        <w:pStyle w:val="TOC1"/>
        <w:tabs>
          <w:tab w:val="left" w:pos="1320"/>
          <w:tab w:val="right" w:leader="dot" w:pos="9111"/>
        </w:tabs>
        <w:rPr>
          <w:ins w:id="226" w:author="xx" w:date="2012-06-20T22:18:00Z"/>
          <w:rFonts w:asciiTheme="minorHAnsi" w:eastAsiaTheme="minorEastAsia" w:hAnsiTheme="minorHAnsi" w:cstheme="minorBidi"/>
          <w:noProof/>
          <w:sz w:val="22"/>
          <w:szCs w:val="22"/>
        </w:rPr>
      </w:pPr>
      <w:ins w:id="227" w:author="xx" w:date="2012-06-20T22:18: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_Toc327994124 \h </w:instrText>
        </w:r>
        <w:r>
          <w:rPr>
            <w:noProof/>
          </w:rPr>
        </w:r>
      </w:ins>
      <w:r>
        <w:rPr>
          <w:noProof/>
        </w:rPr>
        <w:fldChar w:fldCharType="separate"/>
      </w:r>
      <w:ins w:id="228" w:author="xx" w:date="2012-06-20T22:18:00Z">
        <w:r>
          <w:rPr>
            <w:noProof/>
          </w:rPr>
          <w:t>56</w:t>
        </w:r>
        <w:r>
          <w:rPr>
            <w:noProof/>
          </w:rPr>
          <w:fldChar w:fldCharType="end"/>
        </w:r>
      </w:ins>
    </w:p>
    <w:p w:rsidR="00E06E9E" w:rsidRDefault="00E06E9E">
      <w:pPr>
        <w:pStyle w:val="TOC2"/>
        <w:tabs>
          <w:tab w:val="right" w:leader="dot" w:pos="9111"/>
        </w:tabs>
        <w:rPr>
          <w:ins w:id="229" w:author="xx" w:date="2012-06-20T22:18:00Z"/>
          <w:rFonts w:asciiTheme="minorHAnsi" w:eastAsiaTheme="minorEastAsia" w:hAnsiTheme="minorHAnsi" w:cstheme="minorBidi"/>
          <w:noProof/>
          <w:sz w:val="22"/>
          <w:szCs w:val="22"/>
        </w:rPr>
      </w:pPr>
      <w:ins w:id="230" w:author="xx" w:date="2012-06-20T22:18:00Z">
        <w:r>
          <w:rPr>
            <w:noProof/>
          </w:rPr>
          <w:t>Phụ lục A : Các khái niệm cơ bản</w:t>
        </w:r>
        <w:r>
          <w:rPr>
            <w:noProof/>
          </w:rPr>
          <w:tab/>
        </w:r>
        <w:r>
          <w:rPr>
            <w:noProof/>
          </w:rPr>
          <w:fldChar w:fldCharType="begin"/>
        </w:r>
        <w:r>
          <w:rPr>
            <w:noProof/>
          </w:rPr>
          <w:instrText xml:space="preserve"> PAGEREF _Toc327994125 \h </w:instrText>
        </w:r>
        <w:r>
          <w:rPr>
            <w:noProof/>
          </w:rPr>
        </w:r>
      </w:ins>
      <w:r>
        <w:rPr>
          <w:noProof/>
        </w:rPr>
        <w:fldChar w:fldCharType="separate"/>
      </w:r>
      <w:ins w:id="231" w:author="xx" w:date="2012-06-20T22:18:00Z">
        <w:r>
          <w:rPr>
            <w:noProof/>
          </w:rPr>
          <w:t>56</w:t>
        </w:r>
        <w:r>
          <w:rPr>
            <w:noProof/>
          </w:rPr>
          <w:fldChar w:fldCharType="end"/>
        </w:r>
      </w:ins>
    </w:p>
    <w:p w:rsidR="00E06E9E" w:rsidRDefault="00E06E9E">
      <w:pPr>
        <w:pStyle w:val="TOC2"/>
        <w:tabs>
          <w:tab w:val="right" w:leader="dot" w:pos="9111"/>
        </w:tabs>
        <w:rPr>
          <w:ins w:id="232" w:author="xx" w:date="2012-06-20T22:18:00Z"/>
          <w:rFonts w:asciiTheme="minorHAnsi" w:eastAsiaTheme="minorEastAsia" w:hAnsiTheme="minorHAnsi" w:cstheme="minorBidi"/>
          <w:noProof/>
          <w:sz w:val="22"/>
          <w:szCs w:val="22"/>
        </w:rPr>
      </w:pPr>
      <w:ins w:id="233" w:author="xx" w:date="2012-06-20T22:18:00Z">
        <w:r>
          <w:rPr>
            <w:noProof/>
          </w:rPr>
          <w:t>Phụ lục B : Các thư viện hỗ trợ</w:t>
        </w:r>
        <w:r>
          <w:rPr>
            <w:noProof/>
          </w:rPr>
          <w:tab/>
        </w:r>
        <w:r>
          <w:rPr>
            <w:noProof/>
          </w:rPr>
          <w:fldChar w:fldCharType="begin"/>
        </w:r>
        <w:r>
          <w:rPr>
            <w:noProof/>
          </w:rPr>
          <w:instrText xml:space="preserve"> PAGEREF _Toc327994126 \h </w:instrText>
        </w:r>
        <w:r>
          <w:rPr>
            <w:noProof/>
          </w:rPr>
        </w:r>
      </w:ins>
      <w:r>
        <w:rPr>
          <w:noProof/>
        </w:rPr>
        <w:fldChar w:fldCharType="separate"/>
      </w:r>
      <w:ins w:id="234" w:author="xx" w:date="2012-06-20T22:18:00Z">
        <w:r>
          <w:rPr>
            <w:noProof/>
          </w:rPr>
          <w:t>56</w:t>
        </w:r>
        <w:r>
          <w:rPr>
            <w:noProof/>
          </w:rPr>
          <w:fldChar w:fldCharType="end"/>
        </w:r>
      </w:ins>
    </w:p>
    <w:p w:rsidR="00B33D3F" w:rsidDel="00E06E9E" w:rsidRDefault="00076E9B">
      <w:pPr>
        <w:pStyle w:val="TOC3"/>
        <w:tabs>
          <w:tab w:val="right" w:leader="dot" w:pos="9111"/>
        </w:tabs>
        <w:rPr>
          <w:del w:id="235" w:author="xx" w:date="2012-06-20T22:18:00Z"/>
          <w:rFonts w:asciiTheme="minorHAnsi" w:eastAsiaTheme="minorEastAsia" w:hAnsiTheme="minorHAnsi" w:cstheme="minorBidi"/>
          <w:noProof/>
          <w:sz w:val="22"/>
          <w:szCs w:val="22"/>
        </w:rPr>
      </w:pPr>
      <w:del w:id="236" w:author="xx" w:date="2012-06-20T22:18:00Z">
        <w:r w:rsidDel="00E06E9E">
          <w:rPr>
            <w:noProof/>
            <w:lang w:bidi="he-IL"/>
          </w:rPr>
          <w:delText xml:space="preserve">NHẬN </w:delText>
        </w:r>
        <w:r w:rsidRPr="00D73577" w:rsidDel="00E06E9E">
          <w:rPr>
            <w:noProof/>
            <w:lang w:bidi="he-IL"/>
          </w:rPr>
          <w:delText>XÉT</w:delText>
        </w:r>
        <w:r w:rsidDel="00E06E9E">
          <w:rPr>
            <w:noProof/>
            <w:lang w:bidi="he-IL"/>
          </w:rPr>
          <w:delText xml:space="preserve"> CỦA GIÁO </w:delText>
        </w:r>
        <w:r w:rsidRPr="00D73577" w:rsidDel="00E06E9E">
          <w:rPr>
            <w:bCs/>
            <w:noProof/>
            <w:lang w:bidi="he-IL"/>
          </w:rPr>
          <w:delText>VIÊN</w:delText>
        </w:r>
        <w:r w:rsidDel="00E06E9E">
          <w:rPr>
            <w:noProof/>
            <w:lang w:bidi="he-IL"/>
          </w:rPr>
          <w:delText xml:space="preserve"> </w:delText>
        </w:r>
        <w:r w:rsidRPr="00D73577" w:rsidDel="00E06E9E">
          <w:rPr>
            <w:bCs/>
            <w:noProof/>
            <w:lang w:bidi="he-IL"/>
          </w:rPr>
          <w:delText>HƯỚNG</w:delText>
        </w:r>
        <w:r w:rsidDel="00E06E9E">
          <w:rPr>
            <w:noProof/>
            <w:lang w:bidi="he-IL"/>
          </w:rPr>
          <w:delText xml:space="preserve"> DẪN</w:delText>
        </w:r>
        <w:r w:rsidDel="00E06E9E">
          <w:rPr>
            <w:noProof/>
          </w:rPr>
          <w:tab/>
        </w:r>
        <w:r w:rsidR="00B33D3F" w:rsidDel="00E06E9E">
          <w:rPr>
            <w:noProof/>
          </w:rPr>
          <w:delText>i</w:delText>
        </w:r>
      </w:del>
    </w:p>
    <w:p w:rsidR="00076E9B" w:rsidDel="00E06E9E" w:rsidRDefault="00682A98">
      <w:pPr>
        <w:pStyle w:val="TOC3"/>
        <w:tabs>
          <w:tab w:val="right" w:leader="dot" w:pos="9111"/>
        </w:tabs>
        <w:rPr>
          <w:del w:id="237" w:author="xx" w:date="2012-06-20T22:18:00Z"/>
          <w:rFonts w:asciiTheme="minorHAnsi" w:eastAsiaTheme="minorEastAsia" w:hAnsiTheme="minorHAnsi" w:cstheme="minorBidi"/>
          <w:noProof/>
          <w:sz w:val="22"/>
          <w:szCs w:val="22"/>
        </w:rPr>
      </w:pPr>
      <w:del w:id="238" w:author="xx" w:date="2012-06-20T22:18:00Z">
        <w:r w:rsidDel="00E06E9E">
          <w:rPr>
            <w:noProof/>
          </w:rPr>
          <w:delText>i</w:delText>
        </w:r>
      </w:del>
    </w:p>
    <w:p w:rsidR="00B33D3F" w:rsidDel="00E06E9E" w:rsidRDefault="00076E9B">
      <w:pPr>
        <w:pStyle w:val="TOC3"/>
        <w:tabs>
          <w:tab w:val="right" w:leader="dot" w:pos="9111"/>
        </w:tabs>
        <w:rPr>
          <w:del w:id="239" w:author="xx" w:date="2012-06-20T22:18:00Z"/>
          <w:rFonts w:asciiTheme="minorHAnsi" w:eastAsiaTheme="minorEastAsia" w:hAnsiTheme="minorHAnsi" w:cstheme="minorBidi"/>
          <w:noProof/>
          <w:sz w:val="22"/>
          <w:szCs w:val="22"/>
        </w:rPr>
      </w:pPr>
      <w:del w:id="240" w:author="xx" w:date="2012-06-20T22:18:00Z">
        <w:r w:rsidDel="00E06E9E">
          <w:rPr>
            <w:noProof/>
            <w:lang w:bidi="he-IL"/>
          </w:rPr>
          <w:delText>NHẬN XÉT CỦA GIÁO VIÊN PHẢN BIỆN</w:delText>
        </w:r>
        <w:r w:rsidDel="00E06E9E">
          <w:rPr>
            <w:noProof/>
          </w:rPr>
          <w:tab/>
        </w:r>
        <w:r w:rsidR="00B33D3F" w:rsidDel="00E06E9E">
          <w:rPr>
            <w:noProof/>
          </w:rPr>
          <w:delText>ii</w:delText>
        </w:r>
      </w:del>
    </w:p>
    <w:p w:rsidR="00076E9B" w:rsidDel="00E06E9E" w:rsidRDefault="00682A98">
      <w:pPr>
        <w:pStyle w:val="TOC3"/>
        <w:tabs>
          <w:tab w:val="right" w:leader="dot" w:pos="9111"/>
        </w:tabs>
        <w:rPr>
          <w:del w:id="241" w:author="xx" w:date="2012-06-20T22:18:00Z"/>
          <w:rFonts w:asciiTheme="minorHAnsi" w:eastAsiaTheme="minorEastAsia" w:hAnsiTheme="minorHAnsi" w:cstheme="minorBidi"/>
          <w:noProof/>
          <w:sz w:val="22"/>
          <w:szCs w:val="22"/>
        </w:rPr>
      </w:pPr>
      <w:del w:id="242" w:author="xx" w:date="2012-06-20T22:18:00Z">
        <w:r w:rsidDel="00E06E9E">
          <w:rPr>
            <w:noProof/>
          </w:rPr>
          <w:delText>ii</w:delText>
        </w:r>
      </w:del>
    </w:p>
    <w:p w:rsidR="00B33D3F" w:rsidDel="00E06E9E" w:rsidRDefault="00076E9B">
      <w:pPr>
        <w:pStyle w:val="TOC3"/>
        <w:tabs>
          <w:tab w:val="right" w:leader="dot" w:pos="9111"/>
        </w:tabs>
        <w:rPr>
          <w:del w:id="243" w:author="xx" w:date="2012-06-20T22:18:00Z"/>
          <w:rFonts w:asciiTheme="minorHAnsi" w:eastAsiaTheme="minorEastAsia" w:hAnsiTheme="minorHAnsi" w:cstheme="minorBidi"/>
          <w:noProof/>
          <w:sz w:val="22"/>
          <w:szCs w:val="22"/>
        </w:rPr>
      </w:pPr>
      <w:del w:id="244" w:author="xx" w:date="2012-06-20T22:18:00Z">
        <w:r w:rsidDel="00E06E9E">
          <w:rPr>
            <w:noProof/>
            <w:lang w:bidi="he-IL"/>
          </w:rPr>
          <w:delText>LỜI CẢM ƠN</w:delText>
        </w:r>
        <w:r w:rsidDel="00E06E9E">
          <w:rPr>
            <w:noProof/>
          </w:rPr>
          <w:tab/>
        </w:r>
        <w:r w:rsidR="00B33D3F" w:rsidDel="00E06E9E">
          <w:rPr>
            <w:noProof/>
          </w:rPr>
          <w:delText>iv</w:delText>
        </w:r>
      </w:del>
    </w:p>
    <w:p w:rsidR="00076E9B" w:rsidDel="00E06E9E" w:rsidRDefault="00682A98">
      <w:pPr>
        <w:pStyle w:val="TOC3"/>
        <w:tabs>
          <w:tab w:val="right" w:leader="dot" w:pos="9111"/>
        </w:tabs>
        <w:rPr>
          <w:del w:id="245" w:author="xx" w:date="2012-06-20T22:18:00Z"/>
          <w:rFonts w:asciiTheme="minorHAnsi" w:eastAsiaTheme="minorEastAsia" w:hAnsiTheme="minorHAnsi" w:cstheme="minorBidi"/>
          <w:noProof/>
          <w:sz w:val="22"/>
          <w:szCs w:val="22"/>
        </w:rPr>
      </w:pPr>
      <w:del w:id="246" w:author="xx" w:date="2012-06-20T22:18:00Z">
        <w:r w:rsidDel="00E06E9E">
          <w:rPr>
            <w:noProof/>
          </w:rPr>
          <w:delText>iv</w:delText>
        </w:r>
      </w:del>
    </w:p>
    <w:p w:rsidR="00B33D3F" w:rsidDel="00E06E9E" w:rsidRDefault="00076E9B">
      <w:pPr>
        <w:pStyle w:val="TOC3"/>
        <w:tabs>
          <w:tab w:val="right" w:leader="dot" w:pos="9111"/>
        </w:tabs>
        <w:rPr>
          <w:del w:id="247" w:author="xx" w:date="2012-06-20T22:18:00Z"/>
          <w:rFonts w:asciiTheme="minorHAnsi" w:eastAsiaTheme="minorEastAsia" w:hAnsiTheme="minorHAnsi" w:cstheme="minorBidi"/>
          <w:noProof/>
          <w:sz w:val="22"/>
          <w:szCs w:val="22"/>
        </w:rPr>
      </w:pPr>
      <w:del w:id="248" w:author="xx" w:date="2012-06-20T22:18:00Z">
        <w:r w:rsidDel="00E06E9E">
          <w:rPr>
            <w:noProof/>
            <w:lang w:bidi="he-IL"/>
          </w:rPr>
          <w:delText>ĐỀ CƯƠNG CHI TIẾT</w:delText>
        </w:r>
        <w:r w:rsidDel="00E06E9E">
          <w:rPr>
            <w:noProof/>
          </w:rPr>
          <w:tab/>
        </w:r>
        <w:r w:rsidR="00B33D3F" w:rsidDel="00E06E9E">
          <w:rPr>
            <w:noProof/>
          </w:rPr>
          <w:delText>v</w:delText>
        </w:r>
      </w:del>
    </w:p>
    <w:p w:rsidR="00076E9B" w:rsidDel="00E06E9E" w:rsidRDefault="00682A98">
      <w:pPr>
        <w:pStyle w:val="TOC3"/>
        <w:tabs>
          <w:tab w:val="right" w:leader="dot" w:pos="9111"/>
        </w:tabs>
        <w:rPr>
          <w:del w:id="249" w:author="xx" w:date="2012-06-20T22:18:00Z"/>
          <w:rFonts w:asciiTheme="minorHAnsi" w:eastAsiaTheme="minorEastAsia" w:hAnsiTheme="minorHAnsi" w:cstheme="minorBidi"/>
          <w:noProof/>
          <w:sz w:val="22"/>
          <w:szCs w:val="22"/>
        </w:rPr>
      </w:pPr>
      <w:del w:id="250" w:author="xx" w:date="2012-06-20T22:18:00Z">
        <w:r w:rsidDel="00E06E9E">
          <w:rPr>
            <w:noProof/>
          </w:rPr>
          <w:delText>v</w:delText>
        </w:r>
      </w:del>
    </w:p>
    <w:p w:rsidR="00B33D3F" w:rsidDel="00E06E9E" w:rsidRDefault="00076E9B">
      <w:pPr>
        <w:pStyle w:val="TOC3"/>
        <w:tabs>
          <w:tab w:val="right" w:leader="dot" w:pos="9111"/>
        </w:tabs>
        <w:rPr>
          <w:del w:id="251" w:author="xx" w:date="2012-06-20T22:18:00Z"/>
          <w:rFonts w:asciiTheme="minorHAnsi" w:eastAsiaTheme="minorEastAsia" w:hAnsiTheme="minorHAnsi" w:cstheme="minorBidi"/>
          <w:noProof/>
          <w:sz w:val="22"/>
          <w:szCs w:val="22"/>
        </w:rPr>
      </w:pPr>
      <w:del w:id="252" w:author="xx" w:date="2012-06-20T22:18:00Z">
        <w:r w:rsidDel="00E06E9E">
          <w:rPr>
            <w:noProof/>
            <w:lang w:bidi="he-IL"/>
          </w:rPr>
          <w:delText>MỤC LỤC</w:delText>
        </w:r>
        <w:r w:rsidDel="00E06E9E">
          <w:rPr>
            <w:noProof/>
          </w:rPr>
          <w:tab/>
        </w:r>
        <w:r w:rsidR="00B33D3F" w:rsidDel="00E06E9E">
          <w:rPr>
            <w:noProof/>
          </w:rPr>
          <w:delText>viii</w:delText>
        </w:r>
      </w:del>
    </w:p>
    <w:p w:rsidR="00076E9B" w:rsidDel="00E06E9E" w:rsidRDefault="00682A98">
      <w:pPr>
        <w:pStyle w:val="TOC3"/>
        <w:tabs>
          <w:tab w:val="right" w:leader="dot" w:pos="9111"/>
        </w:tabs>
        <w:rPr>
          <w:del w:id="253" w:author="xx" w:date="2012-06-20T22:18:00Z"/>
          <w:rFonts w:asciiTheme="minorHAnsi" w:eastAsiaTheme="minorEastAsia" w:hAnsiTheme="minorHAnsi" w:cstheme="minorBidi"/>
          <w:noProof/>
          <w:sz w:val="22"/>
          <w:szCs w:val="22"/>
        </w:rPr>
      </w:pPr>
      <w:del w:id="254" w:author="xx" w:date="2012-06-20T22:18:00Z">
        <w:r w:rsidDel="00E06E9E">
          <w:rPr>
            <w:noProof/>
          </w:rPr>
          <w:delText>viii</w:delText>
        </w:r>
      </w:del>
    </w:p>
    <w:p w:rsidR="00B33D3F" w:rsidDel="00E06E9E" w:rsidRDefault="00076E9B">
      <w:pPr>
        <w:pStyle w:val="TOC3"/>
        <w:tabs>
          <w:tab w:val="right" w:leader="dot" w:pos="9111"/>
        </w:tabs>
        <w:rPr>
          <w:del w:id="255" w:author="xx" w:date="2012-06-20T22:18:00Z"/>
          <w:rFonts w:asciiTheme="minorHAnsi" w:eastAsiaTheme="minorEastAsia" w:hAnsiTheme="minorHAnsi" w:cstheme="minorBidi"/>
          <w:noProof/>
          <w:sz w:val="22"/>
          <w:szCs w:val="22"/>
        </w:rPr>
      </w:pPr>
      <w:del w:id="256" w:author="xx" w:date="2012-06-20T22:18:00Z">
        <w:r w:rsidDel="00E06E9E">
          <w:rPr>
            <w:noProof/>
            <w:lang w:bidi="he-IL"/>
          </w:rPr>
          <w:delText>DANH SÁCH CÁC BẢNG</w:delText>
        </w:r>
        <w:r w:rsidDel="00E06E9E">
          <w:rPr>
            <w:noProof/>
          </w:rPr>
          <w:tab/>
        </w:r>
        <w:r w:rsidR="00B33D3F" w:rsidDel="00E06E9E">
          <w:rPr>
            <w:noProof/>
          </w:rPr>
          <w:delText>xii</w:delText>
        </w:r>
      </w:del>
    </w:p>
    <w:p w:rsidR="00076E9B" w:rsidDel="00E06E9E" w:rsidRDefault="00682A98">
      <w:pPr>
        <w:pStyle w:val="TOC3"/>
        <w:tabs>
          <w:tab w:val="right" w:leader="dot" w:pos="9111"/>
        </w:tabs>
        <w:rPr>
          <w:del w:id="257" w:author="xx" w:date="2012-06-20T22:18:00Z"/>
          <w:rFonts w:asciiTheme="minorHAnsi" w:eastAsiaTheme="minorEastAsia" w:hAnsiTheme="minorHAnsi" w:cstheme="minorBidi"/>
          <w:noProof/>
          <w:sz w:val="22"/>
          <w:szCs w:val="22"/>
        </w:rPr>
      </w:pPr>
      <w:del w:id="258" w:author="xx" w:date="2012-06-20T22:18:00Z">
        <w:r w:rsidDel="00E06E9E">
          <w:rPr>
            <w:noProof/>
          </w:rPr>
          <w:delText>xii</w:delText>
        </w:r>
      </w:del>
    </w:p>
    <w:p w:rsidR="00B33D3F" w:rsidDel="00E06E9E" w:rsidRDefault="00076E9B">
      <w:pPr>
        <w:pStyle w:val="TOC3"/>
        <w:tabs>
          <w:tab w:val="right" w:leader="dot" w:pos="9111"/>
        </w:tabs>
        <w:rPr>
          <w:del w:id="259" w:author="xx" w:date="2012-06-20T22:18:00Z"/>
          <w:rFonts w:asciiTheme="minorHAnsi" w:eastAsiaTheme="minorEastAsia" w:hAnsiTheme="minorHAnsi" w:cstheme="minorBidi"/>
          <w:noProof/>
          <w:sz w:val="22"/>
          <w:szCs w:val="22"/>
        </w:rPr>
      </w:pPr>
      <w:del w:id="260" w:author="xx" w:date="2012-06-20T22:18:00Z">
        <w:r w:rsidDel="00E06E9E">
          <w:rPr>
            <w:noProof/>
            <w:lang w:bidi="he-IL"/>
          </w:rPr>
          <w:delText>DANH SÁCH CÁC HÌNH VẼ</w:delText>
        </w:r>
        <w:r w:rsidDel="00E06E9E">
          <w:rPr>
            <w:noProof/>
          </w:rPr>
          <w:tab/>
        </w:r>
        <w:r w:rsidR="00B33D3F" w:rsidDel="00E06E9E">
          <w:rPr>
            <w:noProof/>
          </w:rPr>
          <w:delText>xiii</w:delText>
        </w:r>
      </w:del>
    </w:p>
    <w:p w:rsidR="00076E9B" w:rsidDel="00E06E9E" w:rsidRDefault="00682A98">
      <w:pPr>
        <w:pStyle w:val="TOC3"/>
        <w:tabs>
          <w:tab w:val="right" w:leader="dot" w:pos="9111"/>
        </w:tabs>
        <w:rPr>
          <w:del w:id="261" w:author="xx" w:date="2012-06-20T22:18:00Z"/>
          <w:rFonts w:asciiTheme="minorHAnsi" w:eastAsiaTheme="minorEastAsia" w:hAnsiTheme="minorHAnsi" w:cstheme="minorBidi"/>
          <w:noProof/>
          <w:sz w:val="22"/>
          <w:szCs w:val="22"/>
        </w:rPr>
      </w:pPr>
      <w:del w:id="262" w:author="xx" w:date="2012-06-20T22:18:00Z">
        <w:r w:rsidDel="00E06E9E">
          <w:rPr>
            <w:noProof/>
          </w:rPr>
          <w:delText>xiii</w:delText>
        </w:r>
      </w:del>
    </w:p>
    <w:p w:rsidR="00B33D3F" w:rsidDel="00E06E9E" w:rsidRDefault="00076E9B">
      <w:pPr>
        <w:pStyle w:val="TOC1"/>
        <w:tabs>
          <w:tab w:val="left" w:pos="1320"/>
          <w:tab w:val="right" w:leader="dot" w:pos="9111"/>
        </w:tabs>
        <w:rPr>
          <w:del w:id="263" w:author="xx" w:date="2012-06-20T22:18:00Z"/>
          <w:rFonts w:asciiTheme="minorHAnsi" w:eastAsiaTheme="minorEastAsia" w:hAnsiTheme="minorHAnsi" w:cstheme="minorBidi"/>
          <w:noProof/>
          <w:sz w:val="22"/>
          <w:szCs w:val="22"/>
        </w:rPr>
      </w:pPr>
      <w:del w:id="264" w:author="xx" w:date="2012-06-20T22:18:00Z">
        <w:r w:rsidDel="00E06E9E">
          <w:rPr>
            <w:noProof/>
          </w:rPr>
          <w:delText>Chương 1</w:delText>
        </w:r>
        <w:r w:rsidDel="00E06E9E">
          <w:rPr>
            <w:rFonts w:asciiTheme="minorHAnsi" w:eastAsiaTheme="minorEastAsia" w:hAnsiTheme="minorHAnsi" w:cstheme="minorBidi"/>
            <w:noProof/>
            <w:sz w:val="22"/>
            <w:szCs w:val="22"/>
          </w:rPr>
          <w:tab/>
        </w:r>
        <w:r w:rsidDel="00E06E9E">
          <w:rPr>
            <w:noProof/>
          </w:rPr>
          <w:delText>MỞ ĐẦU</w:delText>
        </w:r>
        <w:r w:rsidDel="00E06E9E">
          <w:rPr>
            <w:noProof/>
          </w:rPr>
          <w:tab/>
        </w:r>
        <w:r w:rsidR="00B33D3F" w:rsidDel="00E06E9E">
          <w:rPr>
            <w:noProof/>
          </w:rPr>
          <w:delText>1</w:delText>
        </w:r>
      </w:del>
    </w:p>
    <w:p w:rsidR="00076E9B" w:rsidDel="00E06E9E" w:rsidRDefault="00682A98">
      <w:pPr>
        <w:pStyle w:val="TOC1"/>
        <w:tabs>
          <w:tab w:val="left" w:pos="1320"/>
          <w:tab w:val="right" w:leader="dot" w:pos="9111"/>
        </w:tabs>
        <w:rPr>
          <w:del w:id="265" w:author="xx" w:date="2012-06-20T22:18:00Z"/>
          <w:rFonts w:asciiTheme="minorHAnsi" w:eastAsiaTheme="minorEastAsia" w:hAnsiTheme="minorHAnsi" w:cstheme="minorBidi"/>
          <w:noProof/>
          <w:sz w:val="22"/>
          <w:szCs w:val="22"/>
        </w:rPr>
      </w:pPr>
      <w:del w:id="266" w:author="xx" w:date="2012-06-20T22:18:00Z">
        <w:r w:rsidDel="00E06E9E">
          <w:rPr>
            <w:noProof/>
          </w:rPr>
          <w:delText>1</w:delText>
        </w:r>
      </w:del>
    </w:p>
    <w:p w:rsidR="00B33D3F" w:rsidDel="00E06E9E" w:rsidRDefault="00076E9B">
      <w:pPr>
        <w:pStyle w:val="TOC1"/>
        <w:tabs>
          <w:tab w:val="left" w:pos="1320"/>
          <w:tab w:val="right" w:leader="dot" w:pos="9111"/>
        </w:tabs>
        <w:rPr>
          <w:del w:id="267" w:author="xx" w:date="2012-06-20T22:18:00Z"/>
          <w:rFonts w:asciiTheme="minorHAnsi" w:eastAsiaTheme="minorEastAsia" w:hAnsiTheme="minorHAnsi" w:cstheme="minorBidi"/>
          <w:noProof/>
          <w:sz w:val="22"/>
          <w:szCs w:val="22"/>
        </w:rPr>
      </w:pPr>
      <w:del w:id="268" w:author="xx" w:date="2012-06-20T22:18:00Z">
        <w:r w:rsidDel="00E06E9E">
          <w:rPr>
            <w:noProof/>
          </w:rPr>
          <w:delText>Chương 2</w:delText>
        </w:r>
        <w:r w:rsidDel="00E06E9E">
          <w:rPr>
            <w:rFonts w:asciiTheme="minorHAnsi" w:eastAsiaTheme="minorEastAsia" w:hAnsiTheme="minorHAnsi" w:cstheme="minorBidi"/>
            <w:noProof/>
            <w:sz w:val="22"/>
            <w:szCs w:val="22"/>
          </w:rPr>
          <w:tab/>
        </w:r>
        <w:r w:rsidDel="00E06E9E">
          <w:rPr>
            <w:noProof/>
          </w:rPr>
          <w:delText>TỒNG QUAN</w:delText>
        </w:r>
        <w:r w:rsidDel="00E06E9E">
          <w:rPr>
            <w:noProof/>
          </w:rPr>
          <w:tab/>
        </w:r>
        <w:r w:rsidR="00B33D3F" w:rsidDel="00E06E9E">
          <w:rPr>
            <w:noProof/>
          </w:rPr>
          <w:delText>2</w:delText>
        </w:r>
      </w:del>
    </w:p>
    <w:p w:rsidR="00076E9B" w:rsidDel="00E06E9E" w:rsidRDefault="00682A98">
      <w:pPr>
        <w:pStyle w:val="TOC1"/>
        <w:tabs>
          <w:tab w:val="left" w:pos="1320"/>
          <w:tab w:val="right" w:leader="dot" w:pos="9111"/>
        </w:tabs>
        <w:rPr>
          <w:del w:id="269" w:author="xx" w:date="2012-06-20T22:18:00Z"/>
          <w:rFonts w:asciiTheme="minorHAnsi" w:eastAsiaTheme="minorEastAsia" w:hAnsiTheme="minorHAnsi" w:cstheme="minorBidi"/>
          <w:noProof/>
          <w:sz w:val="22"/>
          <w:szCs w:val="22"/>
        </w:rPr>
      </w:pPr>
      <w:del w:id="270" w:author="xx" w:date="2012-06-20T22:18:00Z">
        <w:r w:rsidDel="00E06E9E">
          <w:rPr>
            <w:noProof/>
          </w:rPr>
          <w:delText>2</w:delText>
        </w:r>
      </w:del>
    </w:p>
    <w:p w:rsidR="00B33D3F" w:rsidDel="00E06E9E" w:rsidRDefault="00076E9B">
      <w:pPr>
        <w:pStyle w:val="TOC1"/>
        <w:tabs>
          <w:tab w:val="left" w:pos="1320"/>
          <w:tab w:val="right" w:leader="dot" w:pos="9111"/>
        </w:tabs>
        <w:rPr>
          <w:del w:id="271" w:author="xx" w:date="2012-06-20T22:18:00Z"/>
          <w:rFonts w:asciiTheme="minorHAnsi" w:eastAsiaTheme="minorEastAsia" w:hAnsiTheme="minorHAnsi" w:cstheme="minorBidi"/>
          <w:noProof/>
          <w:sz w:val="22"/>
          <w:szCs w:val="22"/>
        </w:rPr>
      </w:pPr>
      <w:del w:id="272" w:author="xx" w:date="2012-06-20T22:18:00Z">
        <w:r w:rsidDel="00E06E9E">
          <w:rPr>
            <w:noProof/>
          </w:rPr>
          <w:delText>Chương 3</w:delText>
        </w:r>
        <w:r w:rsidDel="00E06E9E">
          <w:rPr>
            <w:rFonts w:asciiTheme="minorHAnsi" w:eastAsiaTheme="minorEastAsia" w:hAnsiTheme="minorHAnsi" w:cstheme="minorBidi"/>
            <w:noProof/>
            <w:sz w:val="22"/>
            <w:szCs w:val="22"/>
          </w:rPr>
          <w:tab/>
        </w:r>
        <w:r w:rsidDel="00E06E9E">
          <w:rPr>
            <w:noProof/>
          </w:rPr>
          <w:delText>KHẢO SÁT HIỆN TRẠNG</w:delText>
        </w:r>
        <w:r w:rsidDel="00E06E9E">
          <w:rPr>
            <w:noProof/>
          </w:rPr>
          <w:tab/>
        </w:r>
        <w:r w:rsidR="00B33D3F" w:rsidDel="00E06E9E">
          <w:rPr>
            <w:noProof/>
          </w:rPr>
          <w:delText>4</w:delText>
        </w:r>
      </w:del>
    </w:p>
    <w:p w:rsidR="00076E9B" w:rsidDel="00E06E9E" w:rsidRDefault="00682A98">
      <w:pPr>
        <w:pStyle w:val="TOC1"/>
        <w:tabs>
          <w:tab w:val="left" w:pos="1320"/>
          <w:tab w:val="right" w:leader="dot" w:pos="9111"/>
        </w:tabs>
        <w:rPr>
          <w:del w:id="273" w:author="xx" w:date="2012-06-20T22:18:00Z"/>
          <w:rFonts w:asciiTheme="minorHAnsi" w:eastAsiaTheme="minorEastAsia" w:hAnsiTheme="minorHAnsi" w:cstheme="minorBidi"/>
          <w:noProof/>
          <w:sz w:val="22"/>
          <w:szCs w:val="22"/>
        </w:rPr>
      </w:pPr>
      <w:del w:id="274" w:author="xx" w:date="2012-06-20T22:18:00Z">
        <w:r w:rsidDel="00E06E9E">
          <w:rPr>
            <w:noProof/>
          </w:rPr>
          <w:delText>4</w:delText>
        </w:r>
      </w:del>
    </w:p>
    <w:p w:rsidR="00B33D3F" w:rsidDel="00E06E9E" w:rsidRDefault="00076E9B">
      <w:pPr>
        <w:pStyle w:val="TOC2"/>
        <w:tabs>
          <w:tab w:val="left" w:pos="1040"/>
          <w:tab w:val="right" w:leader="dot" w:pos="9111"/>
        </w:tabs>
        <w:rPr>
          <w:del w:id="275" w:author="xx" w:date="2012-06-20T22:18:00Z"/>
          <w:rFonts w:asciiTheme="minorHAnsi" w:eastAsiaTheme="minorEastAsia" w:hAnsiTheme="minorHAnsi" w:cstheme="minorBidi"/>
          <w:noProof/>
          <w:sz w:val="22"/>
          <w:szCs w:val="22"/>
        </w:rPr>
      </w:pPr>
      <w:del w:id="276" w:author="xx" w:date="2012-06-20T22:18:00Z">
        <w:r w:rsidDel="00E06E9E">
          <w:rPr>
            <w:noProof/>
          </w:rPr>
          <w:delText>3.1</w:delText>
        </w:r>
        <w:r w:rsidDel="00E06E9E">
          <w:rPr>
            <w:rFonts w:asciiTheme="minorHAnsi" w:eastAsiaTheme="minorEastAsia" w:hAnsiTheme="minorHAnsi" w:cstheme="minorBidi"/>
            <w:noProof/>
            <w:sz w:val="22"/>
            <w:szCs w:val="22"/>
          </w:rPr>
          <w:tab/>
        </w:r>
        <w:r w:rsidDel="00E06E9E">
          <w:rPr>
            <w:noProof/>
          </w:rPr>
          <w:delText>Cơ sở lý thuyết</w:delText>
        </w:r>
        <w:r w:rsidDel="00E06E9E">
          <w:rPr>
            <w:noProof/>
          </w:rPr>
          <w:tab/>
        </w:r>
        <w:r w:rsidR="00B33D3F" w:rsidDel="00E06E9E">
          <w:rPr>
            <w:noProof/>
          </w:rPr>
          <w:delText>4</w:delText>
        </w:r>
      </w:del>
    </w:p>
    <w:p w:rsidR="00076E9B" w:rsidDel="00E06E9E" w:rsidRDefault="00682A98">
      <w:pPr>
        <w:pStyle w:val="TOC2"/>
        <w:tabs>
          <w:tab w:val="left" w:pos="1040"/>
          <w:tab w:val="right" w:leader="dot" w:pos="9111"/>
        </w:tabs>
        <w:rPr>
          <w:del w:id="277" w:author="xx" w:date="2012-06-20T22:18:00Z"/>
          <w:rFonts w:asciiTheme="minorHAnsi" w:eastAsiaTheme="minorEastAsia" w:hAnsiTheme="minorHAnsi" w:cstheme="minorBidi"/>
          <w:noProof/>
          <w:sz w:val="22"/>
          <w:szCs w:val="22"/>
        </w:rPr>
      </w:pPr>
      <w:del w:id="278" w:author="xx" w:date="2012-06-20T22:18:00Z">
        <w:r w:rsidDel="00E06E9E">
          <w:rPr>
            <w:noProof/>
          </w:rPr>
          <w:delText>4</w:delText>
        </w:r>
      </w:del>
    </w:p>
    <w:p w:rsidR="00B33D3F" w:rsidDel="00E06E9E" w:rsidRDefault="00076E9B">
      <w:pPr>
        <w:pStyle w:val="TOC2"/>
        <w:tabs>
          <w:tab w:val="left" w:pos="1040"/>
          <w:tab w:val="right" w:leader="dot" w:pos="9111"/>
        </w:tabs>
        <w:rPr>
          <w:del w:id="279" w:author="xx" w:date="2012-06-20T22:18:00Z"/>
          <w:rFonts w:asciiTheme="minorHAnsi" w:eastAsiaTheme="minorEastAsia" w:hAnsiTheme="minorHAnsi" w:cstheme="minorBidi"/>
          <w:noProof/>
          <w:sz w:val="22"/>
          <w:szCs w:val="22"/>
        </w:rPr>
      </w:pPr>
      <w:del w:id="280" w:author="xx" w:date="2012-06-20T22:18:00Z">
        <w:r w:rsidDel="00E06E9E">
          <w:rPr>
            <w:noProof/>
          </w:rPr>
          <w:delText>3.2</w:delText>
        </w:r>
        <w:r w:rsidDel="00E06E9E">
          <w:rPr>
            <w:rFonts w:asciiTheme="minorHAnsi" w:eastAsiaTheme="minorEastAsia" w:hAnsiTheme="minorHAnsi" w:cstheme="minorBidi"/>
            <w:noProof/>
            <w:sz w:val="22"/>
            <w:szCs w:val="22"/>
          </w:rPr>
          <w:tab/>
        </w:r>
        <w:r w:rsidDel="00E06E9E">
          <w:rPr>
            <w:noProof/>
          </w:rPr>
          <w:delText>Tìm hiểu thực tế</w:delText>
        </w:r>
        <w:r w:rsidDel="00E06E9E">
          <w:rPr>
            <w:noProof/>
          </w:rPr>
          <w:tab/>
        </w:r>
        <w:r w:rsidR="00B33D3F" w:rsidDel="00E06E9E">
          <w:rPr>
            <w:noProof/>
          </w:rPr>
          <w:delText>6</w:delText>
        </w:r>
      </w:del>
    </w:p>
    <w:p w:rsidR="00076E9B" w:rsidDel="00E06E9E" w:rsidRDefault="00682A98">
      <w:pPr>
        <w:pStyle w:val="TOC2"/>
        <w:tabs>
          <w:tab w:val="left" w:pos="1040"/>
          <w:tab w:val="right" w:leader="dot" w:pos="9111"/>
        </w:tabs>
        <w:rPr>
          <w:del w:id="281" w:author="xx" w:date="2012-06-20T22:18:00Z"/>
          <w:rFonts w:asciiTheme="minorHAnsi" w:eastAsiaTheme="minorEastAsia" w:hAnsiTheme="minorHAnsi" w:cstheme="minorBidi"/>
          <w:noProof/>
          <w:sz w:val="22"/>
          <w:szCs w:val="22"/>
        </w:rPr>
      </w:pPr>
      <w:del w:id="282" w:author="xx" w:date="2012-06-20T22:18:00Z">
        <w:r w:rsidDel="00E06E9E">
          <w:rPr>
            <w:noProof/>
          </w:rPr>
          <w:delText>6</w:delText>
        </w:r>
      </w:del>
    </w:p>
    <w:p w:rsidR="00B33D3F" w:rsidDel="00E06E9E" w:rsidRDefault="00076E9B">
      <w:pPr>
        <w:pStyle w:val="TOC3"/>
        <w:tabs>
          <w:tab w:val="left" w:pos="1320"/>
          <w:tab w:val="right" w:leader="dot" w:pos="9111"/>
        </w:tabs>
        <w:rPr>
          <w:del w:id="283" w:author="xx" w:date="2012-06-20T22:18:00Z"/>
          <w:rFonts w:asciiTheme="minorHAnsi" w:eastAsiaTheme="minorEastAsia" w:hAnsiTheme="minorHAnsi" w:cstheme="minorBidi"/>
          <w:noProof/>
          <w:sz w:val="22"/>
          <w:szCs w:val="22"/>
        </w:rPr>
      </w:pPr>
      <w:del w:id="284" w:author="xx" w:date="2012-06-20T22:18:00Z">
        <w:r w:rsidDel="00E06E9E">
          <w:rPr>
            <w:noProof/>
          </w:rPr>
          <w:delText>3.2.1</w:delText>
        </w:r>
        <w:r w:rsidDel="00E06E9E">
          <w:rPr>
            <w:rFonts w:asciiTheme="minorHAnsi" w:eastAsiaTheme="minorEastAsia" w:hAnsiTheme="minorHAnsi" w:cstheme="minorBidi"/>
            <w:noProof/>
            <w:sz w:val="22"/>
            <w:szCs w:val="22"/>
          </w:rPr>
          <w:tab/>
        </w:r>
        <w:r w:rsidDel="00E06E9E">
          <w:rPr>
            <w:noProof/>
          </w:rPr>
          <w:delText>Team foundation server (TFS)</w:delText>
        </w:r>
        <w:r w:rsidDel="00E06E9E">
          <w:rPr>
            <w:noProof/>
          </w:rPr>
          <w:tab/>
        </w:r>
        <w:r w:rsidR="00B33D3F" w:rsidDel="00E06E9E">
          <w:rPr>
            <w:noProof/>
          </w:rPr>
          <w:delText>6</w:delText>
        </w:r>
      </w:del>
    </w:p>
    <w:p w:rsidR="00076E9B" w:rsidDel="00E06E9E" w:rsidRDefault="00682A98">
      <w:pPr>
        <w:pStyle w:val="TOC3"/>
        <w:tabs>
          <w:tab w:val="left" w:pos="1320"/>
          <w:tab w:val="right" w:leader="dot" w:pos="9111"/>
        </w:tabs>
        <w:rPr>
          <w:del w:id="285" w:author="xx" w:date="2012-06-20T22:18:00Z"/>
          <w:rFonts w:asciiTheme="minorHAnsi" w:eastAsiaTheme="minorEastAsia" w:hAnsiTheme="minorHAnsi" w:cstheme="minorBidi"/>
          <w:noProof/>
          <w:sz w:val="22"/>
          <w:szCs w:val="22"/>
        </w:rPr>
      </w:pPr>
      <w:del w:id="286" w:author="xx" w:date="2012-06-20T22:18:00Z">
        <w:r w:rsidDel="00E06E9E">
          <w:rPr>
            <w:noProof/>
          </w:rPr>
          <w:delText>6</w:delText>
        </w:r>
      </w:del>
    </w:p>
    <w:p w:rsidR="00B33D3F" w:rsidDel="00E06E9E" w:rsidRDefault="00076E9B">
      <w:pPr>
        <w:pStyle w:val="TOC3"/>
        <w:tabs>
          <w:tab w:val="left" w:pos="1320"/>
          <w:tab w:val="right" w:leader="dot" w:pos="9111"/>
        </w:tabs>
        <w:rPr>
          <w:del w:id="287" w:author="xx" w:date="2012-06-20T22:18:00Z"/>
          <w:rFonts w:asciiTheme="minorHAnsi" w:eastAsiaTheme="minorEastAsia" w:hAnsiTheme="minorHAnsi" w:cstheme="minorBidi"/>
          <w:noProof/>
          <w:sz w:val="22"/>
          <w:szCs w:val="22"/>
        </w:rPr>
      </w:pPr>
      <w:del w:id="288" w:author="xx" w:date="2012-06-20T22:18:00Z">
        <w:r w:rsidDel="00E06E9E">
          <w:rPr>
            <w:noProof/>
          </w:rPr>
          <w:delText>3.2.2</w:delText>
        </w:r>
        <w:r w:rsidDel="00E06E9E">
          <w:rPr>
            <w:rFonts w:asciiTheme="minorHAnsi" w:eastAsiaTheme="minorEastAsia" w:hAnsiTheme="minorHAnsi" w:cstheme="minorBidi"/>
            <w:noProof/>
            <w:sz w:val="22"/>
            <w:szCs w:val="22"/>
          </w:rPr>
          <w:tab/>
        </w:r>
        <w:r w:rsidDel="00E06E9E">
          <w:rPr>
            <w:noProof/>
          </w:rPr>
          <w:delText>Redmine</w:delText>
        </w:r>
        <w:r w:rsidDel="00E06E9E">
          <w:rPr>
            <w:noProof/>
          </w:rPr>
          <w:tab/>
        </w:r>
        <w:r w:rsidR="00B33D3F" w:rsidDel="00E06E9E">
          <w:rPr>
            <w:noProof/>
          </w:rPr>
          <w:delText>9</w:delText>
        </w:r>
      </w:del>
    </w:p>
    <w:p w:rsidR="00076E9B" w:rsidDel="00E06E9E" w:rsidRDefault="00682A98">
      <w:pPr>
        <w:pStyle w:val="TOC3"/>
        <w:tabs>
          <w:tab w:val="left" w:pos="1320"/>
          <w:tab w:val="right" w:leader="dot" w:pos="9111"/>
        </w:tabs>
        <w:rPr>
          <w:del w:id="289" w:author="xx" w:date="2012-06-20T22:18:00Z"/>
          <w:rFonts w:asciiTheme="minorHAnsi" w:eastAsiaTheme="minorEastAsia" w:hAnsiTheme="minorHAnsi" w:cstheme="minorBidi"/>
          <w:noProof/>
          <w:sz w:val="22"/>
          <w:szCs w:val="22"/>
        </w:rPr>
      </w:pPr>
      <w:del w:id="290" w:author="xx" w:date="2012-06-20T22:18:00Z">
        <w:r w:rsidDel="00E06E9E">
          <w:rPr>
            <w:noProof/>
          </w:rPr>
          <w:delText>9</w:delText>
        </w:r>
      </w:del>
    </w:p>
    <w:p w:rsidR="00B33D3F" w:rsidDel="00E06E9E" w:rsidRDefault="00076E9B">
      <w:pPr>
        <w:pStyle w:val="TOC3"/>
        <w:tabs>
          <w:tab w:val="left" w:pos="1320"/>
          <w:tab w:val="right" w:leader="dot" w:pos="9111"/>
        </w:tabs>
        <w:rPr>
          <w:del w:id="291" w:author="xx" w:date="2012-06-20T22:18:00Z"/>
          <w:rFonts w:asciiTheme="minorHAnsi" w:eastAsiaTheme="minorEastAsia" w:hAnsiTheme="minorHAnsi" w:cstheme="minorBidi"/>
          <w:noProof/>
          <w:sz w:val="22"/>
          <w:szCs w:val="22"/>
        </w:rPr>
      </w:pPr>
      <w:del w:id="292" w:author="xx" w:date="2012-06-20T22:18:00Z">
        <w:r w:rsidDel="00E06E9E">
          <w:rPr>
            <w:noProof/>
          </w:rPr>
          <w:delText>3.2.3</w:delText>
        </w:r>
        <w:r w:rsidDel="00E06E9E">
          <w:rPr>
            <w:rFonts w:asciiTheme="minorHAnsi" w:eastAsiaTheme="minorEastAsia" w:hAnsiTheme="minorHAnsi" w:cstheme="minorBidi"/>
            <w:noProof/>
            <w:sz w:val="22"/>
            <w:szCs w:val="22"/>
          </w:rPr>
          <w:tab/>
        </w:r>
        <w:r w:rsidDel="00E06E9E">
          <w:rPr>
            <w:noProof/>
          </w:rPr>
          <w:delText>Assembla</w:delText>
        </w:r>
        <w:r w:rsidDel="00E06E9E">
          <w:rPr>
            <w:noProof/>
          </w:rPr>
          <w:tab/>
        </w:r>
        <w:r w:rsidR="00B33D3F" w:rsidDel="00E06E9E">
          <w:rPr>
            <w:noProof/>
          </w:rPr>
          <w:delText>10</w:delText>
        </w:r>
      </w:del>
    </w:p>
    <w:p w:rsidR="00076E9B" w:rsidDel="00E06E9E" w:rsidRDefault="00682A98">
      <w:pPr>
        <w:pStyle w:val="TOC3"/>
        <w:tabs>
          <w:tab w:val="left" w:pos="1320"/>
          <w:tab w:val="right" w:leader="dot" w:pos="9111"/>
        </w:tabs>
        <w:rPr>
          <w:del w:id="293" w:author="xx" w:date="2012-06-20T22:18:00Z"/>
          <w:rFonts w:asciiTheme="minorHAnsi" w:eastAsiaTheme="minorEastAsia" w:hAnsiTheme="minorHAnsi" w:cstheme="minorBidi"/>
          <w:noProof/>
          <w:sz w:val="22"/>
          <w:szCs w:val="22"/>
        </w:rPr>
      </w:pPr>
      <w:del w:id="294" w:author="xx" w:date="2012-06-20T22:18:00Z">
        <w:r w:rsidDel="00E06E9E">
          <w:rPr>
            <w:noProof/>
          </w:rPr>
          <w:delText>10</w:delText>
        </w:r>
      </w:del>
    </w:p>
    <w:p w:rsidR="00B33D3F" w:rsidDel="00E06E9E" w:rsidRDefault="00076E9B">
      <w:pPr>
        <w:pStyle w:val="TOC1"/>
        <w:tabs>
          <w:tab w:val="left" w:pos="1320"/>
          <w:tab w:val="right" w:leader="dot" w:pos="9111"/>
        </w:tabs>
        <w:rPr>
          <w:del w:id="295" w:author="xx" w:date="2012-06-20T22:18:00Z"/>
          <w:rFonts w:asciiTheme="minorHAnsi" w:eastAsiaTheme="minorEastAsia" w:hAnsiTheme="minorHAnsi" w:cstheme="minorBidi"/>
          <w:noProof/>
          <w:sz w:val="22"/>
          <w:szCs w:val="22"/>
        </w:rPr>
      </w:pPr>
      <w:del w:id="296" w:author="xx" w:date="2012-06-20T22:18:00Z">
        <w:r w:rsidDel="00E06E9E">
          <w:rPr>
            <w:noProof/>
          </w:rPr>
          <w:delText>Chương 4</w:delText>
        </w:r>
        <w:r w:rsidDel="00E06E9E">
          <w:rPr>
            <w:rFonts w:asciiTheme="minorHAnsi" w:eastAsiaTheme="minorEastAsia" w:hAnsiTheme="minorHAnsi" w:cstheme="minorBidi"/>
            <w:noProof/>
            <w:sz w:val="22"/>
            <w:szCs w:val="22"/>
          </w:rPr>
          <w:tab/>
        </w:r>
        <w:r w:rsidDel="00E06E9E">
          <w:rPr>
            <w:noProof/>
          </w:rPr>
          <w:delText>HỆ THỐNG QUẢN LÝ TƯƠNG TÁC</w:delText>
        </w:r>
        <w:r w:rsidDel="00E06E9E">
          <w:rPr>
            <w:noProof/>
          </w:rPr>
          <w:tab/>
        </w:r>
        <w:r w:rsidR="00B33D3F" w:rsidDel="00E06E9E">
          <w:rPr>
            <w:noProof/>
          </w:rPr>
          <w:delText>12</w:delText>
        </w:r>
      </w:del>
    </w:p>
    <w:p w:rsidR="00076E9B" w:rsidDel="00E06E9E" w:rsidRDefault="00682A98">
      <w:pPr>
        <w:pStyle w:val="TOC1"/>
        <w:tabs>
          <w:tab w:val="left" w:pos="1320"/>
          <w:tab w:val="right" w:leader="dot" w:pos="9111"/>
        </w:tabs>
        <w:rPr>
          <w:del w:id="297" w:author="xx" w:date="2012-06-20T22:18:00Z"/>
          <w:rFonts w:asciiTheme="minorHAnsi" w:eastAsiaTheme="minorEastAsia" w:hAnsiTheme="minorHAnsi" w:cstheme="minorBidi"/>
          <w:noProof/>
          <w:sz w:val="22"/>
          <w:szCs w:val="22"/>
        </w:rPr>
      </w:pPr>
      <w:del w:id="298" w:author="xx" w:date="2012-06-20T22:18:00Z">
        <w:r w:rsidDel="00E06E9E">
          <w:rPr>
            <w:noProof/>
          </w:rPr>
          <w:delText>12</w:delText>
        </w:r>
      </w:del>
    </w:p>
    <w:p w:rsidR="00B33D3F" w:rsidDel="00E06E9E" w:rsidRDefault="00076E9B">
      <w:pPr>
        <w:pStyle w:val="TOC2"/>
        <w:tabs>
          <w:tab w:val="left" w:pos="1040"/>
          <w:tab w:val="right" w:leader="dot" w:pos="9111"/>
        </w:tabs>
        <w:rPr>
          <w:del w:id="299" w:author="xx" w:date="2012-06-20T22:18:00Z"/>
          <w:rFonts w:asciiTheme="minorHAnsi" w:eastAsiaTheme="minorEastAsia" w:hAnsiTheme="minorHAnsi" w:cstheme="minorBidi"/>
          <w:noProof/>
          <w:sz w:val="22"/>
          <w:szCs w:val="22"/>
        </w:rPr>
      </w:pPr>
      <w:del w:id="300" w:author="xx" w:date="2012-06-20T22:18:00Z">
        <w:r w:rsidDel="00E06E9E">
          <w:rPr>
            <w:noProof/>
          </w:rPr>
          <w:delText>4.1</w:delText>
        </w:r>
        <w:r w:rsidDel="00E06E9E">
          <w:rPr>
            <w:rFonts w:asciiTheme="minorHAnsi" w:eastAsiaTheme="minorEastAsia" w:hAnsiTheme="minorHAnsi" w:cstheme="minorBidi"/>
            <w:noProof/>
            <w:sz w:val="22"/>
            <w:szCs w:val="22"/>
          </w:rPr>
          <w:tab/>
        </w:r>
        <w:r w:rsidDel="00E06E9E">
          <w:rPr>
            <w:noProof/>
          </w:rPr>
          <w:delText>Chức năng</w:delText>
        </w:r>
        <w:r w:rsidDel="00E06E9E">
          <w:rPr>
            <w:noProof/>
          </w:rPr>
          <w:tab/>
        </w:r>
        <w:r w:rsidR="00B33D3F" w:rsidDel="00E06E9E">
          <w:rPr>
            <w:noProof/>
          </w:rPr>
          <w:delText>12</w:delText>
        </w:r>
      </w:del>
    </w:p>
    <w:p w:rsidR="00076E9B" w:rsidDel="00E06E9E" w:rsidRDefault="00682A98">
      <w:pPr>
        <w:pStyle w:val="TOC2"/>
        <w:tabs>
          <w:tab w:val="left" w:pos="1040"/>
          <w:tab w:val="right" w:leader="dot" w:pos="9111"/>
        </w:tabs>
        <w:rPr>
          <w:del w:id="301" w:author="xx" w:date="2012-06-20T22:18:00Z"/>
          <w:rFonts w:asciiTheme="minorHAnsi" w:eastAsiaTheme="minorEastAsia" w:hAnsiTheme="minorHAnsi" w:cstheme="minorBidi"/>
          <w:noProof/>
          <w:sz w:val="22"/>
          <w:szCs w:val="22"/>
        </w:rPr>
      </w:pPr>
      <w:del w:id="302" w:author="xx" w:date="2012-06-20T22:18:00Z">
        <w:r w:rsidDel="00E06E9E">
          <w:rPr>
            <w:noProof/>
          </w:rPr>
          <w:delText>12</w:delText>
        </w:r>
      </w:del>
    </w:p>
    <w:p w:rsidR="00B33D3F" w:rsidDel="00E06E9E" w:rsidRDefault="00076E9B">
      <w:pPr>
        <w:pStyle w:val="TOC3"/>
        <w:tabs>
          <w:tab w:val="left" w:pos="1320"/>
          <w:tab w:val="right" w:leader="dot" w:pos="9111"/>
        </w:tabs>
        <w:rPr>
          <w:del w:id="303" w:author="xx" w:date="2012-06-20T22:18:00Z"/>
          <w:rFonts w:asciiTheme="minorHAnsi" w:eastAsiaTheme="minorEastAsia" w:hAnsiTheme="minorHAnsi" w:cstheme="minorBidi"/>
          <w:noProof/>
          <w:sz w:val="22"/>
          <w:szCs w:val="22"/>
        </w:rPr>
      </w:pPr>
      <w:del w:id="304" w:author="xx" w:date="2012-06-20T22:18:00Z">
        <w:r w:rsidDel="00E06E9E">
          <w:rPr>
            <w:noProof/>
          </w:rPr>
          <w:delText>4.1.1</w:delText>
        </w:r>
        <w:r w:rsidDel="00E06E9E">
          <w:rPr>
            <w:rFonts w:asciiTheme="minorHAnsi" w:eastAsiaTheme="minorEastAsia" w:hAnsiTheme="minorHAnsi" w:cstheme="minorBidi"/>
            <w:noProof/>
            <w:sz w:val="22"/>
            <w:szCs w:val="22"/>
          </w:rPr>
          <w:tab/>
        </w:r>
        <w:r w:rsidDel="00E06E9E">
          <w:rPr>
            <w:noProof/>
          </w:rPr>
          <w:delText>Tạo process template</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5" w:author="xx" w:date="2012-06-20T22:18:00Z"/>
          <w:rFonts w:asciiTheme="minorHAnsi" w:eastAsiaTheme="minorEastAsia" w:hAnsiTheme="minorHAnsi" w:cstheme="minorBidi"/>
          <w:noProof/>
          <w:sz w:val="22"/>
          <w:szCs w:val="22"/>
        </w:rPr>
      </w:pPr>
      <w:del w:id="306" w:author="xx" w:date="2012-06-20T22:18:00Z">
        <w:r w:rsidDel="00E06E9E">
          <w:rPr>
            <w:noProof/>
          </w:rPr>
          <w:delText>12</w:delText>
        </w:r>
      </w:del>
    </w:p>
    <w:p w:rsidR="00B33D3F" w:rsidDel="00E06E9E" w:rsidRDefault="00076E9B">
      <w:pPr>
        <w:pStyle w:val="TOC3"/>
        <w:tabs>
          <w:tab w:val="left" w:pos="1320"/>
          <w:tab w:val="right" w:leader="dot" w:pos="9111"/>
        </w:tabs>
        <w:rPr>
          <w:del w:id="307" w:author="xx" w:date="2012-06-20T22:18:00Z"/>
          <w:rFonts w:asciiTheme="minorHAnsi" w:eastAsiaTheme="minorEastAsia" w:hAnsiTheme="minorHAnsi" w:cstheme="minorBidi"/>
          <w:noProof/>
          <w:sz w:val="22"/>
          <w:szCs w:val="22"/>
        </w:rPr>
      </w:pPr>
      <w:del w:id="308" w:author="xx" w:date="2012-06-20T22:18:00Z">
        <w:r w:rsidDel="00E06E9E">
          <w:rPr>
            <w:noProof/>
          </w:rPr>
          <w:delText>4.1.2</w:delText>
        </w:r>
        <w:r w:rsidDel="00E06E9E">
          <w:rPr>
            <w:rFonts w:asciiTheme="minorHAnsi" w:eastAsiaTheme="minorEastAsia" w:hAnsiTheme="minorHAnsi" w:cstheme="minorBidi"/>
            <w:noProof/>
            <w:sz w:val="22"/>
            <w:szCs w:val="22"/>
          </w:rPr>
          <w:tab/>
        </w:r>
        <w:r w:rsidDel="00E06E9E">
          <w:rPr>
            <w:noProof/>
          </w:rPr>
          <w:delText>Tạo project</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09" w:author="xx" w:date="2012-06-20T22:18:00Z"/>
          <w:rFonts w:asciiTheme="minorHAnsi" w:eastAsiaTheme="minorEastAsia" w:hAnsiTheme="minorHAnsi" w:cstheme="minorBidi"/>
          <w:noProof/>
          <w:sz w:val="22"/>
          <w:szCs w:val="22"/>
        </w:rPr>
      </w:pPr>
      <w:del w:id="310" w:author="xx" w:date="2012-06-20T22:18:00Z">
        <w:r w:rsidDel="00E06E9E">
          <w:rPr>
            <w:noProof/>
          </w:rPr>
          <w:delText>12</w:delText>
        </w:r>
      </w:del>
    </w:p>
    <w:p w:rsidR="00B33D3F" w:rsidDel="00E06E9E" w:rsidRDefault="00076E9B">
      <w:pPr>
        <w:pStyle w:val="TOC3"/>
        <w:tabs>
          <w:tab w:val="left" w:pos="1320"/>
          <w:tab w:val="right" w:leader="dot" w:pos="9111"/>
        </w:tabs>
        <w:rPr>
          <w:del w:id="311" w:author="xx" w:date="2012-06-20T22:18:00Z"/>
          <w:rFonts w:asciiTheme="minorHAnsi" w:eastAsiaTheme="minorEastAsia" w:hAnsiTheme="minorHAnsi" w:cstheme="minorBidi"/>
          <w:noProof/>
          <w:sz w:val="22"/>
          <w:szCs w:val="22"/>
        </w:rPr>
      </w:pPr>
      <w:del w:id="312" w:author="xx" w:date="2012-06-20T22:18:00Z">
        <w:r w:rsidDel="00E06E9E">
          <w:rPr>
            <w:noProof/>
          </w:rPr>
          <w:delText>4.1.3</w:delText>
        </w:r>
        <w:r w:rsidDel="00E06E9E">
          <w:rPr>
            <w:rFonts w:asciiTheme="minorHAnsi" w:eastAsiaTheme="minorEastAsia" w:hAnsiTheme="minorHAnsi" w:cstheme="minorBidi"/>
            <w:noProof/>
            <w:sz w:val="22"/>
            <w:szCs w:val="22"/>
          </w:rPr>
          <w:tab/>
        </w:r>
        <w:r w:rsidDel="00E06E9E">
          <w:rPr>
            <w:noProof/>
          </w:rPr>
          <w:delText>Tạo Study Class</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3" w:author="xx" w:date="2012-06-20T22:18:00Z"/>
          <w:rFonts w:asciiTheme="minorHAnsi" w:eastAsiaTheme="minorEastAsia" w:hAnsiTheme="minorHAnsi" w:cstheme="minorBidi"/>
          <w:noProof/>
          <w:sz w:val="22"/>
          <w:szCs w:val="22"/>
        </w:rPr>
      </w:pPr>
      <w:del w:id="314" w:author="xx" w:date="2012-06-20T22:18:00Z">
        <w:r w:rsidDel="00E06E9E">
          <w:rPr>
            <w:noProof/>
          </w:rPr>
          <w:delText>12</w:delText>
        </w:r>
      </w:del>
    </w:p>
    <w:p w:rsidR="00B33D3F" w:rsidDel="00E06E9E" w:rsidRDefault="00076E9B">
      <w:pPr>
        <w:pStyle w:val="TOC3"/>
        <w:tabs>
          <w:tab w:val="left" w:pos="1320"/>
          <w:tab w:val="right" w:leader="dot" w:pos="9111"/>
        </w:tabs>
        <w:rPr>
          <w:del w:id="315" w:author="xx" w:date="2012-06-20T22:18:00Z"/>
          <w:rFonts w:asciiTheme="minorHAnsi" w:eastAsiaTheme="minorEastAsia" w:hAnsiTheme="minorHAnsi" w:cstheme="minorBidi"/>
          <w:noProof/>
          <w:sz w:val="22"/>
          <w:szCs w:val="22"/>
        </w:rPr>
      </w:pPr>
      <w:del w:id="316" w:author="xx" w:date="2012-06-20T22:18:00Z">
        <w:r w:rsidDel="00E06E9E">
          <w:rPr>
            <w:noProof/>
          </w:rPr>
          <w:delText>4.1.4</w:delText>
        </w:r>
        <w:r w:rsidDel="00E06E9E">
          <w:rPr>
            <w:rFonts w:asciiTheme="minorHAnsi" w:eastAsiaTheme="minorEastAsia" w:hAnsiTheme="minorHAnsi" w:cstheme="minorBidi"/>
            <w:noProof/>
            <w:sz w:val="22"/>
            <w:szCs w:val="22"/>
          </w:rPr>
          <w:tab/>
        </w:r>
        <w:r w:rsidDel="00E06E9E">
          <w:rPr>
            <w:noProof/>
          </w:rPr>
          <w:delText>Tạo lịch cá nhân, lịch dự án</w:delText>
        </w:r>
        <w:r w:rsidDel="00E06E9E">
          <w:rPr>
            <w:noProof/>
          </w:rPr>
          <w:tab/>
        </w:r>
        <w:r w:rsidR="00B33D3F" w:rsidDel="00E06E9E">
          <w:rPr>
            <w:noProof/>
          </w:rPr>
          <w:delText>12</w:delText>
        </w:r>
      </w:del>
    </w:p>
    <w:p w:rsidR="00076E9B" w:rsidDel="00E06E9E" w:rsidRDefault="00682A98">
      <w:pPr>
        <w:pStyle w:val="TOC3"/>
        <w:tabs>
          <w:tab w:val="left" w:pos="1320"/>
          <w:tab w:val="right" w:leader="dot" w:pos="9111"/>
        </w:tabs>
        <w:rPr>
          <w:del w:id="317" w:author="xx" w:date="2012-06-20T22:18:00Z"/>
          <w:rFonts w:asciiTheme="minorHAnsi" w:eastAsiaTheme="minorEastAsia" w:hAnsiTheme="minorHAnsi" w:cstheme="minorBidi"/>
          <w:noProof/>
          <w:sz w:val="22"/>
          <w:szCs w:val="22"/>
        </w:rPr>
      </w:pPr>
      <w:del w:id="318" w:author="xx" w:date="2012-06-20T22:18:00Z">
        <w:r w:rsidDel="00E06E9E">
          <w:rPr>
            <w:noProof/>
          </w:rPr>
          <w:delText>12</w:delText>
        </w:r>
      </w:del>
    </w:p>
    <w:p w:rsidR="00B33D3F" w:rsidDel="00E06E9E" w:rsidRDefault="00076E9B">
      <w:pPr>
        <w:pStyle w:val="TOC3"/>
        <w:tabs>
          <w:tab w:val="left" w:pos="1320"/>
          <w:tab w:val="right" w:leader="dot" w:pos="9111"/>
        </w:tabs>
        <w:rPr>
          <w:del w:id="319" w:author="xx" w:date="2012-06-20T22:18:00Z"/>
          <w:rFonts w:asciiTheme="minorHAnsi" w:eastAsiaTheme="minorEastAsia" w:hAnsiTheme="minorHAnsi" w:cstheme="minorBidi"/>
          <w:noProof/>
          <w:sz w:val="22"/>
          <w:szCs w:val="22"/>
        </w:rPr>
      </w:pPr>
      <w:del w:id="320" w:author="xx" w:date="2012-06-20T22:18:00Z">
        <w:r w:rsidDel="00E06E9E">
          <w:rPr>
            <w:noProof/>
          </w:rPr>
          <w:delText>4.1.5</w:delText>
        </w:r>
        <w:r w:rsidDel="00E06E9E">
          <w:rPr>
            <w:rFonts w:asciiTheme="minorHAnsi" w:eastAsiaTheme="minorEastAsia" w:hAnsiTheme="minorHAnsi" w:cstheme="minorBidi"/>
            <w:noProof/>
            <w:sz w:val="22"/>
            <w:szCs w:val="22"/>
          </w:rPr>
          <w:tab/>
        </w:r>
        <w:r w:rsidDel="00E06E9E">
          <w:rPr>
            <w:noProof/>
          </w:rPr>
          <w:delText>Quản lý tác vụ</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21" w:author="xx" w:date="2012-06-20T22:18:00Z"/>
          <w:rFonts w:asciiTheme="minorHAnsi" w:eastAsiaTheme="minorEastAsia" w:hAnsiTheme="minorHAnsi" w:cstheme="minorBidi"/>
          <w:noProof/>
          <w:sz w:val="22"/>
          <w:szCs w:val="22"/>
        </w:rPr>
      </w:pPr>
      <w:del w:id="322" w:author="xx" w:date="2012-06-20T22:18:00Z">
        <w:r w:rsidDel="00E06E9E">
          <w:rPr>
            <w:noProof/>
          </w:rPr>
          <w:delText>13</w:delText>
        </w:r>
      </w:del>
    </w:p>
    <w:p w:rsidR="00B33D3F" w:rsidDel="00E06E9E" w:rsidRDefault="00076E9B">
      <w:pPr>
        <w:pStyle w:val="TOC4"/>
        <w:tabs>
          <w:tab w:val="left" w:pos="1760"/>
          <w:tab w:val="right" w:leader="dot" w:pos="9111"/>
        </w:tabs>
        <w:rPr>
          <w:del w:id="323" w:author="xx" w:date="2012-06-20T22:18:00Z"/>
          <w:rFonts w:asciiTheme="minorHAnsi" w:eastAsiaTheme="minorEastAsia" w:hAnsiTheme="minorHAnsi" w:cstheme="minorBidi"/>
          <w:noProof/>
          <w:sz w:val="22"/>
          <w:szCs w:val="22"/>
        </w:rPr>
      </w:pPr>
      <w:del w:id="324" w:author="xx" w:date="2012-06-20T22:18:00Z">
        <w:r w:rsidDel="00E06E9E">
          <w:rPr>
            <w:noProof/>
          </w:rPr>
          <w:delText>4.1.5.1</w:delText>
        </w:r>
        <w:r w:rsidDel="00E06E9E">
          <w:rPr>
            <w:rFonts w:asciiTheme="minorHAnsi" w:eastAsiaTheme="minorEastAsia" w:hAnsiTheme="minorHAnsi" w:cstheme="minorBidi"/>
            <w:noProof/>
            <w:sz w:val="22"/>
            <w:szCs w:val="22"/>
          </w:rPr>
          <w:tab/>
        </w:r>
        <w:r w:rsidDel="00E06E9E">
          <w:rPr>
            <w:noProof/>
          </w:rPr>
          <w:delText>Thêm một tác vụ mới</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5" w:author="xx" w:date="2012-06-20T22:18:00Z"/>
          <w:rFonts w:asciiTheme="minorHAnsi" w:eastAsiaTheme="minorEastAsia" w:hAnsiTheme="minorHAnsi" w:cstheme="minorBidi"/>
          <w:noProof/>
          <w:sz w:val="22"/>
          <w:szCs w:val="22"/>
        </w:rPr>
      </w:pPr>
      <w:del w:id="326" w:author="xx" w:date="2012-06-20T22:18:00Z">
        <w:r w:rsidDel="00E06E9E">
          <w:rPr>
            <w:noProof/>
          </w:rPr>
          <w:delText>13</w:delText>
        </w:r>
      </w:del>
    </w:p>
    <w:p w:rsidR="00B33D3F" w:rsidDel="00E06E9E" w:rsidRDefault="00076E9B">
      <w:pPr>
        <w:pStyle w:val="TOC4"/>
        <w:tabs>
          <w:tab w:val="left" w:pos="1760"/>
          <w:tab w:val="right" w:leader="dot" w:pos="9111"/>
        </w:tabs>
        <w:rPr>
          <w:del w:id="327" w:author="xx" w:date="2012-06-20T22:18:00Z"/>
          <w:rFonts w:asciiTheme="minorHAnsi" w:eastAsiaTheme="minorEastAsia" w:hAnsiTheme="minorHAnsi" w:cstheme="minorBidi"/>
          <w:noProof/>
          <w:sz w:val="22"/>
          <w:szCs w:val="22"/>
        </w:rPr>
      </w:pPr>
      <w:del w:id="328" w:author="xx" w:date="2012-06-20T22:18:00Z">
        <w:r w:rsidDel="00E06E9E">
          <w:rPr>
            <w:noProof/>
          </w:rPr>
          <w:delText>4.1.5.2</w:delText>
        </w:r>
        <w:r w:rsidDel="00E06E9E">
          <w:rPr>
            <w:rFonts w:asciiTheme="minorHAnsi" w:eastAsiaTheme="minorEastAsia" w:hAnsiTheme="minorHAnsi" w:cstheme="minorBidi"/>
            <w:noProof/>
            <w:sz w:val="22"/>
            <w:szCs w:val="22"/>
          </w:rPr>
          <w:tab/>
        </w:r>
        <w:r w:rsidDel="00E06E9E">
          <w:rPr>
            <w:noProof/>
          </w:rPr>
          <w:delText>Thay đổi trạng thái của tác vụ</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29" w:author="xx" w:date="2012-06-20T22:18:00Z"/>
          <w:rFonts w:asciiTheme="minorHAnsi" w:eastAsiaTheme="minorEastAsia" w:hAnsiTheme="minorHAnsi" w:cstheme="minorBidi"/>
          <w:noProof/>
          <w:sz w:val="22"/>
          <w:szCs w:val="22"/>
        </w:rPr>
      </w:pPr>
      <w:del w:id="330" w:author="xx" w:date="2012-06-20T22:18:00Z">
        <w:r w:rsidDel="00E06E9E">
          <w:rPr>
            <w:noProof/>
          </w:rPr>
          <w:delText>13</w:delText>
        </w:r>
      </w:del>
    </w:p>
    <w:p w:rsidR="00B33D3F" w:rsidDel="00E06E9E" w:rsidRDefault="00076E9B">
      <w:pPr>
        <w:pStyle w:val="TOC2"/>
        <w:tabs>
          <w:tab w:val="left" w:pos="1040"/>
          <w:tab w:val="right" w:leader="dot" w:pos="9111"/>
        </w:tabs>
        <w:rPr>
          <w:del w:id="331" w:author="xx" w:date="2012-06-20T22:18:00Z"/>
          <w:rFonts w:asciiTheme="minorHAnsi" w:eastAsiaTheme="minorEastAsia" w:hAnsiTheme="minorHAnsi" w:cstheme="minorBidi"/>
          <w:noProof/>
          <w:sz w:val="22"/>
          <w:szCs w:val="22"/>
        </w:rPr>
      </w:pPr>
      <w:del w:id="332" w:author="xx" w:date="2012-06-20T22:18:00Z">
        <w:r w:rsidDel="00E06E9E">
          <w:rPr>
            <w:noProof/>
          </w:rPr>
          <w:delText>4.2</w:delText>
        </w:r>
        <w:r w:rsidDel="00E06E9E">
          <w:rPr>
            <w:rFonts w:asciiTheme="minorHAnsi" w:eastAsiaTheme="minorEastAsia" w:hAnsiTheme="minorHAnsi" w:cstheme="minorBidi"/>
            <w:noProof/>
            <w:sz w:val="22"/>
            <w:szCs w:val="22"/>
          </w:rPr>
          <w:tab/>
        </w:r>
        <w:r w:rsidDel="00E06E9E">
          <w:rPr>
            <w:noProof/>
          </w:rPr>
          <w:delText>Yêu cầu</w:delText>
        </w:r>
        <w:r w:rsidDel="00E06E9E">
          <w:rPr>
            <w:noProof/>
          </w:rPr>
          <w:tab/>
        </w:r>
        <w:r w:rsidR="00B33D3F" w:rsidDel="00E06E9E">
          <w:rPr>
            <w:noProof/>
          </w:rPr>
          <w:delText>13</w:delText>
        </w:r>
      </w:del>
    </w:p>
    <w:p w:rsidR="00076E9B" w:rsidDel="00E06E9E" w:rsidRDefault="00682A98">
      <w:pPr>
        <w:pStyle w:val="TOC2"/>
        <w:tabs>
          <w:tab w:val="left" w:pos="1040"/>
          <w:tab w:val="right" w:leader="dot" w:pos="9111"/>
        </w:tabs>
        <w:rPr>
          <w:del w:id="333" w:author="xx" w:date="2012-06-20T22:18:00Z"/>
          <w:rFonts w:asciiTheme="minorHAnsi" w:eastAsiaTheme="minorEastAsia" w:hAnsiTheme="minorHAnsi" w:cstheme="minorBidi"/>
          <w:noProof/>
          <w:sz w:val="22"/>
          <w:szCs w:val="22"/>
        </w:rPr>
      </w:pPr>
      <w:del w:id="334" w:author="xx" w:date="2012-06-20T22:18:00Z">
        <w:r w:rsidDel="00E06E9E">
          <w:rPr>
            <w:noProof/>
          </w:rPr>
          <w:delText>13</w:delText>
        </w:r>
      </w:del>
    </w:p>
    <w:p w:rsidR="00B33D3F" w:rsidDel="00E06E9E" w:rsidRDefault="00076E9B">
      <w:pPr>
        <w:pStyle w:val="TOC3"/>
        <w:tabs>
          <w:tab w:val="left" w:pos="1320"/>
          <w:tab w:val="right" w:leader="dot" w:pos="9111"/>
        </w:tabs>
        <w:rPr>
          <w:del w:id="335" w:author="xx" w:date="2012-06-20T22:18:00Z"/>
          <w:rFonts w:asciiTheme="minorHAnsi" w:eastAsiaTheme="minorEastAsia" w:hAnsiTheme="minorHAnsi" w:cstheme="minorBidi"/>
          <w:noProof/>
          <w:sz w:val="22"/>
          <w:szCs w:val="22"/>
        </w:rPr>
      </w:pPr>
      <w:del w:id="336" w:author="xx" w:date="2012-06-20T22:18:00Z">
        <w:r w:rsidDel="00E06E9E">
          <w:rPr>
            <w:noProof/>
          </w:rPr>
          <w:delText>4.2.1</w:delText>
        </w:r>
        <w:r w:rsidDel="00E06E9E">
          <w:rPr>
            <w:rFonts w:asciiTheme="minorHAnsi" w:eastAsiaTheme="minorEastAsia" w:hAnsiTheme="minorHAnsi" w:cstheme="minorBidi"/>
            <w:noProof/>
            <w:sz w:val="22"/>
            <w:szCs w:val="22"/>
          </w:rPr>
          <w:tab/>
        </w:r>
        <w:r w:rsidDel="00E06E9E">
          <w:rPr>
            <w:noProof/>
          </w:rPr>
          <w:delText>Yêu cầu chức năng</w:delText>
        </w:r>
        <w:r w:rsidDel="00E06E9E">
          <w:rPr>
            <w:noProof/>
          </w:rPr>
          <w:tab/>
        </w:r>
        <w:r w:rsidR="00B33D3F" w:rsidDel="00E06E9E">
          <w:rPr>
            <w:noProof/>
          </w:rPr>
          <w:delText>13</w:delText>
        </w:r>
      </w:del>
    </w:p>
    <w:p w:rsidR="00076E9B" w:rsidDel="00E06E9E" w:rsidRDefault="00682A98">
      <w:pPr>
        <w:pStyle w:val="TOC3"/>
        <w:tabs>
          <w:tab w:val="left" w:pos="1320"/>
          <w:tab w:val="right" w:leader="dot" w:pos="9111"/>
        </w:tabs>
        <w:rPr>
          <w:del w:id="337" w:author="xx" w:date="2012-06-20T22:18:00Z"/>
          <w:rFonts w:asciiTheme="minorHAnsi" w:eastAsiaTheme="minorEastAsia" w:hAnsiTheme="minorHAnsi" w:cstheme="minorBidi"/>
          <w:noProof/>
          <w:sz w:val="22"/>
          <w:szCs w:val="22"/>
        </w:rPr>
      </w:pPr>
      <w:del w:id="338" w:author="xx" w:date="2012-06-20T22:18:00Z">
        <w:r w:rsidDel="00E06E9E">
          <w:rPr>
            <w:noProof/>
          </w:rPr>
          <w:delText>13</w:delText>
        </w:r>
      </w:del>
    </w:p>
    <w:p w:rsidR="00B33D3F" w:rsidDel="00E06E9E" w:rsidRDefault="00076E9B">
      <w:pPr>
        <w:pStyle w:val="TOC4"/>
        <w:tabs>
          <w:tab w:val="left" w:pos="1760"/>
          <w:tab w:val="right" w:leader="dot" w:pos="9111"/>
        </w:tabs>
        <w:rPr>
          <w:del w:id="339" w:author="xx" w:date="2012-06-20T22:18:00Z"/>
          <w:rFonts w:asciiTheme="minorHAnsi" w:eastAsiaTheme="minorEastAsia" w:hAnsiTheme="minorHAnsi" w:cstheme="minorBidi"/>
          <w:noProof/>
          <w:sz w:val="22"/>
          <w:szCs w:val="22"/>
        </w:rPr>
      </w:pPr>
      <w:del w:id="340" w:author="xx" w:date="2012-06-20T22:18:00Z">
        <w:r w:rsidDel="00E06E9E">
          <w:rPr>
            <w:noProof/>
          </w:rPr>
          <w:delText>4.2.1.1</w:delText>
        </w:r>
        <w:r w:rsidDel="00E06E9E">
          <w:rPr>
            <w:rFonts w:asciiTheme="minorHAnsi" w:eastAsiaTheme="minorEastAsia" w:hAnsiTheme="minorHAnsi" w:cstheme="minorBidi"/>
            <w:noProof/>
            <w:sz w:val="22"/>
            <w:szCs w:val="22"/>
          </w:rPr>
          <w:tab/>
        </w:r>
        <w:r w:rsidDel="00E06E9E">
          <w:rPr>
            <w:noProof/>
          </w:rPr>
          <w:delText>Danh sách các Actor</w:delText>
        </w:r>
        <w:r w:rsidDel="00E06E9E">
          <w:rPr>
            <w:noProof/>
          </w:rPr>
          <w:tab/>
        </w:r>
        <w:r w:rsidR="00B33D3F" w:rsidDel="00E06E9E">
          <w:rPr>
            <w:noProof/>
          </w:rPr>
          <w:delText>13</w:delText>
        </w:r>
      </w:del>
    </w:p>
    <w:p w:rsidR="00076E9B" w:rsidDel="00E06E9E" w:rsidRDefault="00682A98">
      <w:pPr>
        <w:pStyle w:val="TOC4"/>
        <w:tabs>
          <w:tab w:val="left" w:pos="1760"/>
          <w:tab w:val="right" w:leader="dot" w:pos="9111"/>
        </w:tabs>
        <w:rPr>
          <w:del w:id="341" w:author="xx" w:date="2012-06-20T22:18:00Z"/>
          <w:rFonts w:asciiTheme="minorHAnsi" w:eastAsiaTheme="minorEastAsia" w:hAnsiTheme="minorHAnsi" w:cstheme="minorBidi"/>
          <w:noProof/>
          <w:sz w:val="22"/>
          <w:szCs w:val="22"/>
        </w:rPr>
      </w:pPr>
      <w:del w:id="342" w:author="xx" w:date="2012-06-20T22:18:00Z">
        <w:r w:rsidDel="00E06E9E">
          <w:rPr>
            <w:noProof/>
          </w:rPr>
          <w:delText>13</w:delText>
        </w:r>
      </w:del>
    </w:p>
    <w:p w:rsidR="00B33D3F" w:rsidDel="00E06E9E" w:rsidRDefault="00076E9B">
      <w:pPr>
        <w:pStyle w:val="TOC4"/>
        <w:tabs>
          <w:tab w:val="left" w:pos="1760"/>
          <w:tab w:val="right" w:leader="dot" w:pos="9111"/>
        </w:tabs>
        <w:rPr>
          <w:del w:id="343" w:author="xx" w:date="2012-06-20T22:18:00Z"/>
          <w:rFonts w:asciiTheme="minorHAnsi" w:eastAsiaTheme="minorEastAsia" w:hAnsiTheme="minorHAnsi" w:cstheme="minorBidi"/>
          <w:noProof/>
          <w:sz w:val="22"/>
          <w:szCs w:val="22"/>
        </w:rPr>
      </w:pPr>
      <w:del w:id="344" w:author="xx" w:date="2012-06-20T22:18:00Z">
        <w:r w:rsidDel="00E06E9E">
          <w:rPr>
            <w:noProof/>
          </w:rPr>
          <w:delText>4.2.1.2</w:delText>
        </w:r>
        <w:r w:rsidDel="00E06E9E">
          <w:rPr>
            <w:rFonts w:asciiTheme="minorHAnsi" w:eastAsiaTheme="minorEastAsia" w:hAnsiTheme="minorHAnsi" w:cstheme="minorBidi"/>
            <w:noProof/>
            <w:sz w:val="22"/>
            <w:szCs w:val="22"/>
          </w:rPr>
          <w:tab/>
        </w:r>
        <w:r w:rsidDel="00E06E9E">
          <w:rPr>
            <w:noProof/>
          </w:rPr>
          <w:delText>Sơ đồ Use-Case</w:delText>
        </w:r>
        <w:r w:rsidDel="00E06E9E">
          <w:rPr>
            <w:noProof/>
          </w:rPr>
          <w:tab/>
        </w:r>
        <w:r w:rsidR="00B33D3F" w:rsidDel="00E06E9E">
          <w:rPr>
            <w:noProof/>
          </w:rPr>
          <w:delText>15</w:delText>
        </w:r>
      </w:del>
    </w:p>
    <w:p w:rsidR="00076E9B" w:rsidDel="00E06E9E" w:rsidRDefault="00682A98">
      <w:pPr>
        <w:pStyle w:val="TOC4"/>
        <w:tabs>
          <w:tab w:val="left" w:pos="1760"/>
          <w:tab w:val="right" w:leader="dot" w:pos="9111"/>
        </w:tabs>
        <w:rPr>
          <w:del w:id="345" w:author="xx" w:date="2012-06-20T22:18:00Z"/>
          <w:rFonts w:asciiTheme="minorHAnsi" w:eastAsiaTheme="minorEastAsia" w:hAnsiTheme="minorHAnsi" w:cstheme="minorBidi"/>
          <w:noProof/>
          <w:sz w:val="22"/>
          <w:szCs w:val="22"/>
        </w:rPr>
      </w:pPr>
      <w:del w:id="346" w:author="xx" w:date="2012-06-20T22:18:00Z">
        <w:r w:rsidDel="00E06E9E">
          <w:rPr>
            <w:noProof/>
          </w:rPr>
          <w:delText>15</w:delText>
        </w:r>
      </w:del>
    </w:p>
    <w:p w:rsidR="00B33D3F" w:rsidDel="00E06E9E" w:rsidRDefault="00076E9B">
      <w:pPr>
        <w:pStyle w:val="TOC5"/>
        <w:tabs>
          <w:tab w:val="right" w:leader="dot" w:pos="9111"/>
        </w:tabs>
        <w:rPr>
          <w:del w:id="347" w:author="xx" w:date="2012-06-20T22:18:00Z"/>
          <w:rFonts w:asciiTheme="minorHAnsi" w:eastAsiaTheme="minorEastAsia" w:hAnsiTheme="minorHAnsi" w:cstheme="minorBidi"/>
          <w:noProof/>
          <w:sz w:val="22"/>
          <w:szCs w:val="22"/>
        </w:rPr>
      </w:pPr>
      <w:del w:id="348" w:author="xx" w:date="2012-06-20T22:18:00Z">
        <w:r w:rsidDel="00E06E9E">
          <w:rPr>
            <w:noProof/>
          </w:rPr>
          <w:delText>Mô hình Use-Case</w:delText>
        </w:r>
        <w:r w:rsidDel="00E06E9E">
          <w:rPr>
            <w:noProof/>
          </w:rPr>
          <w:tab/>
        </w:r>
        <w:r w:rsidR="00B33D3F" w:rsidDel="00E06E9E">
          <w:rPr>
            <w:noProof/>
          </w:rPr>
          <w:delText>15</w:delText>
        </w:r>
      </w:del>
    </w:p>
    <w:p w:rsidR="00076E9B" w:rsidDel="00E06E9E" w:rsidRDefault="00682A98">
      <w:pPr>
        <w:pStyle w:val="TOC5"/>
        <w:tabs>
          <w:tab w:val="right" w:leader="dot" w:pos="9111"/>
        </w:tabs>
        <w:rPr>
          <w:del w:id="349" w:author="xx" w:date="2012-06-20T22:18:00Z"/>
          <w:rFonts w:asciiTheme="minorHAnsi" w:eastAsiaTheme="minorEastAsia" w:hAnsiTheme="minorHAnsi" w:cstheme="minorBidi"/>
          <w:noProof/>
          <w:sz w:val="22"/>
          <w:szCs w:val="22"/>
        </w:rPr>
      </w:pPr>
      <w:del w:id="350" w:author="xx" w:date="2012-06-20T22:18:00Z">
        <w:r w:rsidDel="00E06E9E">
          <w:rPr>
            <w:noProof/>
          </w:rPr>
          <w:delText>15</w:delText>
        </w:r>
      </w:del>
    </w:p>
    <w:p w:rsidR="00B33D3F" w:rsidDel="00E06E9E" w:rsidRDefault="00076E9B">
      <w:pPr>
        <w:pStyle w:val="TOC5"/>
        <w:tabs>
          <w:tab w:val="right" w:leader="dot" w:pos="9111"/>
        </w:tabs>
        <w:rPr>
          <w:del w:id="351" w:author="xx" w:date="2012-06-20T22:18:00Z"/>
          <w:rFonts w:asciiTheme="minorHAnsi" w:eastAsiaTheme="minorEastAsia" w:hAnsiTheme="minorHAnsi" w:cstheme="minorBidi"/>
          <w:noProof/>
          <w:sz w:val="22"/>
          <w:szCs w:val="22"/>
        </w:rPr>
      </w:pPr>
      <w:del w:id="352" w:author="xx" w:date="2012-06-20T22:18:00Z">
        <w:r w:rsidDel="00E06E9E">
          <w:rPr>
            <w:noProof/>
          </w:rPr>
          <w:delText>Account management</w:delText>
        </w:r>
        <w:r w:rsidDel="00E06E9E">
          <w:rPr>
            <w:noProof/>
          </w:rPr>
          <w:tab/>
        </w:r>
        <w:r w:rsidR="00B33D3F" w:rsidDel="00E06E9E">
          <w:rPr>
            <w:noProof/>
          </w:rPr>
          <w:delText>17</w:delText>
        </w:r>
      </w:del>
    </w:p>
    <w:p w:rsidR="00076E9B" w:rsidDel="00E06E9E" w:rsidRDefault="00682A98">
      <w:pPr>
        <w:pStyle w:val="TOC5"/>
        <w:tabs>
          <w:tab w:val="right" w:leader="dot" w:pos="9111"/>
        </w:tabs>
        <w:rPr>
          <w:del w:id="353" w:author="xx" w:date="2012-06-20T22:18:00Z"/>
          <w:rFonts w:asciiTheme="minorHAnsi" w:eastAsiaTheme="minorEastAsia" w:hAnsiTheme="minorHAnsi" w:cstheme="minorBidi"/>
          <w:noProof/>
          <w:sz w:val="22"/>
          <w:szCs w:val="22"/>
        </w:rPr>
      </w:pPr>
      <w:del w:id="354" w:author="xx" w:date="2012-06-20T22:18:00Z">
        <w:r w:rsidDel="00E06E9E">
          <w:rPr>
            <w:noProof/>
          </w:rPr>
          <w:delText>17</w:delText>
        </w:r>
      </w:del>
    </w:p>
    <w:p w:rsidR="00B33D3F" w:rsidDel="00E06E9E" w:rsidRDefault="00076E9B">
      <w:pPr>
        <w:pStyle w:val="TOC5"/>
        <w:tabs>
          <w:tab w:val="right" w:leader="dot" w:pos="9111"/>
        </w:tabs>
        <w:rPr>
          <w:del w:id="355" w:author="xx" w:date="2012-06-20T22:18:00Z"/>
          <w:rFonts w:asciiTheme="minorHAnsi" w:eastAsiaTheme="minorEastAsia" w:hAnsiTheme="minorHAnsi" w:cstheme="minorBidi"/>
          <w:noProof/>
          <w:sz w:val="22"/>
          <w:szCs w:val="22"/>
        </w:rPr>
      </w:pPr>
      <w:del w:id="356" w:author="xx" w:date="2012-06-20T22:18:00Z">
        <w:r w:rsidDel="00E06E9E">
          <w:rPr>
            <w:noProof/>
          </w:rPr>
          <w:delText>Project management</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57" w:author="xx" w:date="2012-06-20T22:18:00Z"/>
          <w:rFonts w:asciiTheme="minorHAnsi" w:eastAsiaTheme="minorEastAsia" w:hAnsiTheme="minorHAnsi" w:cstheme="minorBidi"/>
          <w:noProof/>
          <w:sz w:val="22"/>
          <w:szCs w:val="22"/>
        </w:rPr>
      </w:pPr>
      <w:del w:id="358" w:author="xx" w:date="2012-06-20T22:18:00Z">
        <w:r w:rsidDel="00E06E9E">
          <w:rPr>
            <w:noProof/>
          </w:rPr>
          <w:delText>18</w:delText>
        </w:r>
      </w:del>
    </w:p>
    <w:p w:rsidR="00B33D3F" w:rsidDel="00E06E9E" w:rsidRDefault="00076E9B">
      <w:pPr>
        <w:pStyle w:val="TOC5"/>
        <w:tabs>
          <w:tab w:val="right" w:leader="dot" w:pos="9111"/>
        </w:tabs>
        <w:rPr>
          <w:del w:id="359" w:author="xx" w:date="2012-06-20T22:18:00Z"/>
          <w:rFonts w:asciiTheme="minorHAnsi" w:eastAsiaTheme="minorEastAsia" w:hAnsiTheme="minorHAnsi" w:cstheme="minorBidi"/>
          <w:noProof/>
          <w:sz w:val="22"/>
          <w:szCs w:val="22"/>
        </w:rPr>
      </w:pPr>
      <w:del w:id="360" w:author="xx" w:date="2012-06-20T22:18:00Z">
        <w:r w:rsidDel="00E06E9E">
          <w:rPr>
            <w:noProof/>
          </w:rPr>
          <w:delText>Project activity</w:delText>
        </w:r>
        <w:r w:rsidDel="00E06E9E">
          <w:rPr>
            <w:noProof/>
          </w:rPr>
          <w:tab/>
        </w:r>
        <w:r w:rsidR="00B33D3F" w:rsidDel="00E06E9E">
          <w:rPr>
            <w:noProof/>
          </w:rPr>
          <w:delText>18</w:delText>
        </w:r>
      </w:del>
    </w:p>
    <w:p w:rsidR="00076E9B" w:rsidDel="00E06E9E" w:rsidRDefault="00682A98">
      <w:pPr>
        <w:pStyle w:val="TOC5"/>
        <w:tabs>
          <w:tab w:val="right" w:leader="dot" w:pos="9111"/>
        </w:tabs>
        <w:rPr>
          <w:del w:id="361" w:author="xx" w:date="2012-06-20T22:18:00Z"/>
          <w:rFonts w:asciiTheme="minorHAnsi" w:eastAsiaTheme="minorEastAsia" w:hAnsiTheme="minorHAnsi" w:cstheme="minorBidi"/>
          <w:noProof/>
          <w:sz w:val="22"/>
          <w:szCs w:val="22"/>
        </w:rPr>
      </w:pPr>
      <w:del w:id="362" w:author="xx" w:date="2012-06-20T22:18:00Z">
        <w:r w:rsidDel="00E06E9E">
          <w:rPr>
            <w:noProof/>
          </w:rPr>
          <w:delText>18</w:delText>
        </w:r>
      </w:del>
    </w:p>
    <w:p w:rsidR="00B33D3F" w:rsidDel="00E06E9E" w:rsidRDefault="00076E9B">
      <w:pPr>
        <w:pStyle w:val="TOC4"/>
        <w:tabs>
          <w:tab w:val="left" w:pos="1760"/>
          <w:tab w:val="right" w:leader="dot" w:pos="9111"/>
        </w:tabs>
        <w:rPr>
          <w:del w:id="363" w:author="xx" w:date="2012-06-20T22:18:00Z"/>
          <w:rFonts w:asciiTheme="minorHAnsi" w:eastAsiaTheme="minorEastAsia" w:hAnsiTheme="minorHAnsi" w:cstheme="minorBidi"/>
          <w:noProof/>
          <w:sz w:val="22"/>
          <w:szCs w:val="22"/>
        </w:rPr>
      </w:pPr>
      <w:del w:id="364" w:author="xx" w:date="2012-06-20T22:18:00Z">
        <w:r w:rsidDel="00E06E9E">
          <w:rPr>
            <w:noProof/>
          </w:rPr>
          <w:delText>4.2.1.3</w:delText>
        </w:r>
        <w:r w:rsidDel="00E06E9E">
          <w:rPr>
            <w:rFonts w:asciiTheme="minorHAnsi" w:eastAsiaTheme="minorEastAsia" w:hAnsiTheme="minorHAnsi" w:cstheme="minorBidi"/>
            <w:noProof/>
            <w:sz w:val="22"/>
            <w:szCs w:val="22"/>
          </w:rPr>
          <w:tab/>
        </w:r>
        <w:r w:rsidDel="00E06E9E">
          <w:rPr>
            <w:noProof/>
          </w:rPr>
          <w:delText>Đặc tả Use-Case chính</w:delText>
        </w:r>
        <w:r w:rsidDel="00E06E9E">
          <w:rPr>
            <w:noProof/>
          </w:rPr>
          <w:tab/>
        </w:r>
        <w:r w:rsidR="00B33D3F" w:rsidDel="00E06E9E">
          <w:rPr>
            <w:noProof/>
          </w:rPr>
          <w:delText>19</w:delText>
        </w:r>
      </w:del>
    </w:p>
    <w:p w:rsidR="00076E9B" w:rsidDel="00E06E9E" w:rsidRDefault="00682A98">
      <w:pPr>
        <w:pStyle w:val="TOC4"/>
        <w:tabs>
          <w:tab w:val="left" w:pos="1760"/>
          <w:tab w:val="right" w:leader="dot" w:pos="9111"/>
        </w:tabs>
        <w:rPr>
          <w:del w:id="365" w:author="xx" w:date="2012-06-20T22:18:00Z"/>
          <w:rFonts w:asciiTheme="minorHAnsi" w:eastAsiaTheme="minorEastAsia" w:hAnsiTheme="minorHAnsi" w:cstheme="minorBidi"/>
          <w:noProof/>
          <w:sz w:val="22"/>
          <w:szCs w:val="22"/>
        </w:rPr>
      </w:pPr>
      <w:del w:id="366" w:author="xx" w:date="2012-06-20T22:18:00Z">
        <w:r w:rsidDel="00E06E9E">
          <w:rPr>
            <w:noProof/>
          </w:rPr>
          <w:delText>19</w:delText>
        </w:r>
      </w:del>
    </w:p>
    <w:p w:rsidR="00B33D3F" w:rsidDel="00E06E9E" w:rsidRDefault="00076E9B">
      <w:pPr>
        <w:pStyle w:val="TOC5"/>
        <w:tabs>
          <w:tab w:val="right" w:leader="dot" w:pos="9111"/>
        </w:tabs>
        <w:rPr>
          <w:del w:id="367" w:author="xx" w:date="2012-06-20T22:18:00Z"/>
          <w:rFonts w:asciiTheme="minorHAnsi" w:eastAsiaTheme="minorEastAsia" w:hAnsiTheme="minorHAnsi" w:cstheme="minorBidi"/>
          <w:noProof/>
          <w:sz w:val="22"/>
          <w:szCs w:val="22"/>
        </w:rPr>
      </w:pPr>
      <w:del w:id="368" w:author="xx" w:date="2012-06-20T22:18:00Z">
        <w:r w:rsidDel="00E06E9E">
          <w:rPr>
            <w:noProof/>
          </w:rPr>
          <w:delText>Use-Case Create Work Item</w:delText>
        </w:r>
        <w:r w:rsidDel="00E06E9E">
          <w:rPr>
            <w:noProof/>
          </w:rPr>
          <w:tab/>
        </w:r>
        <w:r w:rsidR="00B33D3F" w:rsidDel="00E06E9E">
          <w:rPr>
            <w:noProof/>
          </w:rPr>
          <w:delText>19</w:delText>
        </w:r>
      </w:del>
    </w:p>
    <w:p w:rsidR="00076E9B" w:rsidDel="00E06E9E" w:rsidRDefault="00682A98">
      <w:pPr>
        <w:pStyle w:val="TOC5"/>
        <w:tabs>
          <w:tab w:val="right" w:leader="dot" w:pos="9111"/>
        </w:tabs>
        <w:rPr>
          <w:del w:id="369" w:author="xx" w:date="2012-06-20T22:18:00Z"/>
          <w:rFonts w:asciiTheme="minorHAnsi" w:eastAsiaTheme="minorEastAsia" w:hAnsiTheme="minorHAnsi" w:cstheme="minorBidi"/>
          <w:noProof/>
          <w:sz w:val="22"/>
          <w:szCs w:val="22"/>
        </w:rPr>
      </w:pPr>
      <w:del w:id="370" w:author="xx" w:date="2012-06-20T22:18:00Z">
        <w:r w:rsidDel="00E06E9E">
          <w:rPr>
            <w:noProof/>
          </w:rPr>
          <w:delText>19</w:delText>
        </w:r>
      </w:del>
    </w:p>
    <w:p w:rsidR="00B33D3F" w:rsidDel="00E06E9E" w:rsidRDefault="00076E9B">
      <w:pPr>
        <w:pStyle w:val="TOC5"/>
        <w:tabs>
          <w:tab w:val="right" w:leader="dot" w:pos="9111"/>
        </w:tabs>
        <w:rPr>
          <w:del w:id="371" w:author="xx" w:date="2012-06-20T22:18:00Z"/>
          <w:rFonts w:asciiTheme="minorHAnsi" w:eastAsiaTheme="minorEastAsia" w:hAnsiTheme="minorHAnsi" w:cstheme="minorBidi"/>
          <w:noProof/>
          <w:sz w:val="22"/>
          <w:szCs w:val="22"/>
        </w:rPr>
      </w:pPr>
      <w:del w:id="372" w:author="xx" w:date="2012-06-20T22:18:00Z">
        <w:r w:rsidDel="00E06E9E">
          <w:rPr>
            <w:noProof/>
          </w:rPr>
          <w:delText>Use-Case Update Work Item</w:delText>
        </w:r>
        <w:r w:rsidDel="00E06E9E">
          <w:rPr>
            <w:noProof/>
          </w:rPr>
          <w:tab/>
        </w:r>
        <w:r w:rsidR="00B33D3F" w:rsidDel="00E06E9E">
          <w:rPr>
            <w:noProof/>
          </w:rPr>
          <w:delText>20</w:delText>
        </w:r>
      </w:del>
    </w:p>
    <w:p w:rsidR="00076E9B" w:rsidDel="00E06E9E" w:rsidRDefault="00682A98">
      <w:pPr>
        <w:pStyle w:val="TOC5"/>
        <w:tabs>
          <w:tab w:val="right" w:leader="dot" w:pos="9111"/>
        </w:tabs>
        <w:rPr>
          <w:del w:id="373" w:author="xx" w:date="2012-06-20T22:18:00Z"/>
          <w:rFonts w:asciiTheme="minorHAnsi" w:eastAsiaTheme="minorEastAsia" w:hAnsiTheme="minorHAnsi" w:cstheme="minorBidi"/>
          <w:noProof/>
          <w:sz w:val="22"/>
          <w:szCs w:val="22"/>
        </w:rPr>
      </w:pPr>
      <w:del w:id="374" w:author="xx" w:date="2012-06-20T22:18:00Z">
        <w:r w:rsidDel="00E06E9E">
          <w:rPr>
            <w:noProof/>
          </w:rPr>
          <w:delText>20</w:delText>
        </w:r>
      </w:del>
    </w:p>
    <w:p w:rsidR="00B33D3F" w:rsidDel="00E06E9E" w:rsidRDefault="00076E9B">
      <w:pPr>
        <w:pStyle w:val="TOC5"/>
        <w:tabs>
          <w:tab w:val="right" w:leader="dot" w:pos="9111"/>
        </w:tabs>
        <w:rPr>
          <w:del w:id="375" w:author="xx" w:date="2012-06-20T22:18:00Z"/>
          <w:rFonts w:asciiTheme="minorHAnsi" w:eastAsiaTheme="minorEastAsia" w:hAnsiTheme="minorHAnsi" w:cstheme="minorBidi"/>
          <w:noProof/>
          <w:sz w:val="22"/>
          <w:szCs w:val="22"/>
        </w:rPr>
      </w:pPr>
      <w:del w:id="376" w:author="xx" w:date="2012-06-20T22:18:00Z">
        <w:r w:rsidDel="00E06E9E">
          <w:rPr>
            <w:noProof/>
          </w:rPr>
          <w:delText>Use-Case Create account</w:delText>
        </w:r>
        <w:r w:rsidDel="00E06E9E">
          <w:rPr>
            <w:noProof/>
          </w:rPr>
          <w:tab/>
        </w:r>
        <w:r w:rsidR="00B33D3F" w:rsidDel="00E06E9E">
          <w:rPr>
            <w:noProof/>
          </w:rPr>
          <w:delText>21</w:delText>
        </w:r>
      </w:del>
    </w:p>
    <w:p w:rsidR="00076E9B" w:rsidDel="00E06E9E" w:rsidRDefault="00682A98">
      <w:pPr>
        <w:pStyle w:val="TOC5"/>
        <w:tabs>
          <w:tab w:val="right" w:leader="dot" w:pos="9111"/>
        </w:tabs>
        <w:rPr>
          <w:del w:id="377" w:author="xx" w:date="2012-06-20T22:18:00Z"/>
          <w:rFonts w:asciiTheme="minorHAnsi" w:eastAsiaTheme="minorEastAsia" w:hAnsiTheme="minorHAnsi" w:cstheme="minorBidi"/>
          <w:noProof/>
          <w:sz w:val="22"/>
          <w:szCs w:val="22"/>
        </w:rPr>
      </w:pPr>
      <w:del w:id="378" w:author="xx" w:date="2012-06-20T22:18:00Z">
        <w:r w:rsidDel="00E06E9E">
          <w:rPr>
            <w:noProof/>
          </w:rPr>
          <w:delText>21</w:delText>
        </w:r>
      </w:del>
    </w:p>
    <w:p w:rsidR="00B33D3F" w:rsidDel="00E06E9E" w:rsidRDefault="00076E9B">
      <w:pPr>
        <w:pStyle w:val="TOC5"/>
        <w:tabs>
          <w:tab w:val="right" w:leader="dot" w:pos="9111"/>
        </w:tabs>
        <w:rPr>
          <w:del w:id="379" w:author="xx" w:date="2012-06-20T22:18:00Z"/>
          <w:rFonts w:asciiTheme="minorHAnsi" w:eastAsiaTheme="minorEastAsia" w:hAnsiTheme="minorHAnsi" w:cstheme="minorBidi"/>
          <w:noProof/>
          <w:sz w:val="22"/>
          <w:szCs w:val="22"/>
        </w:rPr>
      </w:pPr>
      <w:del w:id="380" w:author="xx" w:date="2012-06-20T22:18:00Z">
        <w:r w:rsidDel="00E06E9E">
          <w:rPr>
            <w:noProof/>
          </w:rPr>
          <w:delText>Use-Case Search account</w:delText>
        </w:r>
        <w:r w:rsidDel="00E06E9E">
          <w:rPr>
            <w:noProof/>
          </w:rPr>
          <w:tab/>
        </w:r>
        <w:r w:rsidR="00B33D3F" w:rsidDel="00E06E9E">
          <w:rPr>
            <w:noProof/>
          </w:rPr>
          <w:delText>22</w:delText>
        </w:r>
      </w:del>
    </w:p>
    <w:p w:rsidR="00076E9B" w:rsidDel="00E06E9E" w:rsidRDefault="00682A98">
      <w:pPr>
        <w:pStyle w:val="TOC5"/>
        <w:tabs>
          <w:tab w:val="right" w:leader="dot" w:pos="9111"/>
        </w:tabs>
        <w:rPr>
          <w:del w:id="381" w:author="xx" w:date="2012-06-20T22:18:00Z"/>
          <w:rFonts w:asciiTheme="minorHAnsi" w:eastAsiaTheme="minorEastAsia" w:hAnsiTheme="minorHAnsi" w:cstheme="minorBidi"/>
          <w:noProof/>
          <w:sz w:val="22"/>
          <w:szCs w:val="22"/>
        </w:rPr>
      </w:pPr>
      <w:del w:id="382" w:author="xx" w:date="2012-06-20T22:18:00Z">
        <w:r w:rsidDel="00E06E9E">
          <w:rPr>
            <w:noProof/>
          </w:rPr>
          <w:delText>22</w:delText>
        </w:r>
      </w:del>
    </w:p>
    <w:p w:rsidR="00B33D3F" w:rsidDel="00E06E9E" w:rsidRDefault="00076E9B">
      <w:pPr>
        <w:pStyle w:val="TOC5"/>
        <w:tabs>
          <w:tab w:val="right" w:leader="dot" w:pos="9111"/>
        </w:tabs>
        <w:rPr>
          <w:del w:id="383" w:author="xx" w:date="2012-06-20T22:18:00Z"/>
          <w:rFonts w:asciiTheme="minorHAnsi" w:eastAsiaTheme="minorEastAsia" w:hAnsiTheme="minorHAnsi" w:cstheme="minorBidi"/>
          <w:noProof/>
          <w:sz w:val="22"/>
          <w:szCs w:val="22"/>
        </w:rPr>
      </w:pPr>
      <w:del w:id="384" w:author="xx" w:date="2012-06-20T22:18:00Z">
        <w:r w:rsidDel="00E06E9E">
          <w:rPr>
            <w:noProof/>
          </w:rPr>
          <w:delText>Use-Case Attach file</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5" w:author="xx" w:date="2012-06-20T22:18:00Z"/>
          <w:rFonts w:asciiTheme="minorHAnsi" w:eastAsiaTheme="minorEastAsia" w:hAnsiTheme="minorHAnsi" w:cstheme="minorBidi"/>
          <w:noProof/>
          <w:sz w:val="22"/>
          <w:szCs w:val="22"/>
        </w:rPr>
      </w:pPr>
      <w:del w:id="386" w:author="xx" w:date="2012-06-20T22:18:00Z">
        <w:r w:rsidDel="00E06E9E">
          <w:rPr>
            <w:noProof/>
          </w:rPr>
          <w:delText>23</w:delText>
        </w:r>
      </w:del>
    </w:p>
    <w:p w:rsidR="00B33D3F" w:rsidDel="00E06E9E" w:rsidRDefault="00076E9B">
      <w:pPr>
        <w:pStyle w:val="TOC5"/>
        <w:tabs>
          <w:tab w:val="right" w:leader="dot" w:pos="9111"/>
        </w:tabs>
        <w:rPr>
          <w:del w:id="387" w:author="xx" w:date="2012-06-20T22:18:00Z"/>
          <w:rFonts w:asciiTheme="minorHAnsi" w:eastAsiaTheme="minorEastAsia" w:hAnsiTheme="minorHAnsi" w:cstheme="minorBidi"/>
          <w:noProof/>
          <w:sz w:val="22"/>
          <w:szCs w:val="22"/>
        </w:rPr>
      </w:pPr>
      <w:del w:id="388" w:author="xx" w:date="2012-06-20T22:18:00Z">
        <w:r w:rsidDel="00E06E9E">
          <w:rPr>
            <w:noProof/>
          </w:rPr>
          <w:delText xml:space="preserve">Use-Case </w:delText>
        </w:r>
        <w:r w:rsidR="00B33D3F" w:rsidDel="00E06E9E">
          <w:rPr>
            <w:noProof/>
          </w:rPr>
          <w:delText>Update</w:delText>
        </w:r>
        <w:r w:rsidDel="00E06E9E">
          <w:rPr>
            <w:noProof/>
          </w:rPr>
          <w:delText>update account</w:delText>
        </w:r>
        <w:r w:rsidDel="00E06E9E">
          <w:rPr>
            <w:noProof/>
          </w:rPr>
          <w:tab/>
        </w:r>
        <w:r w:rsidR="00B33D3F" w:rsidDel="00E06E9E">
          <w:rPr>
            <w:noProof/>
          </w:rPr>
          <w:delText>23</w:delText>
        </w:r>
      </w:del>
    </w:p>
    <w:p w:rsidR="00076E9B" w:rsidDel="00E06E9E" w:rsidRDefault="00682A98">
      <w:pPr>
        <w:pStyle w:val="TOC5"/>
        <w:tabs>
          <w:tab w:val="right" w:leader="dot" w:pos="9111"/>
        </w:tabs>
        <w:rPr>
          <w:del w:id="389" w:author="xx" w:date="2012-06-20T22:18:00Z"/>
          <w:rFonts w:asciiTheme="minorHAnsi" w:eastAsiaTheme="minorEastAsia" w:hAnsiTheme="minorHAnsi" w:cstheme="minorBidi"/>
          <w:noProof/>
          <w:sz w:val="22"/>
          <w:szCs w:val="22"/>
        </w:rPr>
      </w:pPr>
      <w:del w:id="390" w:author="xx" w:date="2012-06-20T22:18:00Z">
        <w:r w:rsidDel="00E06E9E">
          <w:rPr>
            <w:noProof/>
          </w:rPr>
          <w:delText>23</w:delText>
        </w:r>
      </w:del>
    </w:p>
    <w:p w:rsidR="00B33D3F" w:rsidDel="00E06E9E" w:rsidRDefault="00076E9B">
      <w:pPr>
        <w:pStyle w:val="TOC5"/>
        <w:tabs>
          <w:tab w:val="right" w:leader="dot" w:pos="9111"/>
        </w:tabs>
        <w:rPr>
          <w:del w:id="391" w:author="xx" w:date="2012-06-20T22:18:00Z"/>
          <w:rFonts w:asciiTheme="minorHAnsi" w:eastAsiaTheme="minorEastAsia" w:hAnsiTheme="minorHAnsi" w:cstheme="minorBidi"/>
          <w:noProof/>
          <w:sz w:val="22"/>
          <w:szCs w:val="22"/>
        </w:rPr>
      </w:pPr>
      <w:del w:id="392" w:author="xx" w:date="2012-06-20T22:18:00Z">
        <w:r w:rsidDel="00E06E9E">
          <w:rPr>
            <w:noProof/>
          </w:rPr>
          <w:delText xml:space="preserve">Use-Case </w:delText>
        </w:r>
        <w:r w:rsidR="00B33D3F" w:rsidDel="00E06E9E">
          <w:rPr>
            <w:noProof/>
          </w:rPr>
          <w:delText>Delete</w:delText>
        </w:r>
        <w:r w:rsidDel="00E06E9E">
          <w:rPr>
            <w:noProof/>
          </w:rPr>
          <w:delText>delete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3" w:author="xx" w:date="2012-06-20T22:18:00Z"/>
          <w:rFonts w:asciiTheme="minorHAnsi" w:eastAsiaTheme="minorEastAsia" w:hAnsiTheme="minorHAnsi" w:cstheme="minorBidi"/>
          <w:noProof/>
          <w:sz w:val="22"/>
          <w:szCs w:val="22"/>
        </w:rPr>
      </w:pPr>
      <w:del w:id="394" w:author="xx" w:date="2012-06-20T22:18:00Z">
        <w:r w:rsidDel="00E06E9E">
          <w:rPr>
            <w:noProof/>
          </w:rPr>
          <w:delText>24</w:delText>
        </w:r>
      </w:del>
    </w:p>
    <w:p w:rsidR="00B33D3F" w:rsidDel="00E06E9E" w:rsidRDefault="00076E9B">
      <w:pPr>
        <w:pStyle w:val="TOC5"/>
        <w:tabs>
          <w:tab w:val="right" w:leader="dot" w:pos="9111"/>
        </w:tabs>
        <w:rPr>
          <w:del w:id="395" w:author="xx" w:date="2012-06-20T22:18:00Z"/>
          <w:rFonts w:asciiTheme="minorHAnsi" w:eastAsiaTheme="minorEastAsia" w:hAnsiTheme="minorHAnsi" w:cstheme="minorBidi"/>
          <w:noProof/>
          <w:sz w:val="22"/>
          <w:szCs w:val="22"/>
        </w:rPr>
      </w:pPr>
      <w:del w:id="396" w:author="xx" w:date="2012-06-20T22:18:00Z">
        <w:r w:rsidDel="00E06E9E">
          <w:rPr>
            <w:noProof/>
          </w:rPr>
          <w:delText xml:space="preserve">Use-Case </w:delText>
        </w:r>
        <w:r w:rsidR="00B33D3F" w:rsidDel="00E06E9E">
          <w:rPr>
            <w:noProof/>
          </w:rPr>
          <w:delText>Active</w:delText>
        </w:r>
        <w:r w:rsidDel="00E06E9E">
          <w:rPr>
            <w:noProof/>
          </w:rPr>
          <w:delText>active account</w:delText>
        </w:r>
        <w:r w:rsidDel="00E06E9E">
          <w:rPr>
            <w:noProof/>
          </w:rPr>
          <w:tab/>
        </w:r>
        <w:r w:rsidR="00B33D3F" w:rsidDel="00E06E9E">
          <w:rPr>
            <w:noProof/>
          </w:rPr>
          <w:delText>24</w:delText>
        </w:r>
      </w:del>
    </w:p>
    <w:p w:rsidR="00076E9B" w:rsidDel="00E06E9E" w:rsidRDefault="00682A98">
      <w:pPr>
        <w:pStyle w:val="TOC5"/>
        <w:tabs>
          <w:tab w:val="right" w:leader="dot" w:pos="9111"/>
        </w:tabs>
        <w:rPr>
          <w:del w:id="397" w:author="xx" w:date="2012-06-20T22:18:00Z"/>
          <w:rFonts w:asciiTheme="minorHAnsi" w:eastAsiaTheme="minorEastAsia" w:hAnsiTheme="minorHAnsi" w:cstheme="minorBidi"/>
          <w:noProof/>
          <w:sz w:val="22"/>
          <w:szCs w:val="22"/>
        </w:rPr>
      </w:pPr>
      <w:del w:id="398" w:author="xx" w:date="2012-06-20T22:18:00Z">
        <w:r w:rsidDel="00E06E9E">
          <w:rPr>
            <w:noProof/>
          </w:rPr>
          <w:delText>24</w:delText>
        </w:r>
      </w:del>
    </w:p>
    <w:p w:rsidR="00B33D3F" w:rsidDel="00E06E9E" w:rsidRDefault="00076E9B">
      <w:pPr>
        <w:pStyle w:val="TOC5"/>
        <w:tabs>
          <w:tab w:val="right" w:leader="dot" w:pos="9111"/>
        </w:tabs>
        <w:rPr>
          <w:del w:id="399" w:author="xx" w:date="2012-06-20T22:18:00Z"/>
          <w:rFonts w:asciiTheme="minorHAnsi" w:eastAsiaTheme="minorEastAsia" w:hAnsiTheme="minorHAnsi" w:cstheme="minorBidi"/>
          <w:noProof/>
          <w:sz w:val="22"/>
          <w:szCs w:val="22"/>
        </w:rPr>
      </w:pPr>
      <w:del w:id="400" w:author="xx" w:date="2012-06-20T22:18:00Z">
        <w:r w:rsidDel="00E06E9E">
          <w:rPr>
            <w:noProof/>
          </w:rPr>
          <w:delText xml:space="preserve">Use-Case </w:delText>
        </w:r>
        <w:r w:rsidR="00B33D3F" w:rsidDel="00E06E9E">
          <w:rPr>
            <w:noProof/>
          </w:rPr>
          <w:delText>Update</w:delText>
        </w:r>
        <w:r w:rsidDel="00E06E9E">
          <w:rPr>
            <w:noProof/>
          </w:rPr>
          <w:delText>update user’s account</w:delText>
        </w:r>
        <w:r w:rsidDel="00E06E9E">
          <w:rPr>
            <w:noProof/>
          </w:rPr>
          <w:tab/>
        </w:r>
        <w:r w:rsidR="00B33D3F" w:rsidDel="00E06E9E">
          <w:rPr>
            <w:noProof/>
          </w:rPr>
          <w:delText>25</w:delText>
        </w:r>
      </w:del>
    </w:p>
    <w:p w:rsidR="00076E9B" w:rsidDel="00E06E9E" w:rsidRDefault="00682A98">
      <w:pPr>
        <w:pStyle w:val="TOC5"/>
        <w:tabs>
          <w:tab w:val="right" w:leader="dot" w:pos="9111"/>
        </w:tabs>
        <w:rPr>
          <w:del w:id="401" w:author="xx" w:date="2012-06-20T22:18:00Z"/>
          <w:rFonts w:asciiTheme="minorHAnsi" w:eastAsiaTheme="minorEastAsia" w:hAnsiTheme="minorHAnsi" w:cstheme="minorBidi"/>
          <w:noProof/>
          <w:sz w:val="22"/>
          <w:szCs w:val="22"/>
        </w:rPr>
      </w:pPr>
      <w:del w:id="402" w:author="xx" w:date="2012-06-20T22:18:00Z">
        <w:r w:rsidDel="00E06E9E">
          <w:rPr>
            <w:noProof/>
          </w:rPr>
          <w:delText>25</w:delText>
        </w:r>
      </w:del>
    </w:p>
    <w:p w:rsidR="00B33D3F" w:rsidDel="00E06E9E" w:rsidRDefault="00076E9B">
      <w:pPr>
        <w:pStyle w:val="TOC5"/>
        <w:tabs>
          <w:tab w:val="right" w:leader="dot" w:pos="9111"/>
        </w:tabs>
        <w:rPr>
          <w:del w:id="403" w:author="xx" w:date="2012-06-20T22:18:00Z"/>
          <w:rFonts w:asciiTheme="minorHAnsi" w:eastAsiaTheme="minorEastAsia" w:hAnsiTheme="minorHAnsi" w:cstheme="minorBidi"/>
          <w:noProof/>
          <w:sz w:val="22"/>
          <w:szCs w:val="22"/>
        </w:rPr>
      </w:pPr>
      <w:del w:id="404" w:author="xx" w:date="2012-06-20T22:18:00Z">
        <w:r w:rsidDel="00E06E9E">
          <w:rPr>
            <w:noProof/>
          </w:rPr>
          <w:delText xml:space="preserve">Use-Case </w:delText>
        </w:r>
        <w:r w:rsidR="00B33D3F" w:rsidDel="00E06E9E">
          <w:rPr>
            <w:noProof/>
          </w:rPr>
          <w:delText>Create</w:delText>
        </w:r>
        <w:r w:rsidDel="00E06E9E">
          <w:rPr>
            <w:noProof/>
          </w:rPr>
          <w:delText>create user’s event</w:delText>
        </w:r>
        <w:r w:rsidDel="00E06E9E">
          <w:rPr>
            <w:noProof/>
          </w:rPr>
          <w:tab/>
        </w:r>
        <w:r w:rsidR="00B33D3F" w:rsidDel="00E06E9E">
          <w:rPr>
            <w:noProof/>
          </w:rPr>
          <w:delText>26</w:delText>
        </w:r>
      </w:del>
    </w:p>
    <w:p w:rsidR="00076E9B" w:rsidDel="00E06E9E" w:rsidRDefault="00682A98">
      <w:pPr>
        <w:pStyle w:val="TOC5"/>
        <w:tabs>
          <w:tab w:val="right" w:leader="dot" w:pos="9111"/>
        </w:tabs>
        <w:rPr>
          <w:del w:id="405" w:author="xx" w:date="2012-06-20T22:18:00Z"/>
          <w:rFonts w:asciiTheme="minorHAnsi" w:eastAsiaTheme="minorEastAsia" w:hAnsiTheme="minorHAnsi" w:cstheme="minorBidi"/>
          <w:noProof/>
          <w:sz w:val="22"/>
          <w:szCs w:val="22"/>
        </w:rPr>
      </w:pPr>
      <w:del w:id="406" w:author="xx" w:date="2012-06-20T22:18:00Z">
        <w:r w:rsidDel="00E06E9E">
          <w:rPr>
            <w:noProof/>
          </w:rPr>
          <w:delText>26</w:delText>
        </w:r>
      </w:del>
    </w:p>
    <w:p w:rsidR="00076E9B" w:rsidDel="00E06E9E" w:rsidRDefault="00076E9B">
      <w:pPr>
        <w:pStyle w:val="TOC5"/>
        <w:tabs>
          <w:tab w:val="right" w:leader="dot" w:pos="9111"/>
        </w:tabs>
        <w:rPr>
          <w:del w:id="407" w:author="xx" w:date="2012-06-20T22:18:00Z"/>
          <w:rFonts w:asciiTheme="minorHAnsi" w:eastAsiaTheme="minorEastAsia" w:hAnsiTheme="minorHAnsi" w:cstheme="minorBidi"/>
          <w:noProof/>
          <w:sz w:val="22"/>
          <w:szCs w:val="22"/>
        </w:rPr>
      </w:pPr>
      <w:del w:id="408" w:author="xx" w:date="2012-06-20T22:18:00Z">
        <w:r w:rsidDel="00E06E9E">
          <w:rPr>
            <w:noProof/>
          </w:rPr>
          <w:delText xml:space="preserve">Use-Case </w:delText>
        </w:r>
        <w:r w:rsidR="00B33D3F" w:rsidDel="00E06E9E">
          <w:rPr>
            <w:noProof/>
          </w:rPr>
          <w:delText>View</w:delText>
        </w:r>
        <w:r w:rsidDel="00E06E9E">
          <w:rPr>
            <w:noProof/>
          </w:rPr>
          <w:delText>view user’s event</w:delText>
        </w:r>
        <w:r w:rsidDel="00E06E9E">
          <w:rPr>
            <w:noProof/>
          </w:rPr>
          <w:tab/>
        </w:r>
        <w:r w:rsidR="00B33D3F" w:rsidDel="00E06E9E">
          <w:rPr>
            <w:noProof/>
          </w:rPr>
          <w:delText>27</w:delText>
        </w:r>
        <w:r w:rsidR="00682A98" w:rsidDel="00E06E9E">
          <w:rPr>
            <w:noProof/>
          </w:rPr>
          <w:delText>26</w:delText>
        </w:r>
      </w:del>
    </w:p>
    <w:p w:rsidR="00076E9B" w:rsidDel="00E06E9E" w:rsidRDefault="00076E9B">
      <w:pPr>
        <w:pStyle w:val="TOC5"/>
        <w:tabs>
          <w:tab w:val="right" w:leader="dot" w:pos="9111"/>
        </w:tabs>
        <w:rPr>
          <w:del w:id="409" w:author="xx" w:date="2012-06-20T22:18:00Z"/>
          <w:rFonts w:asciiTheme="minorHAnsi" w:eastAsiaTheme="minorEastAsia" w:hAnsiTheme="minorHAnsi" w:cstheme="minorBidi"/>
          <w:noProof/>
          <w:sz w:val="22"/>
          <w:szCs w:val="22"/>
        </w:rPr>
      </w:pPr>
      <w:del w:id="410" w:author="xx" w:date="2012-06-20T22:18:00Z">
        <w:r w:rsidDel="00E06E9E">
          <w:rPr>
            <w:noProof/>
          </w:rPr>
          <w:delText xml:space="preserve">Use-Case </w:delText>
        </w:r>
        <w:r w:rsidR="00B33D3F" w:rsidDel="00E06E9E">
          <w:rPr>
            <w:noProof/>
          </w:rPr>
          <w:delText>Update</w:delText>
        </w:r>
        <w:r w:rsidDel="00E06E9E">
          <w:rPr>
            <w:noProof/>
          </w:rPr>
          <w:delText>update user’s event</w:delText>
        </w:r>
        <w:r w:rsidDel="00E06E9E">
          <w:rPr>
            <w:noProof/>
          </w:rPr>
          <w:tab/>
        </w:r>
        <w:r w:rsidR="00B33D3F" w:rsidDel="00E06E9E">
          <w:rPr>
            <w:noProof/>
          </w:rPr>
          <w:delText>27</w:delText>
        </w:r>
        <w:r w:rsidR="00682A98" w:rsidDel="00E06E9E">
          <w:rPr>
            <w:noProof/>
          </w:rPr>
          <w:delText>27</w:delText>
        </w:r>
      </w:del>
    </w:p>
    <w:p w:rsidR="00076E9B" w:rsidDel="00E06E9E" w:rsidRDefault="00076E9B">
      <w:pPr>
        <w:pStyle w:val="TOC5"/>
        <w:tabs>
          <w:tab w:val="right" w:leader="dot" w:pos="9111"/>
        </w:tabs>
        <w:rPr>
          <w:del w:id="411" w:author="xx" w:date="2012-06-20T22:18:00Z"/>
          <w:rFonts w:asciiTheme="minorHAnsi" w:eastAsiaTheme="minorEastAsia" w:hAnsiTheme="minorHAnsi" w:cstheme="minorBidi"/>
          <w:noProof/>
          <w:sz w:val="22"/>
          <w:szCs w:val="22"/>
        </w:rPr>
      </w:pPr>
      <w:del w:id="412" w:author="xx" w:date="2012-06-20T22:18:00Z">
        <w:r w:rsidDel="00E06E9E">
          <w:rPr>
            <w:noProof/>
          </w:rPr>
          <w:delText xml:space="preserve">Use-Case </w:delText>
        </w:r>
        <w:r w:rsidR="00B33D3F" w:rsidDel="00E06E9E">
          <w:rPr>
            <w:noProof/>
          </w:rPr>
          <w:delText>View</w:delText>
        </w:r>
        <w:r w:rsidDel="00E06E9E">
          <w:rPr>
            <w:noProof/>
          </w:rPr>
          <w:delText>view user’s project</w:delText>
        </w:r>
        <w:r w:rsidDel="00E06E9E">
          <w:rPr>
            <w:noProof/>
          </w:rPr>
          <w:tab/>
        </w:r>
        <w:r w:rsidR="00B33D3F" w:rsidDel="00E06E9E">
          <w:rPr>
            <w:noProof/>
          </w:rPr>
          <w:delText>28</w:delText>
        </w:r>
        <w:r w:rsidR="00682A98" w:rsidDel="00E06E9E">
          <w:rPr>
            <w:noProof/>
          </w:rPr>
          <w:delText>28</w:delText>
        </w:r>
      </w:del>
    </w:p>
    <w:p w:rsidR="00076E9B" w:rsidDel="00E06E9E" w:rsidRDefault="00076E9B">
      <w:pPr>
        <w:pStyle w:val="TOC5"/>
        <w:tabs>
          <w:tab w:val="right" w:leader="dot" w:pos="9111"/>
        </w:tabs>
        <w:rPr>
          <w:del w:id="413" w:author="xx" w:date="2012-06-20T22:18:00Z"/>
          <w:rFonts w:asciiTheme="minorHAnsi" w:eastAsiaTheme="minorEastAsia" w:hAnsiTheme="minorHAnsi" w:cstheme="minorBidi"/>
          <w:noProof/>
          <w:sz w:val="22"/>
          <w:szCs w:val="22"/>
        </w:rPr>
      </w:pPr>
      <w:del w:id="414" w:author="xx" w:date="2012-06-20T22:18:00Z">
        <w:r w:rsidDel="00E06E9E">
          <w:rPr>
            <w:noProof/>
          </w:rPr>
          <w:delText xml:space="preserve">Use-Case </w:delText>
        </w:r>
        <w:r w:rsidR="00B33D3F" w:rsidDel="00E06E9E">
          <w:rPr>
            <w:noProof/>
          </w:rPr>
          <w:delText>View</w:delText>
        </w:r>
        <w:r w:rsidDel="00E06E9E">
          <w:rPr>
            <w:noProof/>
          </w:rPr>
          <w:delText>view work item assign to me</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4"/>
        <w:tabs>
          <w:tab w:val="left" w:pos="1760"/>
          <w:tab w:val="right" w:leader="dot" w:pos="9111"/>
        </w:tabs>
        <w:rPr>
          <w:del w:id="415" w:author="xx" w:date="2012-06-20T22:18:00Z"/>
          <w:rFonts w:asciiTheme="minorHAnsi" w:eastAsiaTheme="minorEastAsia" w:hAnsiTheme="minorHAnsi" w:cstheme="minorBidi"/>
          <w:noProof/>
          <w:sz w:val="22"/>
          <w:szCs w:val="22"/>
        </w:rPr>
      </w:pPr>
      <w:del w:id="416" w:author="xx" w:date="2012-06-20T22:18:00Z">
        <w:r w:rsidRPr="00D73577" w:rsidDel="00E06E9E">
          <w:rPr>
            <w:rFonts w:cstheme="minorBidi"/>
            <w:noProof/>
          </w:rPr>
          <w:delText>4.2.1.4</w:delText>
        </w:r>
        <w:r w:rsidDel="00E06E9E">
          <w:rPr>
            <w:rFonts w:asciiTheme="minorHAnsi" w:eastAsiaTheme="minorEastAsia" w:hAnsiTheme="minorHAnsi" w:cstheme="minorBidi"/>
            <w:noProof/>
            <w:sz w:val="22"/>
            <w:szCs w:val="22"/>
          </w:rPr>
          <w:tab/>
        </w:r>
        <w:r w:rsidRPr="00D73577" w:rsidDel="00E06E9E">
          <w:rPr>
            <w:noProof/>
            <w:lang w:val="en-CA"/>
          </w:rPr>
          <w:delText>Sơ đồ lớp mức phân tích</w:delText>
        </w:r>
        <w:r w:rsidDel="00E06E9E">
          <w:rPr>
            <w:noProof/>
          </w:rPr>
          <w:tab/>
        </w:r>
        <w:r w:rsidR="00B33D3F" w:rsidDel="00E06E9E">
          <w:rPr>
            <w:noProof/>
          </w:rPr>
          <w:delText>29</w:delText>
        </w:r>
        <w:r w:rsidR="00682A98" w:rsidDel="00E06E9E">
          <w:rPr>
            <w:noProof/>
          </w:rPr>
          <w:delText>29</w:delText>
        </w:r>
      </w:del>
    </w:p>
    <w:p w:rsidR="00076E9B" w:rsidDel="00E06E9E" w:rsidRDefault="00076E9B">
      <w:pPr>
        <w:pStyle w:val="TOC3"/>
        <w:tabs>
          <w:tab w:val="left" w:pos="1320"/>
          <w:tab w:val="right" w:leader="dot" w:pos="9111"/>
        </w:tabs>
        <w:rPr>
          <w:del w:id="417" w:author="xx" w:date="2012-06-20T22:18:00Z"/>
          <w:rFonts w:asciiTheme="minorHAnsi" w:eastAsiaTheme="minorEastAsia" w:hAnsiTheme="minorHAnsi" w:cstheme="minorBidi"/>
          <w:noProof/>
          <w:sz w:val="22"/>
          <w:szCs w:val="22"/>
        </w:rPr>
      </w:pPr>
      <w:del w:id="418" w:author="xx" w:date="2012-06-20T22:18:00Z">
        <w:r w:rsidDel="00E06E9E">
          <w:rPr>
            <w:noProof/>
          </w:rPr>
          <w:delText>4.2.2</w:delText>
        </w:r>
        <w:r w:rsidDel="00E06E9E">
          <w:rPr>
            <w:rFonts w:asciiTheme="minorHAnsi" w:eastAsiaTheme="minorEastAsia" w:hAnsiTheme="minorHAnsi" w:cstheme="minorBidi"/>
            <w:noProof/>
            <w:sz w:val="22"/>
            <w:szCs w:val="22"/>
          </w:rPr>
          <w:tab/>
        </w:r>
        <w:r w:rsidDel="00E06E9E">
          <w:rPr>
            <w:noProof/>
          </w:rPr>
          <w:delText>Yêu cầu phi chức năng</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2"/>
        <w:tabs>
          <w:tab w:val="left" w:pos="1040"/>
          <w:tab w:val="right" w:leader="dot" w:pos="9111"/>
        </w:tabs>
        <w:rPr>
          <w:del w:id="419" w:author="xx" w:date="2012-06-20T22:18:00Z"/>
          <w:rFonts w:asciiTheme="minorHAnsi" w:eastAsiaTheme="minorEastAsia" w:hAnsiTheme="minorHAnsi" w:cstheme="minorBidi"/>
          <w:noProof/>
          <w:sz w:val="22"/>
          <w:szCs w:val="22"/>
        </w:rPr>
      </w:pPr>
      <w:del w:id="420" w:author="xx" w:date="2012-06-20T22:18:00Z">
        <w:r w:rsidDel="00E06E9E">
          <w:rPr>
            <w:noProof/>
          </w:rPr>
          <w:delText>4.3</w:delText>
        </w:r>
        <w:r w:rsidDel="00E06E9E">
          <w:rPr>
            <w:rFonts w:asciiTheme="minorHAnsi" w:eastAsiaTheme="minorEastAsia" w:hAnsiTheme="minorHAnsi" w:cstheme="minorBidi"/>
            <w:noProof/>
            <w:sz w:val="22"/>
            <w:szCs w:val="22"/>
          </w:rPr>
          <w:tab/>
        </w:r>
        <w:r w:rsidDel="00E06E9E">
          <w:rPr>
            <w:noProof/>
          </w:rPr>
          <w:delText>Thiết kế</w:delText>
        </w:r>
        <w:r w:rsidDel="00E06E9E">
          <w:rPr>
            <w:noProof/>
          </w:rPr>
          <w:tab/>
        </w:r>
        <w:r w:rsidR="00B33D3F" w:rsidDel="00E06E9E">
          <w:rPr>
            <w:noProof/>
          </w:rPr>
          <w:delText>31</w:delText>
        </w:r>
        <w:r w:rsidR="00682A98" w:rsidDel="00E06E9E">
          <w:rPr>
            <w:noProof/>
          </w:rPr>
          <w:delText>31</w:delText>
        </w:r>
      </w:del>
    </w:p>
    <w:p w:rsidR="00076E9B" w:rsidDel="00E06E9E" w:rsidRDefault="00076E9B">
      <w:pPr>
        <w:pStyle w:val="TOC3"/>
        <w:tabs>
          <w:tab w:val="left" w:pos="1320"/>
          <w:tab w:val="right" w:leader="dot" w:pos="9111"/>
        </w:tabs>
        <w:rPr>
          <w:del w:id="421" w:author="xx" w:date="2012-06-20T22:18:00Z"/>
          <w:rFonts w:asciiTheme="minorHAnsi" w:eastAsiaTheme="minorEastAsia" w:hAnsiTheme="minorHAnsi" w:cstheme="minorBidi"/>
          <w:noProof/>
          <w:sz w:val="22"/>
          <w:szCs w:val="22"/>
        </w:rPr>
      </w:pPr>
      <w:del w:id="422" w:author="xx" w:date="2012-06-20T22:18:00Z">
        <w:r w:rsidDel="00E06E9E">
          <w:rPr>
            <w:noProof/>
          </w:rPr>
          <w:delText>4.3.1</w:delText>
        </w:r>
        <w:r w:rsidDel="00E06E9E">
          <w:rPr>
            <w:rFonts w:asciiTheme="minorHAnsi" w:eastAsiaTheme="minorEastAsia" w:hAnsiTheme="minorHAnsi" w:cstheme="minorBidi"/>
            <w:noProof/>
            <w:sz w:val="22"/>
            <w:szCs w:val="22"/>
          </w:rPr>
          <w:tab/>
        </w:r>
        <w:r w:rsidDel="00E06E9E">
          <w:rPr>
            <w:noProof/>
          </w:rPr>
          <w:delText xml:space="preserve">Mô hình </w:delText>
        </w:r>
        <w:r w:rsidR="00B33D3F" w:rsidDel="00E06E9E">
          <w:rPr>
            <w:noProof/>
          </w:rPr>
          <w:delText>triến</w:delText>
        </w:r>
        <w:r w:rsidDel="00E06E9E">
          <w:rPr>
            <w:noProof/>
          </w:rPr>
          <w:delText>triển khai</w:delText>
        </w:r>
        <w:r w:rsidDel="00E06E9E">
          <w:rPr>
            <w:noProof/>
          </w:rPr>
          <w:tab/>
        </w:r>
        <w:r w:rsidR="00B33D3F" w:rsidDel="00E06E9E">
          <w:rPr>
            <w:noProof/>
          </w:rPr>
          <w:delText>31</w:delText>
        </w:r>
        <w:r w:rsidR="00682A98" w:rsidDel="00E06E9E">
          <w:rPr>
            <w:noProof/>
          </w:rPr>
          <w:delText>32</w:delText>
        </w:r>
      </w:del>
    </w:p>
    <w:p w:rsidR="00076E9B" w:rsidDel="00E06E9E" w:rsidRDefault="00076E9B">
      <w:pPr>
        <w:pStyle w:val="TOC3"/>
        <w:tabs>
          <w:tab w:val="left" w:pos="1320"/>
          <w:tab w:val="right" w:leader="dot" w:pos="9111"/>
        </w:tabs>
        <w:rPr>
          <w:del w:id="423" w:author="xx" w:date="2012-06-20T22:18:00Z"/>
          <w:rFonts w:asciiTheme="minorHAnsi" w:eastAsiaTheme="minorEastAsia" w:hAnsiTheme="minorHAnsi" w:cstheme="minorBidi"/>
          <w:noProof/>
          <w:sz w:val="22"/>
          <w:szCs w:val="22"/>
        </w:rPr>
      </w:pPr>
      <w:del w:id="424" w:author="xx" w:date="2012-06-20T22:18:00Z">
        <w:r w:rsidDel="00E06E9E">
          <w:rPr>
            <w:noProof/>
          </w:rPr>
          <w:delText>4.3.2</w:delText>
        </w:r>
        <w:r w:rsidDel="00E06E9E">
          <w:rPr>
            <w:rFonts w:asciiTheme="minorHAnsi" w:eastAsiaTheme="minorEastAsia" w:hAnsiTheme="minorHAnsi" w:cstheme="minorBidi"/>
            <w:noProof/>
            <w:sz w:val="22"/>
            <w:szCs w:val="22"/>
          </w:rPr>
          <w:tab/>
        </w:r>
        <w:r w:rsidDel="00E06E9E">
          <w:rPr>
            <w:noProof/>
          </w:rPr>
          <w:delText>Kiến trúc tổng quan</w:delText>
        </w:r>
        <w:r w:rsidDel="00E06E9E">
          <w:rPr>
            <w:noProof/>
          </w:rPr>
          <w:tab/>
        </w:r>
        <w:r w:rsidR="00B33D3F" w:rsidDel="00E06E9E">
          <w:rPr>
            <w:noProof/>
          </w:rPr>
          <w:delText>32</w:delText>
        </w:r>
        <w:r w:rsidR="00682A98" w:rsidDel="00E06E9E">
          <w:rPr>
            <w:noProof/>
          </w:rPr>
          <w:delText>32</w:delText>
        </w:r>
      </w:del>
    </w:p>
    <w:p w:rsidR="00076E9B" w:rsidDel="00E06E9E" w:rsidRDefault="00076E9B">
      <w:pPr>
        <w:pStyle w:val="TOC4"/>
        <w:tabs>
          <w:tab w:val="left" w:pos="1760"/>
          <w:tab w:val="right" w:leader="dot" w:pos="9111"/>
        </w:tabs>
        <w:rPr>
          <w:del w:id="425" w:author="xx" w:date="2012-06-20T22:18:00Z"/>
          <w:rFonts w:asciiTheme="minorHAnsi" w:eastAsiaTheme="minorEastAsia" w:hAnsiTheme="minorHAnsi" w:cstheme="minorBidi"/>
          <w:noProof/>
          <w:sz w:val="22"/>
          <w:szCs w:val="22"/>
        </w:rPr>
      </w:pPr>
      <w:del w:id="426" w:author="xx" w:date="2012-06-20T22:18:00Z">
        <w:r w:rsidDel="00E06E9E">
          <w:rPr>
            <w:noProof/>
          </w:rPr>
          <w:delText>4.3.2.1</w:delText>
        </w:r>
        <w:r w:rsidDel="00E06E9E">
          <w:rPr>
            <w:rFonts w:asciiTheme="minorHAnsi" w:eastAsiaTheme="minorEastAsia" w:hAnsiTheme="minorHAnsi" w:cstheme="minorBidi"/>
            <w:noProof/>
            <w:sz w:val="22"/>
            <w:szCs w:val="22"/>
          </w:rPr>
          <w:tab/>
        </w:r>
        <w:r w:rsidDel="00E06E9E">
          <w:rPr>
            <w:noProof/>
          </w:rPr>
          <w:delText>Các package chính</w:delText>
        </w:r>
        <w:r w:rsidR="00B33D3F" w:rsidDel="00E06E9E">
          <w:rPr>
            <w:noProof/>
          </w:rPr>
          <w:tab/>
          <w:delText>34</w:delText>
        </w:r>
        <w:r w:rsidDel="00E06E9E">
          <w:rPr>
            <w:noProof/>
          </w:rPr>
          <w:delText xml:space="preserve"> trong hệ thống</w:delText>
        </w:r>
        <w:r w:rsidDel="00E06E9E">
          <w:rPr>
            <w:noProof/>
          </w:rPr>
          <w:tab/>
        </w:r>
        <w:r w:rsidR="00682A98" w:rsidDel="00E06E9E">
          <w:rPr>
            <w:noProof/>
          </w:rPr>
          <w:delText>35</w:delText>
        </w:r>
      </w:del>
    </w:p>
    <w:p w:rsidR="00076E9B" w:rsidDel="00E06E9E" w:rsidRDefault="00076E9B">
      <w:pPr>
        <w:pStyle w:val="TOC3"/>
        <w:tabs>
          <w:tab w:val="left" w:pos="1320"/>
          <w:tab w:val="right" w:leader="dot" w:pos="9111"/>
        </w:tabs>
        <w:rPr>
          <w:del w:id="427" w:author="xx" w:date="2012-06-20T22:18:00Z"/>
          <w:rFonts w:asciiTheme="minorHAnsi" w:eastAsiaTheme="minorEastAsia" w:hAnsiTheme="minorHAnsi" w:cstheme="minorBidi"/>
          <w:noProof/>
          <w:sz w:val="22"/>
          <w:szCs w:val="22"/>
        </w:rPr>
      </w:pPr>
      <w:del w:id="428" w:author="xx" w:date="2012-06-20T22:18:00Z">
        <w:r w:rsidDel="00E06E9E">
          <w:rPr>
            <w:noProof/>
          </w:rPr>
          <w:delText>4.3.3</w:delText>
        </w:r>
        <w:r w:rsidDel="00E06E9E">
          <w:rPr>
            <w:rFonts w:asciiTheme="minorHAnsi" w:eastAsiaTheme="minorEastAsia" w:hAnsiTheme="minorHAnsi" w:cstheme="minorBidi"/>
            <w:noProof/>
            <w:sz w:val="22"/>
            <w:szCs w:val="22"/>
          </w:rPr>
          <w:tab/>
        </w:r>
        <w:r w:rsidDel="00E06E9E">
          <w:rPr>
            <w:noProof/>
          </w:rPr>
          <w:delText>Các lớp chính trong domain model</w:delText>
        </w:r>
        <w:r w:rsidDel="00E06E9E">
          <w:rPr>
            <w:noProof/>
          </w:rPr>
          <w:tab/>
        </w:r>
        <w:r w:rsidR="00B33D3F" w:rsidDel="00E06E9E">
          <w:rPr>
            <w:noProof/>
          </w:rPr>
          <w:delText>35</w:delText>
        </w:r>
        <w:r w:rsidR="00682A98" w:rsidDel="00E06E9E">
          <w:rPr>
            <w:noProof/>
          </w:rPr>
          <w:delText>35</w:delText>
        </w:r>
      </w:del>
    </w:p>
    <w:p w:rsidR="00076E9B" w:rsidDel="00E06E9E" w:rsidRDefault="00076E9B">
      <w:pPr>
        <w:pStyle w:val="TOC4"/>
        <w:tabs>
          <w:tab w:val="left" w:pos="1760"/>
          <w:tab w:val="right" w:leader="dot" w:pos="9111"/>
        </w:tabs>
        <w:rPr>
          <w:del w:id="429" w:author="xx" w:date="2012-06-20T22:18:00Z"/>
          <w:rFonts w:asciiTheme="minorHAnsi" w:eastAsiaTheme="minorEastAsia" w:hAnsiTheme="minorHAnsi" w:cstheme="minorBidi"/>
          <w:noProof/>
          <w:sz w:val="22"/>
          <w:szCs w:val="22"/>
        </w:rPr>
      </w:pPr>
      <w:del w:id="430" w:author="xx" w:date="2012-06-20T22:18:00Z">
        <w:r w:rsidDel="00E06E9E">
          <w:rPr>
            <w:noProof/>
          </w:rPr>
          <w:delText>4.3.3.1</w:delText>
        </w:r>
        <w:r w:rsidDel="00E06E9E">
          <w:rPr>
            <w:rFonts w:asciiTheme="minorHAnsi" w:eastAsiaTheme="minorEastAsia" w:hAnsiTheme="minorHAnsi" w:cstheme="minorBidi"/>
            <w:noProof/>
            <w:sz w:val="22"/>
            <w:szCs w:val="22"/>
          </w:rPr>
          <w:tab/>
        </w:r>
        <w:r w:rsidDel="00E06E9E">
          <w:rPr>
            <w:noProof/>
          </w:rPr>
          <w:delText>Quản lý nhóm và dự án :</w:delText>
        </w:r>
        <w:r w:rsidDel="00E06E9E">
          <w:rPr>
            <w:noProof/>
          </w:rPr>
          <w:tab/>
        </w:r>
        <w:r w:rsidR="00B33D3F" w:rsidDel="00E06E9E">
          <w:rPr>
            <w:noProof/>
          </w:rPr>
          <w:delText>35</w:delText>
        </w:r>
        <w:r w:rsidR="00682A98" w:rsidDel="00E06E9E">
          <w:rPr>
            <w:noProof/>
          </w:rPr>
          <w:delText>36</w:delText>
        </w:r>
      </w:del>
    </w:p>
    <w:p w:rsidR="00076E9B" w:rsidDel="00E06E9E" w:rsidRDefault="00076E9B">
      <w:pPr>
        <w:pStyle w:val="TOC4"/>
        <w:tabs>
          <w:tab w:val="left" w:pos="1760"/>
          <w:tab w:val="right" w:leader="dot" w:pos="9111"/>
        </w:tabs>
        <w:rPr>
          <w:del w:id="431" w:author="xx" w:date="2012-06-20T22:18:00Z"/>
          <w:rFonts w:asciiTheme="minorHAnsi" w:eastAsiaTheme="minorEastAsia" w:hAnsiTheme="minorHAnsi" w:cstheme="minorBidi"/>
          <w:noProof/>
          <w:sz w:val="22"/>
          <w:szCs w:val="22"/>
        </w:rPr>
      </w:pPr>
      <w:del w:id="432" w:author="xx" w:date="2012-06-20T22:18:00Z">
        <w:r w:rsidDel="00E06E9E">
          <w:rPr>
            <w:noProof/>
          </w:rPr>
          <w:delText>4.3.3.2</w:delText>
        </w:r>
        <w:r w:rsidDel="00E06E9E">
          <w:rPr>
            <w:rFonts w:asciiTheme="minorHAnsi" w:eastAsiaTheme="minorEastAsia" w:hAnsiTheme="minorHAnsi" w:cstheme="minorBidi"/>
            <w:noProof/>
            <w:sz w:val="22"/>
            <w:szCs w:val="22"/>
          </w:rPr>
          <w:tab/>
        </w:r>
        <w:r w:rsidDel="00E06E9E">
          <w:rPr>
            <w:noProof/>
          </w:rPr>
          <w:delText>Quản lý work item và tương tác trong nhóm:</w:delText>
        </w:r>
        <w:r w:rsidDel="00E06E9E">
          <w:rPr>
            <w:noProof/>
          </w:rPr>
          <w:tab/>
        </w:r>
        <w:r w:rsidR="00B33D3F" w:rsidDel="00E06E9E">
          <w:rPr>
            <w:noProof/>
          </w:rPr>
          <w:delText>36</w:delText>
        </w:r>
        <w:r w:rsidR="00682A98" w:rsidDel="00E06E9E">
          <w:rPr>
            <w:noProof/>
          </w:rPr>
          <w:delText>37</w:delText>
        </w:r>
      </w:del>
    </w:p>
    <w:p w:rsidR="00076E9B" w:rsidDel="00E06E9E" w:rsidRDefault="00076E9B">
      <w:pPr>
        <w:pStyle w:val="TOC4"/>
        <w:tabs>
          <w:tab w:val="left" w:pos="1760"/>
          <w:tab w:val="right" w:leader="dot" w:pos="9111"/>
        </w:tabs>
        <w:rPr>
          <w:del w:id="433" w:author="xx" w:date="2012-06-20T22:18:00Z"/>
          <w:rFonts w:asciiTheme="minorHAnsi" w:eastAsiaTheme="minorEastAsia" w:hAnsiTheme="minorHAnsi" w:cstheme="minorBidi"/>
          <w:noProof/>
          <w:sz w:val="22"/>
          <w:szCs w:val="22"/>
        </w:rPr>
      </w:pPr>
      <w:del w:id="434" w:author="xx" w:date="2012-06-20T22:18:00Z">
        <w:r w:rsidDel="00E06E9E">
          <w:rPr>
            <w:noProof/>
          </w:rPr>
          <w:delText>4.3.3.3</w:delText>
        </w:r>
        <w:r w:rsidDel="00E06E9E">
          <w:rPr>
            <w:rFonts w:asciiTheme="minorHAnsi" w:eastAsiaTheme="minorEastAsia" w:hAnsiTheme="minorHAnsi" w:cstheme="minorBidi"/>
            <w:noProof/>
            <w:sz w:val="22"/>
            <w:szCs w:val="22"/>
          </w:rPr>
          <w:tab/>
        </w:r>
        <w:r w:rsidDel="00E06E9E">
          <w:rPr>
            <w:noProof/>
          </w:rPr>
          <w:delText>Quản lý lịch</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5" w:author="xx" w:date="2012-06-20T22:18:00Z"/>
          <w:rFonts w:asciiTheme="minorHAnsi" w:eastAsiaTheme="minorEastAsia" w:hAnsiTheme="minorHAnsi" w:cstheme="minorBidi"/>
          <w:noProof/>
          <w:sz w:val="22"/>
          <w:szCs w:val="22"/>
        </w:rPr>
      </w:pPr>
      <w:del w:id="436" w:author="xx" w:date="2012-06-20T22:18:00Z">
        <w:r w:rsidDel="00E06E9E">
          <w:rPr>
            <w:noProof/>
          </w:rPr>
          <w:delText>4.3.4</w:delText>
        </w:r>
        <w:r w:rsidDel="00E06E9E">
          <w:rPr>
            <w:rFonts w:asciiTheme="minorHAnsi" w:eastAsiaTheme="minorEastAsia" w:hAnsiTheme="minorHAnsi" w:cstheme="minorBidi"/>
            <w:noProof/>
            <w:sz w:val="22"/>
            <w:szCs w:val="22"/>
          </w:rPr>
          <w:tab/>
        </w:r>
        <w:r w:rsidDel="00E06E9E">
          <w:rPr>
            <w:noProof/>
          </w:rPr>
          <w:delText>Cơ sở dữ liệu</w:delText>
        </w:r>
        <w:r w:rsidDel="00E06E9E">
          <w:rPr>
            <w:noProof/>
          </w:rPr>
          <w:tab/>
        </w:r>
        <w:r w:rsidR="00B33D3F" w:rsidDel="00E06E9E">
          <w:rPr>
            <w:noProof/>
          </w:rPr>
          <w:delText>39</w:delText>
        </w:r>
        <w:r w:rsidR="00682A98" w:rsidDel="00E06E9E">
          <w:rPr>
            <w:noProof/>
          </w:rPr>
          <w:delText>40</w:delText>
        </w:r>
      </w:del>
    </w:p>
    <w:p w:rsidR="00076E9B" w:rsidDel="00E06E9E" w:rsidRDefault="00076E9B">
      <w:pPr>
        <w:pStyle w:val="TOC3"/>
        <w:tabs>
          <w:tab w:val="left" w:pos="1320"/>
          <w:tab w:val="right" w:leader="dot" w:pos="9111"/>
        </w:tabs>
        <w:rPr>
          <w:del w:id="437" w:author="xx" w:date="2012-06-20T22:18:00Z"/>
          <w:rFonts w:asciiTheme="minorHAnsi" w:eastAsiaTheme="minorEastAsia" w:hAnsiTheme="minorHAnsi" w:cstheme="minorBidi"/>
          <w:noProof/>
          <w:sz w:val="22"/>
          <w:szCs w:val="22"/>
        </w:rPr>
      </w:pPr>
      <w:del w:id="438" w:author="xx" w:date="2012-06-20T22:18:00Z">
        <w:r w:rsidDel="00E06E9E">
          <w:rPr>
            <w:noProof/>
          </w:rPr>
          <w:delText>4.3.5</w:delText>
        </w:r>
        <w:r w:rsidDel="00E06E9E">
          <w:rPr>
            <w:rFonts w:asciiTheme="minorHAnsi" w:eastAsiaTheme="minorEastAsia" w:hAnsiTheme="minorHAnsi" w:cstheme="minorBidi"/>
            <w:noProof/>
            <w:sz w:val="22"/>
            <w:szCs w:val="22"/>
          </w:rPr>
          <w:tab/>
        </w:r>
        <w:r w:rsidDel="00E06E9E">
          <w:rPr>
            <w:noProof/>
          </w:rPr>
          <w:delText>Cơ chế bảo mật</w:delText>
        </w:r>
        <w:r w:rsidDel="00E06E9E">
          <w:rPr>
            <w:noProof/>
          </w:rPr>
          <w:tab/>
        </w:r>
        <w:r w:rsidR="00B33D3F" w:rsidDel="00E06E9E">
          <w:rPr>
            <w:noProof/>
          </w:rPr>
          <w:delText>40</w:delText>
        </w:r>
        <w:r w:rsidR="00682A98" w:rsidDel="00E06E9E">
          <w:rPr>
            <w:noProof/>
          </w:rPr>
          <w:delText>41</w:delText>
        </w:r>
      </w:del>
    </w:p>
    <w:p w:rsidR="00076E9B" w:rsidDel="00E06E9E" w:rsidRDefault="00076E9B">
      <w:pPr>
        <w:pStyle w:val="TOC3"/>
        <w:tabs>
          <w:tab w:val="left" w:pos="1320"/>
          <w:tab w:val="right" w:leader="dot" w:pos="9111"/>
        </w:tabs>
        <w:rPr>
          <w:del w:id="439" w:author="xx" w:date="2012-06-20T22:18:00Z"/>
          <w:rFonts w:asciiTheme="minorHAnsi" w:eastAsiaTheme="minorEastAsia" w:hAnsiTheme="minorHAnsi" w:cstheme="minorBidi"/>
          <w:noProof/>
          <w:sz w:val="22"/>
          <w:szCs w:val="22"/>
        </w:rPr>
      </w:pPr>
      <w:del w:id="440" w:author="xx" w:date="2012-06-20T22:18:00Z">
        <w:r w:rsidDel="00E06E9E">
          <w:rPr>
            <w:noProof/>
          </w:rPr>
          <w:delText>4.3.6</w:delText>
        </w:r>
        <w:r w:rsidDel="00E06E9E">
          <w:rPr>
            <w:rFonts w:asciiTheme="minorHAnsi" w:eastAsiaTheme="minorEastAsia" w:hAnsiTheme="minorHAnsi" w:cstheme="minorBidi"/>
            <w:noProof/>
            <w:sz w:val="22"/>
            <w:szCs w:val="22"/>
          </w:rPr>
          <w:tab/>
        </w:r>
        <w:r w:rsidDel="00E06E9E">
          <w:rPr>
            <w:noProof/>
          </w:rPr>
          <w:delText>Thiết kế giao diện</w:delText>
        </w:r>
        <w:r w:rsidDel="00E06E9E">
          <w:rPr>
            <w:noProof/>
          </w:rPr>
          <w:tab/>
        </w:r>
        <w:r w:rsidR="00B33D3F" w:rsidDel="00E06E9E">
          <w:rPr>
            <w:noProof/>
          </w:rPr>
          <w:delText>41</w:delText>
        </w:r>
        <w:r w:rsidR="00682A98" w:rsidDel="00E06E9E">
          <w:rPr>
            <w:noProof/>
          </w:rPr>
          <w:delText>42</w:delText>
        </w:r>
      </w:del>
    </w:p>
    <w:p w:rsidR="00076E9B" w:rsidDel="00E06E9E" w:rsidRDefault="00076E9B">
      <w:pPr>
        <w:pStyle w:val="TOC4"/>
        <w:tabs>
          <w:tab w:val="left" w:pos="1760"/>
          <w:tab w:val="right" w:leader="dot" w:pos="9111"/>
        </w:tabs>
        <w:rPr>
          <w:del w:id="441" w:author="xx" w:date="2012-06-20T22:18:00Z"/>
          <w:rFonts w:asciiTheme="minorHAnsi" w:eastAsiaTheme="minorEastAsia" w:hAnsiTheme="minorHAnsi" w:cstheme="minorBidi"/>
          <w:noProof/>
          <w:sz w:val="22"/>
          <w:szCs w:val="22"/>
        </w:rPr>
      </w:pPr>
      <w:del w:id="442" w:author="xx" w:date="2012-06-20T22:18:00Z">
        <w:r w:rsidDel="00E06E9E">
          <w:rPr>
            <w:noProof/>
          </w:rPr>
          <w:delText>4.3.6.1</w:delText>
        </w:r>
        <w:r w:rsidDel="00E06E9E">
          <w:rPr>
            <w:rFonts w:asciiTheme="minorHAnsi" w:eastAsiaTheme="minorEastAsia" w:hAnsiTheme="minorHAnsi" w:cstheme="minorBidi"/>
            <w:noProof/>
            <w:sz w:val="22"/>
            <w:szCs w:val="22"/>
          </w:rPr>
          <w:tab/>
        </w:r>
        <w:r w:rsidR="00B33D3F" w:rsidDel="00E06E9E">
          <w:rPr>
            <w:noProof/>
          </w:rPr>
          <w:delText>Layout</w:delText>
        </w:r>
        <w:r w:rsidDel="00E06E9E">
          <w:rPr>
            <w:noProof/>
          </w:rPr>
          <w:delText>Cấu trúc chung</w:delText>
        </w:r>
        <w:r w:rsidR="00B33D3F" w:rsidDel="00E06E9E">
          <w:rPr>
            <w:noProof/>
          </w:rPr>
          <w:tab/>
          <w:delText>41</w:delText>
        </w:r>
        <w:r w:rsidDel="00E06E9E">
          <w:rPr>
            <w:noProof/>
          </w:rPr>
          <w:delText xml:space="preserve"> của giao diện</w:delText>
        </w:r>
        <w:r w:rsidDel="00E06E9E">
          <w:rPr>
            <w:noProof/>
          </w:rPr>
          <w:tab/>
        </w:r>
        <w:r w:rsidR="00682A98" w:rsidDel="00E06E9E">
          <w:rPr>
            <w:noProof/>
          </w:rPr>
          <w:delText>42</w:delText>
        </w:r>
      </w:del>
    </w:p>
    <w:p w:rsidR="00B33D3F" w:rsidDel="00E06E9E" w:rsidRDefault="00B33D3F">
      <w:pPr>
        <w:pStyle w:val="TOC4"/>
        <w:tabs>
          <w:tab w:val="left" w:pos="1760"/>
          <w:tab w:val="right" w:leader="dot" w:pos="9111"/>
        </w:tabs>
        <w:rPr>
          <w:del w:id="443" w:author="xx" w:date="2012-06-20T22:18:00Z"/>
          <w:rFonts w:asciiTheme="minorHAnsi" w:eastAsiaTheme="minorEastAsia" w:hAnsiTheme="minorHAnsi" w:cstheme="minorBidi"/>
          <w:noProof/>
          <w:sz w:val="22"/>
          <w:szCs w:val="22"/>
        </w:rPr>
      </w:pPr>
      <w:del w:id="444" w:author="xx" w:date="2012-06-20T22:18:00Z">
        <w:r w:rsidDel="00E06E9E">
          <w:rPr>
            <w:noProof/>
          </w:rPr>
          <w:delText>Giao diện42Giao diện 424.3.6.4</w:delText>
        </w:r>
        <w:r w:rsidDel="00E06E9E">
          <w:rPr>
            <w:rFonts w:asciiTheme="minorHAnsi" w:eastAsiaTheme="minorEastAsia" w:hAnsiTheme="minorHAnsi" w:cstheme="minorBidi"/>
            <w:noProof/>
            <w:sz w:val="22"/>
            <w:szCs w:val="22"/>
          </w:rPr>
          <w:tab/>
        </w:r>
        <w:r w:rsidDel="00E06E9E">
          <w:rPr>
            <w:noProof/>
          </w:rPr>
          <w:delText>Giao diện user</w:delText>
        </w:r>
        <w:r w:rsidDel="00E06E9E">
          <w:rPr>
            <w:noProof/>
          </w:rPr>
          <w:tab/>
          <w:delText>43</w:delText>
        </w:r>
      </w:del>
    </w:p>
    <w:p w:rsidR="00076E9B" w:rsidDel="00E06E9E" w:rsidRDefault="00076E9B">
      <w:pPr>
        <w:pStyle w:val="TOC4"/>
        <w:tabs>
          <w:tab w:val="left" w:pos="1760"/>
          <w:tab w:val="right" w:leader="dot" w:pos="9111"/>
        </w:tabs>
        <w:rPr>
          <w:del w:id="445" w:author="xx" w:date="2012-06-20T22:18:00Z"/>
          <w:rFonts w:asciiTheme="minorHAnsi" w:eastAsiaTheme="minorEastAsia" w:hAnsiTheme="minorHAnsi" w:cstheme="minorBidi"/>
          <w:noProof/>
          <w:sz w:val="22"/>
          <w:szCs w:val="22"/>
        </w:rPr>
      </w:pPr>
      <w:del w:id="446" w:author="xx" w:date="2012-06-20T22:18:00Z">
        <w:r w:rsidDel="00E06E9E">
          <w:rPr>
            <w:noProof/>
          </w:rPr>
          <w:delText>4.3.6.2</w:delText>
        </w:r>
        <w:r w:rsidDel="00E06E9E">
          <w:rPr>
            <w:rFonts w:asciiTheme="minorHAnsi" w:eastAsiaTheme="minorEastAsia" w:hAnsiTheme="minorHAnsi" w:cstheme="minorBidi"/>
            <w:noProof/>
            <w:sz w:val="22"/>
            <w:szCs w:val="22"/>
          </w:rPr>
          <w:tab/>
        </w:r>
        <w:r w:rsidDel="00E06E9E">
          <w:rPr>
            <w:noProof/>
          </w:rPr>
          <w:delText>Giao diện khi người dùng ở trang quản lý của quản trị</w:delText>
        </w:r>
        <w:r w:rsidDel="00E06E9E">
          <w:rPr>
            <w:noProof/>
          </w:rPr>
          <w:tab/>
        </w:r>
        <w:r w:rsidR="00682A98" w:rsidDel="00E06E9E">
          <w:rPr>
            <w:noProof/>
          </w:rPr>
          <w:delText>43</w:delText>
        </w:r>
      </w:del>
    </w:p>
    <w:p w:rsidR="00076E9B" w:rsidDel="00E06E9E" w:rsidRDefault="00076E9B">
      <w:pPr>
        <w:pStyle w:val="TOC4"/>
        <w:tabs>
          <w:tab w:val="left" w:pos="1760"/>
          <w:tab w:val="right" w:leader="dot" w:pos="9111"/>
        </w:tabs>
        <w:rPr>
          <w:del w:id="447" w:author="xx" w:date="2012-06-20T22:18:00Z"/>
          <w:rFonts w:asciiTheme="minorHAnsi" w:eastAsiaTheme="minorEastAsia" w:hAnsiTheme="minorHAnsi" w:cstheme="minorBidi"/>
          <w:noProof/>
          <w:sz w:val="22"/>
          <w:szCs w:val="22"/>
        </w:rPr>
      </w:pPr>
      <w:del w:id="448" w:author="xx" w:date="2012-06-20T22:18:00Z">
        <w:r w:rsidDel="00E06E9E">
          <w:rPr>
            <w:noProof/>
          </w:rPr>
          <w:delText>4.3.6.3</w:delText>
        </w:r>
        <w:r w:rsidDel="00E06E9E">
          <w:rPr>
            <w:rFonts w:asciiTheme="minorHAnsi" w:eastAsiaTheme="minorEastAsia" w:hAnsiTheme="minorHAnsi" w:cstheme="minorBidi"/>
            <w:noProof/>
            <w:sz w:val="22"/>
            <w:szCs w:val="22"/>
          </w:rPr>
          <w:tab/>
        </w:r>
        <w:r w:rsidDel="00E06E9E">
          <w:rPr>
            <w:noProof/>
          </w:rPr>
          <w:delText>Giao diện khi người dùng ở trang của dự án</w:delText>
        </w:r>
        <w:r w:rsidDel="00E06E9E">
          <w:rPr>
            <w:noProof/>
          </w:rPr>
          <w:tab/>
        </w:r>
        <w:r w:rsidR="00682A98" w:rsidDel="00E06E9E">
          <w:rPr>
            <w:noProof/>
          </w:rPr>
          <w:delText>44</w:delText>
        </w:r>
      </w:del>
    </w:p>
    <w:p w:rsidR="00076E9B" w:rsidDel="00E06E9E" w:rsidRDefault="00076E9B">
      <w:pPr>
        <w:pStyle w:val="TOC4"/>
        <w:tabs>
          <w:tab w:val="left" w:pos="1760"/>
          <w:tab w:val="right" w:leader="dot" w:pos="9111"/>
        </w:tabs>
        <w:rPr>
          <w:del w:id="449" w:author="xx" w:date="2012-06-20T22:18:00Z"/>
          <w:rFonts w:asciiTheme="minorHAnsi" w:eastAsiaTheme="minorEastAsia" w:hAnsiTheme="minorHAnsi" w:cstheme="minorBidi"/>
          <w:noProof/>
          <w:sz w:val="22"/>
          <w:szCs w:val="22"/>
        </w:rPr>
      </w:pPr>
      <w:del w:id="450" w:author="xx" w:date="2012-06-20T22:18:00Z">
        <w:r w:rsidDel="00E06E9E">
          <w:rPr>
            <w:noProof/>
          </w:rPr>
          <w:delText>4.3.6.4</w:delText>
        </w:r>
        <w:r w:rsidDel="00E06E9E">
          <w:rPr>
            <w:rFonts w:asciiTheme="minorHAnsi" w:eastAsiaTheme="minorEastAsia" w:hAnsiTheme="minorHAnsi" w:cstheme="minorBidi"/>
            <w:noProof/>
            <w:sz w:val="22"/>
            <w:szCs w:val="22"/>
          </w:rPr>
          <w:tab/>
        </w:r>
        <w:r w:rsidDel="00E06E9E">
          <w:rPr>
            <w:noProof/>
          </w:rPr>
          <w:delText>Giao diện nhà người dùng</w:delText>
        </w:r>
        <w:r w:rsidDel="00E06E9E">
          <w:rPr>
            <w:noProof/>
          </w:rPr>
          <w:tab/>
        </w:r>
        <w:r w:rsidR="00682A98" w:rsidDel="00E06E9E">
          <w:rPr>
            <w:noProof/>
          </w:rPr>
          <w:delText>45</w:delText>
        </w:r>
      </w:del>
    </w:p>
    <w:p w:rsidR="00076E9B" w:rsidDel="00E06E9E" w:rsidRDefault="00076E9B">
      <w:pPr>
        <w:pStyle w:val="TOC4"/>
        <w:tabs>
          <w:tab w:val="left" w:pos="1760"/>
          <w:tab w:val="right" w:leader="dot" w:pos="9111"/>
        </w:tabs>
        <w:rPr>
          <w:del w:id="451" w:author="xx" w:date="2012-06-20T22:18:00Z"/>
          <w:rFonts w:asciiTheme="minorHAnsi" w:eastAsiaTheme="minorEastAsia" w:hAnsiTheme="minorHAnsi" w:cstheme="minorBidi"/>
          <w:noProof/>
          <w:sz w:val="22"/>
          <w:szCs w:val="22"/>
        </w:rPr>
      </w:pPr>
      <w:del w:id="452" w:author="xx" w:date="2012-06-20T22:18:00Z">
        <w:r w:rsidDel="00E06E9E">
          <w:rPr>
            <w:noProof/>
          </w:rPr>
          <w:delText>4.3.6.5</w:delText>
        </w:r>
        <w:r w:rsidDel="00E06E9E">
          <w:rPr>
            <w:rFonts w:asciiTheme="minorHAnsi" w:eastAsiaTheme="minorEastAsia" w:hAnsiTheme="minorHAnsi" w:cstheme="minorBidi"/>
            <w:noProof/>
            <w:sz w:val="22"/>
            <w:szCs w:val="22"/>
          </w:rPr>
          <w:tab/>
        </w:r>
        <w:r w:rsidDel="00E06E9E">
          <w:rPr>
            <w:noProof/>
          </w:rPr>
          <w:delText>Một số màn hình chính</w:delText>
        </w:r>
        <w:r w:rsidDel="00E06E9E">
          <w:rPr>
            <w:noProof/>
          </w:rPr>
          <w:tab/>
        </w:r>
        <w:r w:rsidR="00682A98" w:rsidDel="00E06E9E">
          <w:rPr>
            <w:noProof/>
          </w:rPr>
          <w:delText>46</w:delText>
        </w:r>
      </w:del>
    </w:p>
    <w:p w:rsidR="00076E9B" w:rsidDel="00E06E9E" w:rsidRDefault="00076E9B" w:rsidP="00FC34F8">
      <w:pPr>
        <w:pStyle w:val="TOC5"/>
        <w:tabs>
          <w:tab w:val="right" w:leader="dot" w:pos="9111"/>
        </w:tabs>
        <w:rPr>
          <w:del w:id="453" w:author="xx" w:date="2012-06-20T22:18:00Z"/>
          <w:rFonts w:asciiTheme="minorHAnsi" w:eastAsiaTheme="minorEastAsia" w:hAnsiTheme="minorHAnsi" w:cstheme="minorBidi"/>
          <w:noProof/>
          <w:sz w:val="22"/>
          <w:szCs w:val="22"/>
        </w:rPr>
      </w:pPr>
      <w:del w:id="454" w:author="xx" w:date="2012-06-20T22:18:00Z">
        <w:r w:rsidDel="00E06E9E">
          <w:rPr>
            <w:noProof/>
          </w:rPr>
          <w:delText>Bảng dữ liệu</w:delText>
        </w:r>
        <w:r w:rsidDel="00E06E9E">
          <w:rPr>
            <w:noProof/>
          </w:rPr>
          <w:tab/>
        </w:r>
        <w:r w:rsidR="00B33D3F" w:rsidDel="00E06E9E">
          <w:rPr>
            <w:noProof/>
          </w:rPr>
          <w:delText>44</w:delText>
        </w:r>
        <w:r w:rsidR="00682A98" w:rsidDel="00E06E9E">
          <w:rPr>
            <w:noProof/>
          </w:rPr>
          <w:delText>46</w:delText>
        </w:r>
      </w:del>
    </w:p>
    <w:p w:rsidR="00076E9B" w:rsidDel="00E06E9E" w:rsidRDefault="00B33D3F">
      <w:pPr>
        <w:pStyle w:val="TOC5"/>
        <w:tabs>
          <w:tab w:val="right" w:leader="dot" w:pos="9111"/>
        </w:tabs>
        <w:rPr>
          <w:del w:id="455" w:author="xx" w:date="2012-06-20T22:18:00Z"/>
          <w:rFonts w:asciiTheme="minorHAnsi" w:eastAsiaTheme="minorEastAsia" w:hAnsiTheme="minorHAnsi" w:cstheme="minorBidi"/>
          <w:noProof/>
          <w:sz w:val="22"/>
          <w:szCs w:val="22"/>
        </w:rPr>
      </w:pPr>
      <w:del w:id="456" w:author="xx" w:date="2012-06-20T22:18:00Z">
        <w:r w:rsidDel="00E06E9E">
          <w:rPr>
            <w:noProof/>
          </w:rPr>
          <w:delText>4.3.6</w:delText>
        </w:r>
        <w:r w:rsidR="00076E9B" w:rsidDel="00E06E9E">
          <w:rPr>
            <w:noProof/>
          </w:rPr>
          <w:delText>Cập nhật tác vụ</w:delText>
        </w:r>
        <w:r w:rsidR="00076E9B" w:rsidDel="00E06E9E">
          <w:rPr>
            <w:noProof/>
          </w:rPr>
          <w:tab/>
        </w:r>
        <w:r w:rsidR="00682A98" w:rsidDel="00E06E9E">
          <w:rPr>
            <w:noProof/>
          </w:rPr>
          <w:delText>47</w:delText>
        </w:r>
      </w:del>
    </w:p>
    <w:p w:rsidR="00076E9B" w:rsidDel="00E06E9E" w:rsidRDefault="00076E9B">
      <w:pPr>
        <w:pStyle w:val="TOC5"/>
        <w:tabs>
          <w:tab w:val="right" w:leader="dot" w:pos="9111"/>
        </w:tabs>
        <w:rPr>
          <w:del w:id="457" w:author="xx" w:date="2012-06-20T22:18:00Z"/>
          <w:rFonts w:asciiTheme="minorHAnsi" w:eastAsiaTheme="minorEastAsia" w:hAnsiTheme="minorHAnsi" w:cstheme="minorBidi"/>
          <w:noProof/>
          <w:sz w:val="22"/>
          <w:szCs w:val="22"/>
        </w:rPr>
      </w:pPr>
      <w:del w:id="458" w:author="xx" w:date="2012-06-20T22:18:00Z">
        <w:r w:rsidDel="00E06E9E">
          <w:rPr>
            <w:noProof/>
          </w:rPr>
          <w:delText>Lịch của dự án</w:delText>
        </w:r>
        <w:r w:rsidDel="00E06E9E">
          <w:rPr>
            <w:noProof/>
          </w:rPr>
          <w:tab/>
        </w:r>
        <w:r w:rsidR="00682A98" w:rsidDel="00E06E9E">
          <w:rPr>
            <w:noProof/>
          </w:rPr>
          <w:delText>48</w:delText>
        </w:r>
      </w:del>
    </w:p>
    <w:p w:rsidR="00076E9B" w:rsidDel="00E06E9E" w:rsidRDefault="00076E9B">
      <w:pPr>
        <w:pStyle w:val="TOC3"/>
        <w:tabs>
          <w:tab w:val="left" w:pos="1320"/>
          <w:tab w:val="right" w:leader="dot" w:pos="9111"/>
        </w:tabs>
        <w:rPr>
          <w:del w:id="459" w:author="xx" w:date="2012-06-20T22:18:00Z"/>
          <w:rFonts w:asciiTheme="minorHAnsi" w:eastAsiaTheme="minorEastAsia" w:hAnsiTheme="minorHAnsi" w:cstheme="minorBidi"/>
          <w:noProof/>
          <w:sz w:val="22"/>
          <w:szCs w:val="22"/>
        </w:rPr>
      </w:pPr>
      <w:del w:id="460" w:author="xx" w:date="2012-06-20T22:18:00Z">
        <w:r w:rsidDel="00E06E9E">
          <w:rPr>
            <w:noProof/>
          </w:rPr>
          <w:delText>4.3.7</w:delText>
        </w:r>
        <w:r w:rsidDel="00E06E9E">
          <w:rPr>
            <w:rFonts w:asciiTheme="minorHAnsi" w:eastAsiaTheme="minorEastAsia" w:hAnsiTheme="minorHAnsi" w:cstheme="minorBidi"/>
            <w:noProof/>
            <w:sz w:val="22"/>
            <w:szCs w:val="22"/>
          </w:rPr>
          <w:tab/>
        </w:r>
        <w:r w:rsidDel="00E06E9E">
          <w:rPr>
            <w:noProof/>
          </w:rPr>
          <w:delText>Hướng dẫn sử dụng</w:delText>
        </w:r>
        <w:r w:rsidDel="00E06E9E">
          <w:rPr>
            <w:noProof/>
          </w:rPr>
          <w:tab/>
        </w:r>
        <w:r w:rsidR="00682A98" w:rsidDel="00E06E9E">
          <w:rPr>
            <w:noProof/>
          </w:rPr>
          <w:delText>48</w:delText>
        </w:r>
      </w:del>
    </w:p>
    <w:p w:rsidR="00076E9B" w:rsidDel="00E06E9E" w:rsidRDefault="00076E9B">
      <w:pPr>
        <w:pStyle w:val="TOC4"/>
        <w:tabs>
          <w:tab w:val="left" w:pos="1760"/>
          <w:tab w:val="right" w:leader="dot" w:pos="9111"/>
        </w:tabs>
        <w:rPr>
          <w:del w:id="461" w:author="xx" w:date="2012-06-20T22:18:00Z"/>
          <w:rFonts w:asciiTheme="minorHAnsi" w:eastAsiaTheme="minorEastAsia" w:hAnsiTheme="minorHAnsi" w:cstheme="minorBidi"/>
          <w:noProof/>
          <w:sz w:val="22"/>
          <w:szCs w:val="22"/>
        </w:rPr>
      </w:pPr>
      <w:del w:id="462" w:author="xx" w:date="2012-06-20T22:18:00Z">
        <w:r w:rsidDel="00E06E9E">
          <w:rPr>
            <w:noProof/>
          </w:rPr>
          <w:delText>4.3.7.1</w:delText>
        </w:r>
        <w:r w:rsidDel="00E06E9E">
          <w:rPr>
            <w:rFonts w:asciiTheme="minorHAnsi" w:eastAsiaTheme="minorEastAsia" w:hAnsiTheme="minorHAnsi" w:cstheme="minorBidi"/>
            <w:noProof/>
            <w:sz w:val="22"/>
            <w:szCs w:val="22"/>
          </w:rPr>
          <w:tab/>
        </w:r>
        <w:r w:rsidDel="00E06E9E">
          <w:rPr>
            <w:noProof/>
          </w:rPr>
          <w:delText>Tạo process</w:delText>
        </w:r>
        <w:r w:rsidDel="00E06E9E">
          <w:rPr>
            <w:noProof/>
          </w:rPr>
          <w:tab/>
        </w:r>
        <w:r w:rsidR="00682A98" w:rsidDel="00E06E9E">
          <w:rPr>
            <w:noProof/>
          </w:rPr>
          <w:delText>50</w:delText>
        </w:r>
      </w:del>
    </w:p>
    <w:p w:rsidR="00076E9B" w:rsidDel="00E06E9E" w:rsidRDefault="00076E9B">
      <w:pPr>
        <w:pStyle w:val="TOC4"/>
        <w:tabs>
          <w:tab w:val="left" w:pos="1760"/>
          <w:tab w:val="right" w:leader="dot" w:pos="9111"/>
        </w:tabs>
        <w:rPr>
          <w:del w:id="463" w:author="xx" w:date="2012-06-20T22:18:00Z"/>
          <w:rFonts w:asciiTheme="minorHAnsi" w:eastAsiaTheme="minorEastAsia" w:hAnsiTheme="minorHAnsi" w:cstheme="minorBidi"/>
          <w:noProof/>
          <w:sz w:val="22"/>
          <w:szCs w:val="22"/>
        </w:rPr>
      </w:pPr>
      <w:del w:id="464" w:author="xx" w:date="2012-06-20T22:18:00Z">
        <w:r w:rsidDel="00E06E9E">
          <w:rPr>
            <w:noProof/>
          </w:rPr>
          <w:delText>4.3.7.2</w:delText>
        </w:r>
        <w:r w:rsidDel="00E06E9E">
          <w:rPr>
            <w:rFonts w:asciiTheme="minorHAnsi" w:eastAsiaTheme="minorEastAsia" w:hAnsiTheme="minorHAnsi" w:cstheme="minorBidi"/>
            <w:noProof/>
            <w:sz w:val="22"/>
            <w:szCs w:val="22"/>
          </w:rPr>
          <w:tab/>
        </w:r>
        <w:r w:rsidDel="00E06E9E">
          <w:rPr>
            <w:noProof/>
          </w:rPr>
          <w:delText>Quản lý project</w:delText>
        </w:r>
        <w:r w:rsidDel="00E06E9E">
          <w:rPr>
            <w:noProof/>
          </w:rPr>
          <w:tab/>
        </w:r>
        <w:r w:rsidR="00682A98" w:rsidDel="00E06E9E">
          <w:rPr>
            <w:noProof/>
          </w:rPr>
          <w:delText>51</w:delText>
        </w:r>
      </w:del>
    </w:p>
    <w:p w:rsidR="00076E9B" w:rsidDel="00E06E9E" w:rsidRDefault="00076E9B">
      <w:pPr>
        <w:pStyle w:val="TOC1"/>
        <w:tabs>
          <w:tab w:val="left" w:pos="1320"/>
          <w:tab w:val="right" w:leader="dot" w:pos="9111"/>
        </w:tabs>
        <w:rPr>
          <w:del w:id="465" w:author="xx" w:date="2012-06-20T22:18:00Z"/>
          <w:rFonts w:asciiTheme="minorHAnsi" w:eastAsiaTheme="minorEastAsia" w:hAnsiTheme="minorHAnsi" w:cstheme="minorBidi"/>
          <w:noProof/>
          <w:sz w:val="22"/>
          <w:szCs w:val="22"/>
        </w:rPr>
      </w:pPr>
      <w:del w:id="466" w:author="xx" w:date="2012-06-20T22:18:00Z">
        <w:r w:rsidDel="00E06E9E">
          <w:rPr>
            <w:noProof/>
          </w:rPr>
          <w:delText>Chương 5</w:delText>
        </w:r>
        <w:r w:rsidDel="00E06E9E">
          <w:rPr>
            <w:rFonts w:asciiTheme="minorHAnsi" w:eastAsiaTheme="minorEastAsia" w:hAnsiTheme="minorHAnsi" w:cstheme="minorBidi"/>
            <w:noProof/>
            <w:sz w:val="22"/>
            <w:szCs w:val="22"/>
          </w:rPr>
          <w:tab/>
        </w:r>
        <w:r w:rsidDel="00E06E9E">
          <w:rPr>
            <w:noProof/>
          </w:rPr>
          <w:delText>KẾT LUẬN</w:delText>
        </w:r>
        <w:r w:rsidDel="00E06E9E">
          <w:rPr>
            <w:noProof/>
          </w:rPr>
          <w:tab/>
        </w:r>
        <w:r w:rsidR="00682A98" w:rsidDel="00E06E9E">
          <w:rPr>
            <w:noProof/>
          </w:rPr>
          <w:delText>55</w:delText>
        </w:r>
      </w:del>
    </w:p>
    <w:p w:rsidR="00076E9B" w:rsidDel="00E06E9E" w:rsidRDefault="00076E9B">
      <w:pPr>
        <w:pStyle w:val="TOC1"/>
        <w:tabs>
          <w:tab w:val="left" w:pos="1320"/>
          <w:tab w:val="right" w:leader="dot" w:pos="9111"/>
        </w:tabs>
        <w:rPr>
          <w:del w:id="467" w:author="xx" w:date="2012-06-20T22:18:00Z"/>
          <w:rFonts w:asciiTheme="minorHAnsi" w:eastAsiaTheme="minorEastAsia" w:hAnsiTheme="minorHAnsi" w:cstheme="minorBidi"/>
          <w:noProof/>
          <w:sz w:val="22"/>
          <w:szCs w:val="22"/>
        </w:rPr>
      </w:pPr>
      <w:del w:id="468" w:author="xx" w:date="2012-06-20T22:18:00Z">
        <w:r w:rsidDel="00E06E9E">
          <w:rPr>
            <w:noProof/>
          </w:rPr>
          <w:delText>Chương 6</w:delText>
        </w:r>
        <w:r w:rsidDel="00E06E9E">
          <w:rPr>
            <w:rFonts w:asciiTheme="minorHAnsi" w:eastAsiaTheme="minorEastAsia" w:hAnsiTheme="minorHAnsi" w:cstheme="minorBidi"/>
            <w:noProof/>
            <w:sz w:val="22"/>
            <w:szCs w:val="22"/>
          </w:rPr>
          <w:tab/>
        </w:r>
        <w:r w:rsidDel="00E06E9E">
          <w:rPr>
            <w:noProof/>
          </w:rPr>
          <w:delText>HƯỚNG PHÁT TRIỂN</w:delText>
        </w:r>
        <w:r w:rsidDel="00E06E9E">
          <w:rPr>
            <w:noProof/>
          </w:rPr>
          <w:tab/>
        </w:r>
        <w:r w:rsidR="00B33D3F" w:rsidDel="00E06E9E">
          <w:rPr>
            <w:noProof/>
          </w:rPr>
          <w:delText>56</w:delText>
        </w:r>
        <w:r w:rsidR="00682A98" w:rsidDel="00E06E9E">
          <w:rPr>
            <w:noProof/>
          </w:rPr>
          <w:delText>56</w:delText>
        </w:r>
      </w:del>
    </w:p>
    <w:p w:rsidR="00076E9B" w:rsidDel="00E06E9E" w:rsidRDefault="00076E9B">
      <w:pPr>
        <w:pStyle w:val="TOC1"/>
        <w:tabs>
          <w:tab w:val="left" w:pos="1320"/>
          <w:tab w:val="right" w:leader="dot" w:pos="9111"/>
        </w:tabs>
        <w:rPr>
          <w:del w:id="469" w:author="xx" w:date="2012-06-20T22:18:00Z"/>
          <w:rFonts w:asciiTheme="minorHAnsi" w:eastAsiaTheme="minorEastAsia" w:hAnsiTheme="minorHAnsi" w:cstheme="minorBidi"/>
          <w:noProof/>
          <w:sz w:val="22"/>
          <w:szCs w:val="22"/>
        </w:rPr>
      </w:pPr>
      <w:del w:id="470" w:author="xx" w:date="2012-06-20T22:18:00Z">
        <w:r w:rsidDel="00E06E9E">
          <w:rPr>
            <w:noProof/>
          </w:rPr>
          <w:delText>Chương 7</w:delText>
        </w:r>
        <w:r w:rsidDel="00E06E9E">
          <w:rPr>
            <w:rFonts w:asciiTheme="minorHAnsi" w:eastAsiaTheme="minorEastAsia" w:hAnsiTheme="minorHAnsi" w:cstheme="minorBidi"/>
            <w:noProof/>
            <w:sz w:val="22"/>
            <w:szCs w:val="22"/>
          </w:rPr>
          <w:tab/>
        </w:r>
        <w:r w:rsidDel="00E06E9E">
          <w:rPr>
            <w:noProof/>
          </w:rPr>
          <w:delText>DANH MỤC TÀI LIỆU THAM KHẢO</w:delText>
        </w:r>
        <w:r w:rsidDel="00E06E9E">
          <w:rPr>
            <w:noProof/>
          </w:rPr>
          <w:tab/>
        </w:r>
        <w:r w:rsidR="00B33D3F" w:rsidDel="00E06E9E">
          <w:rPr>
            <w:noProof/>
          </w:rPr>
          <w:delText>57</w:delText>
        </w:r>
        <w:r w:rsidR="00682A98" w:rsidDel="00E06E9E">
          <w:rPr>
            <w:noProof/>
          </w:rPr>
          <w:delText>57</w:delText>
        </w:r>
      </w:del>
    </w:p>
    <w:p w:rsidR="00076E9B" w:rsidDel="00E06E9E" w:rsidRDefault="00076E9B">
      <w:pPr>
        <w:pStyle w:val="TOC1"/>
        <w:tabs>
          <w:tab w:val="left" w:pos="1320"/>
          <w:tab w:val="right" w:leader="dot" w:pos="9111"/>
        </w:tabs>
        <w:rPr>
          <w:del w:id="471" w:author="xx" w:date="2012-06-20T22:18:00Z"/>
          <w:rFonts w:asciiTheme="minorHAnsi" w:eastAsiaTheme="minorEastAsia" w:hAnsiTheme="minorHAnsi" w:cstheme="minorBidi"/>
          <w:noProof/>
          <w:sz w:val="22"/>
          <w:szCs w:val="22"/>
        </w:rPr>
      </w:pPr>
      <w:del w:id="472" w:author="xx" w:date="2012-06-20T22:18:00Z">
        <w:r w:rsidDel="00E06E9E">
          <w:rPr>
            <w:noProof/>
          </w:rPr>
          <w:delText>Chương 8</w:delText>
        </w:r>
        <w:r w:rsidDel="00E06E9E">
          <w:rPr>
            <w:rFonts w:asciiTheme="minorHAnsi" w:eastAsiaTheme="minorEastAsia" w:hAnsiTheme="minorHAnsi" w:cstheme="minorBidi"/>
            <w:noProof/>
            <w:sz w:val="22"/>
            <w:szCs w:val="22"/>
          </w:rPr>
          <w:tab/>
        </w:r>
        <w:r w:rsidDel="00E06E9E">
          <w:rPr>
            <w:noProof/>
          </w:rPr>
          <w:delText>PHỤ LỤC</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3" w:author="xx" w:date="2012-06-20T22:18:00Z"/>
          <w:rFonts w:asciiTheme="minorHAnsi" w:eastAsiaTheme="minorEastAsia" w:hAnsiTheme="minorHAnsi" w:cstheme="minorBidi"/>
          <w:noProof/>
          <w:sz w:val="22"/>
          <w:szCs w:val="22"/>
        </w:rPr>
      </w:pPr>
      <w:del w:id="474" w:author="xx" w:date="2012-06-20T22:18:00Z">
        <w:r w:rsidDel="00E06E9E">
          <w:rPr>
            <w:noProof/>
          </w:rPr>
          <w:delText>Phụ lục A : Các khái niệm cơ bản</w:delText>
        </w:r>
        <w:r w:rsidDel="00E06E9E">
          <w:rPr>
            <w:noProof/>
          </w:rPr>
          <w:tab/>
        </w:r>
        <w:r w:rsidR="00B33D3F" w:rsidDel="00E06E9E">
          <w:rPr>
            <w:noProof/>
          </w:rPr>
          <w:delText>58</w:delText>
        </w:r>
        <w:r w:rsidR="00682A98" w:rsidDel="00E06E9E">
          <w:rPr>
            <w:noProof/>
          </w:rPr>
          <w:delText>58</w:delText>
        </w:r>
      </w:del>
    </w:p>
    <w:p w:rsidR="00076E9B" w:rsidDel="00E06E9E" w:rsidRDefault="00076E9B">
      <w:pPr>
        <w:pStyle w:val="TOC2"/>
        <w:tabs>
          <w:tab w:val="right" w:leader="dot" w:pos="9111"/>
        </w:tabs>
        <w:rPr>
          <w:del w:id="475" w:author="xx" w:date="2012-06-20T22:18:00Z"/>
          <w:rFonts w:asciiTheme="minorHAnsi" w:eastAsiaTheme="minorEastAsia" w:hAnsiTheme="minorHAnsi" w:cstheme="minorBidi"/>
          <w:noProof/>
          <w:sz w:val="22"/>
          <w:szCs w:val="22"/>
        </w:rPr>
      </w:pPr>
      <w:del w:id="476" w:author="xx" w:date="2012-06-20T22:18:00Z">
        <w:r w:rsidDel="00E06E9E">
          <w:rPr>
            <w:noProof/>
          </w:rPr>
          <w:delText>Phụ lục B : Các thư viện hỗ trợ</w:delText>
        </w:r>
        <w:r w:rsidDel="00E06E9E">
          <w:rPr>
            <w:noProof/>
          </w:rPr>
          <w:tab/>
        </w:r>
        <w:r w:rsidR="00B33D3F" w:rsidDel="00E06E9E">
          <w:rPr>
            <w:noProof/>
          </w:rPr>
          <w:delText>58</w:delText>
        </w:r>
        <w:r w:rsidR="00682A98" w:rsidDel="00E06E9E">
          <w:rPr>
            <w:noProof/>
          </w:rPr>
          <w:delText>58</w:delText>
        </w:r>
      </w:del>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477" w:name="_Toc326077636"/>
      <w:bookmarkStart w:id="478" w:name="_Toc327121391"/>
      <w:bookmarkStart w:id="479" w:name="_Toc327868562"/>
      <w:bookmarkStart w:id="480" w:name="_Toc327994059"/>
      <w:r>
        <w:lastRenderedPageBreak/>
        <w:t>DANH SÁCH CÁC BẢNG</w:t>
      </w:r>
      <w:bookmarkEnd w:id="477"/>
      <w:bookmarkEnd w:id="478"/>
      <w:bookmarkEnd w:id="479"/>
      <w:bookmarkEnd w:id="480"/>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682A98">
          <w:rPr>
            <w:noProof/>
            <w:webHidden/>
          </w:rPr>
          <w:t>16</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682A98">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481" w:name="_Toc326077637"/>
      <w:bookmarkStart w:id="482" w:name="_Toc327121392"/>
      <w:bookmarkStart w:id="483" w:name="_Toc327868563"/>
      <w:bookmarkStart w:id="484" w:name="_Toc327994060"/>
      <w:r>
        <w:lastRenderedPageBreak/>
        <w:t xml:space="preserve">DANH SÁCH </w:t>
      </w:r>
      <w:r w:rsidRPr="007746F5">
        <w:t>CÁC</w:t>
      </w:r>
      <w:r>
        <w:t xml:space="preserve"> HÌNH VẼ</w:t>
      </w:r>
      <w:bookmarkEnd w:id="481"/>
      <w:bookmarkEnd w:id="482"/>
      <w:bookmarkEnd w:id="483"/>
      <w:bookmarkEnd w:id="484"/>
    </w:p>
    <w:p w:rsidR="00871FB0"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868432" w:history="1">
        <w:r w:rsidR="00871FB0" w:rsidRPr="008E5C0C">
          <w:rPr>
            <w:rStyle w:val="Hyperlink"/>
            <w:noProof/>
          </w:rPr>
          <w:t>Hình 1 Team Foundation Server Proccess</w:t>
        </w:r>
        <w:r w:rsidR="00871FB0">
          <w:rPr>
            <w:noProof/>
            <w:webHidden/>
          </w:rPr>
          <w:tab/>
        </w:r>
        <w:r w:rsidR="00871FB0">
          <w:rPr>
            <w:noProof/>
            <w:webHidden/>
          </w:rPr>
          <w:fldChar w:fldCharType="begin"/>
        </w:r>
        <w:r w:rsidR="00871FB0">
          <w:rPr>
            <w:noProof/>
            <w:webHidden/>
          </w:rPr>
          <w:instrText xml:space="preserve"> PAGEREF _Toc327868432 \h </w:instrText>
        </w:r>
        <w:r w:rsidR="00871FB0">
          <w:rPr>
            <w:noProof/>
            <w:webHidden/>
          </w:rPr>
        </w:r>
        <w:r w:rsidR="00871FB0">
          <w:rPr>
            <w:noProof/>
            <w:webHidden/>
          </w:rPr>
          <w:fldChar w:fldCharType="separate"/>
        </w:r>
        <w:r w:rsidR="00682A98">
          <w:rPr>
            <w:noProof/>
            <w:webHidden/>
          </w:rPr>
          <w:t>6</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3" w:history="1">
        <w:r w:rsidR="00871FB0" w:rsidRPr="008E5C0C">
          <w:rPr>
            <w:rStyle w:val="Hyperlink"/>
            <w:noProof/>
          </w:rPr>
          <w:t>Hình 2 CMMI</w:t>
        </w:r>
        <w:r w:rsidR="00871FB0">
          <w:rPr>
            <w:noProof/>
            <w:webHidden/>
          </w:rPr>
          <w:tab/>
        </w:r>
        <w:r w:rsidR="00871FB0">
          <w:rPr>
            <w:noProof/>
            <w:webHidden/>
          </w:rPr>
          <w:fldChar w:fldCharType="begin"/>
        </w:r>
        <w:r w:rsidR="00871FB0">
          <w:rPr>
            <w:noProof/>
            <w:webHidden/>
          </w:rPr>
          <w:instrText xml:space="preserve"> PAGEREF _Toc327868433 \h </w:instrText>
        </w:r>
        <w:r w:rsidR="00871FB0">
          <w:rPr>
            <w:noProof/>
            <w:webHidden/>
          </w:rPr>
        </w:r>
        <w:r w:rsidR="00871FB0">
          <w:rPr>
            <w:noProof/>
            <w:webHidden/>
          </w:rPr>
          <w:fldChar w:fldCharType="separate"/>
        </w:r>
        <w:r w:rsidR="00682A98">
          <w:rPr>
            <w:noProof/>
            <w:webHidden/>
          </w:rPr>
          <w:t>7</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4" w:history="1">
        <w:r w:rsidR="00871FB0" w:rsidRPr="008E5C0C">
          <w:rPr>
            <w:rStyle w:val="Hyperlink"/>
            <w:noProof/>
          </w:rPr>
          <w:t>Hình 3 Agile</w:t>
        </w:r>
        <w:r w:rsidR="00871FB0">
          <w:rPr>
            <w:noProof/>
            <w:webHidden/>
          </w:rPr>
          <w:tab/>
        </w:r>
        <w:r w:rsidR="00871FB0">
          <w:rPr>
            <w:noProof/>
            <w:webHidden/>
          </w:rPr>
          <w:fldChar w:fldCharType="begin"/>
        </w:r>
        <w:r w:rsidR="00871FB0">
          <w:rPr>
            <w:noProof/>
            <w:webHidden/>
          </w:rPr>
          <w:instrText xml:space="preserve"> PAGEREF _Toc327868434 \h </w:instrText>
        </w:r>
        <w:r w:rsidR="00871FB0">
          <w:rPr>
            <w:noProof/>
            <w:webHidden/>
          </w:rPr>
        </w:r>
        <w:r w:rsidR="00871FB0">
          <w:rPr>
            <w:noProof/>
            <w:webHidden/>
          </w:rPr>
          <w:fldChar w:fldCharType="separate"/>
        </w:r>
        <w:r w:rsidR="00682A98">
          <w:rPr>
            <w:noProof/>
            <w:webHidden/>
          </w:rPr>
          <w:t>8</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5" w:history="1">
        <w:r w:rsidR="00871FB0" w:rsidRPr="008E5C0C">
          <w:rPr>
            <w:rStyle w:val="Hyperlink"/>
            <w:noProof/>
          </w:rPr>
          <w:t>Hình 4 Danh sách actor</w:t>
        </w:r>
        <w:r w:rsidR="00871FB0">
          <w:rPr>
            <w:noProof/>
            <w:webHidden/>
          </w:rPr>
          <w:tab/>
        </w:r>
        <w:r w:rsidR="00871FB0">
          <w:rPr>
            <w:noProof/>
            <w:webHidden/>
          </w:rPr>
          <w:fldChar w:fldCharType="begin"/>
        </w:r>
        <w:r w:rsidR="00871FB0">
          <w:rPr>
            <w:noProof/>
            <w:webHidden/>
          </w:rPr>
          <w:instrText xml:space="preserve"> PAGEREF _Toc327868435 \h </w:instrText>
        </w:r>
        <w:r w:rsidR="00871FB0">
          <w:rPr>
            <w:noProof/>
            <w:webHidden/>
          </w:rPr>
        </w:r>
        <w:r w:rsidR="00871FB0">
          <w:rPr>
            <w:noProof/>
            <w:webHidden/>
          </w:rPr>
          <w:fldChar w:fldCharType="separate"/>
        </w:r>
        <w:r w:rsidR="00682A98">
          <w:rPr>
            <w:noProof/>
            <w:webHidden/>
          </w:rPr>
          <w:t>14</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6" w:history="1">
        <w:r w:rsidR="00871FB0" w:rsidRPr="008E5C0C">
          <w:rPr>
            <w:rStyle w:val="Hyperlink"/>
            <w:noProof/>
          </w:rPr>
          <w:t>Hình 5 Các khối chính trong mô hình Use-Case</w:t>
        </w:r>
        <w:r w:rsidR="00871FB0">
          <w:rPr>
            <w:noProof/>
            <w:webHidden/>
          </w:rPr>
          <w:tab/>
        </w:r>
        <w:r w:rsidR="00871FB0">
          <w:rPr>
            <w:noProof/>
            <w:webHidden/>
          </w:rPr>
          <w:fldChar w:fldCharType="begin"/>
        </w:r>
        <w:r w:rsidR="00871FB0">
          <w:rPr>
            <w:noProof/>
            <w:webHidden/>
          </w:rPr>
          <w:instrText xml:space="preserve"> PAGEREF _Toc327868436 \h </w:instrText>
        </w:r>
        <w:r w:rsidR="00871FB0">
          <w:rPr>
            <w:noProof/>
            <w:webHidden/>
          </w:rPr>
        </w:r>
        <w:r w:rsidR="00871FB0">
          <w:rPr>
            <w:noProof/>
            <w:webHidden/>
          </w:rPr>
          <w:fldChar w:fldCharType="separate"/>
        </w:r>
        <w:r w:rsidR="00682A98">
          <w:rPr>
            <w:noProof/>
            <w:webHidden/>
          </w:rPr>
          <w:t>15</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7" w:history="1">
        <w:r w:rsidR="00871FB0" w:rsidRPr="008E5C0C">
          <w:rPr>
            <w:rStyle w:val="Hyperlink"/>
            <w:noProof/>
          </w:rPr>
          <w:t>Hình 6 Use-Case Account Management</w:t>
        </w:r>
        <w:r w:rsidR="00871FB0">
          <w:rPr>
            <w:noProof/>
            <w:webHidden/>
          </w:rPr>
          <w:tab/>
        </w:r>
        <w:r w:rsidR="00871FB0">
          <w:rPr>
            <w:noProof/>
            <w:webHidden/>
          </w:rPr>
          <w:fldChar w:fldCharType="begin"/>
        </w:r>
        <w:r w:rsidR="00871FB0">
          <w:rPr>
            <w:noProof/>
            <w:webHidden/>
          </w:rPr>
          <w:instrText xml:space="preserve"> PAGEREF _Toc327868437 \h </w:instrText>
        </w:r>
        <w:r w:rsidR="00871FB0">
          <w:rPr>
            <w:noProof/>
            <w:webHidden/>
          </w:rPr>
        </w:r>
        <w:r w:rsidR="00871FB0">
          <w:rPr>
            <w:noProof/>
            <w:webHidden/>
          </w:rPr>
          <w:fldChar w:fldCharType="separate"/>
        </w:r>
        <w:r w:rsidR="00682A98">
          <w:rPr>
            <w:noProof/>
            <w:webHidden/>
          </w:rPr>
          <w:t>17</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8" w:history="1">
        <w:r w:rsidR="00871FB0" w:rsidRPr="008E5C0C">
          <w:rPr>
            <w:rStyle w:val="Hyperlink"/>
            <w:noProof/>
          </w:rPr>
          <w:t>Hình 7 Use-Case Project management</w:t>
        </w:r>
        <w:r w:rsidR="00871FB0">
          <w:rPr>
            <w:noProof/>
            <w:webHidden/>
          </w:rPr>
          <w:tab/>
        </w:r>
        <w:r w:rsidR="00871FB0">
          <w:rPr>
            <w:noProof/>
            <w:webHidden/>
          </w:rPr>
          <w:fldChar w:fldCharType="begin"/>
        </w:r>
        <w:r w:rsidR="00871FB0">
          <w:rPr>
            <w:noProof/>
            <w:webHidden/>
          </w:rPr>
          <w:instrText xml:space="preserve"> PAGEREF _Toc327868438 \h </w:instrText>
        </w:r>
        <w:r w:rsidR="00871FB0">
          <w:rPr>
            <w:noProof/>
            <w:webHidden/>
          </w:rPr>
        </w:r>
        <w:r w:rsidR="00871FB0">
          <w:rPr>
            <w:noProof/>
            <w:webHidden/>
          </w:rPr>
          <w:fldChar w:fldCharType="separate"/>
        </w:r>
        <w:r w:rsidR="00682A98">
          <w:rPr>
            <w:noProof/>
            <w:webHidden/>
          </w:rPr>
          <w:t>18</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39" w:history="1">
        <w:r w:rsidR="00871FB0" w:rsidRPr="008E5C0C">
          <w:rPr>
            <w:rStyle w:val="Hyperlink"/>
            <w:noProof/>
          </w:rPr>
          <w:t>Hình 8 Use-Case Project activity</w:t>
        </w:r>
        <w:r w:rsidR="00871FB0">
          <w:rPr>
            <w:noProof/>
            <w:webHidden/>
          </w:rPr>
          <w:tab/>
        </w:r>
        <w:r w:rsidR="00871FB0">
          <w:rPr>
            <w:noProof/>
            <w:webHidden/>
          </w:rPr>
          <w:fldChar w:fldCharType="begin"/>
        </w:r>
        <w:r w:rsidR="00871FB0">
          <w:rPr>
            <w:noProof/>
            <w:webHidden/>
          </w:rPr>
          <w:instrText xml:space="preserve"> PAGEREF _Toc327868439 \h </w:instrText>
        </w:r>
        <w:r w:rsidR="00871FB0">
          <w:rPr>
            <w:noProof/>
            <w:webHidden/>
          </w:rPr>
        </w:r>
        <w:r w:rsidR="00871FB0">
          <w:rPr>
            <w:noProof/>
            <w:webHidden/>
          </w:rPr>
          <w:fldChar w:fldCharType="separate"/>
        </w:r>
        <w:r w:rsidR="00682A98">
          <w:rPr>
            <w:noProof/>
            <w:webHidden/>
          </w:rPr>
          <w:t>19</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0" w:history="1">
        <w:r w:rsidR="00871FB0" w:rsidRPr="008E5C0C">
          <w:rPr>
            <w:rStyle w:val="Hyperlink"/>
            <w:noProof/>
          </w:rPr>
          <w:t>Hình 9 Sơ đồ lớp mức phân tích</w:t>
        </w:r>
        <w:r w:rsidR="00871FB0">
          <w:rPr>
            <w:noProof/>
            <w:webHidden/>
          </w:rPr>
          <w:tab/>
        </w:r>
        <w:r w:rsidR="00871FB0">
          <w:rPr>
            <w:noProof/>
            <w:webHidden/>
          </w:rPr>
          <w:fldChar w:fldCharType="begin"/>
        </w:r>
        <w:r w:rsidR="00871FB0">
          <w:rPr>
            <w:noProof/>
            <w:webHidden/>
          </w:rPr>
          <w:instrText xml:space="preserve"> PAGEREF _Toc327868440 \h </w:instrText>
        </w:r>
        <w:r w:rsidR="00871FB0">
          <w:rPr>
            <w:noProof/>
            <w:webHidden/>
          </w:rPr>
        </w:r>
        <w:r w:rsidR="00871FB0">
          <w:rPr>
            <w:noProof/>
            <w:webHidden/>
          </w:rPr>
          <w:fldChar w:fldCharType="separate"/>
        </w:r>
        <w:r w:rsidR="00682A98">
          <w:rPr>
            <w:noProof/>
            <w:webHidden/>
          </w:rPr>
          <w:t>30</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1" w:history="1">
        <w:r w:rsidR="00871FB0" w:rsidRPr="008E5C0C">
          <w:rPr>
            <w:rStyle w:val="Hyperlink"/>
            <w:noProof/>
          </w:rPr>
          <w:t>Hình 10 Mô hình triển khai</w:t>
        </w:r>
        <w:r w:rsidR="00871FB0">
          <w:rPr>
            <w:noProof/>
            <w:webHidden/>
          </w:rPr>
          <w:tab/>
        </w:r>
        <w:r w:rsidR="00871FB0">
          <w:rPr>
            <w:noProof/>
            <w:webHidden/>
          </w:rPr>
          <w:fldChar w:fldCharType="begin"/>
        </w:r>
        <w:r w:rsidR="00871FB0">
          <w:rPr>
            <w:noProof/>
            <w:webHidden/>
          </w:rPr>
          <w:instrText xml:space="preserve"> PAGEREF _Toc327868441 \h </w:instrText>
        </w:r>
        <w:r w:rsidR="00871FB0">
          <w:rPr>
            <w:noProof/>
            <w:webHidden/>
          </w:rPr>
        </w:r>
        <w:r w:rsidR="00871FB0">
          <w:rPr>
            <w:noProof/>
            <w:webHidden/>
          </w:rPr>
          <w:fldChar w:fldCharType="separate"/>
        </w:r>
        <w:r w:rsidR="00682A98">
          <w:rPr>
            <w:noProof/>
            <w:webHidden/>
          </w:rPr>
          <w:t>32</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2" w:history="1">
        <w:r w:rsidR="00871FB0" w:rsidRPr="008E5C0C">
          <w:rPr>
            <w:rStyle w:val="Hyperlink"/>
            <w:noProof/>
          </w:rPr>
          <w:t>Hình 11 Kiến trúc tổng quan</w:t>
        </w:r>
        <w:r w:rsidR="00871FB0">
          <w:rPr>
            <w:noProof/>
            <w:webHidden/>
          </w:rPr>
          <w:tab/>
        </w:r>
        <w:r w:rsidR="00871FB0">
          <w:rPr>
            <w:noProof/>
            <w:webHidden/>
          </w:rPr>
          <w:fldChar w:fldCharType="begin"/>
        </w:r>
        <w:r w:rsidR="00871FB0">
          <w:rPr>
            <w:noProof/>
            <w:webHidden/>
          </w:rPr>
          <w:instrText xml:space="preserve"> PAGEREF _Toc327868442 \h </w:instrText>
        </w:r>
        <w:r w:rsidR="00871FB0">
          <w:rPr>
            <w:noProof/>
            <w:webHidden/>
          </w:rPr>
        </w:r>
        <w:r w:rsidR="00871FB0">
          <w:rPr>
            <w:noProof/>
            <w:webHidden/>
          </w:rPr>
          <w:fldChar w:fldCharType="separate"/>
        </w:r>
        <w:r w:rsidR="00682A98">
          <w:rPr>
            <w:noProof/>
            <w:webHidden/>
          </w:rPr>
          <w:t>33</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3" w:history="1">
        <w:r w:rsidR="00871FB0" w:rsidRPr="008E5C0C">
          <w:rPr>
            <w:rStyle w:val="Hyperlink"/>
            <w:noProof/>
          </w:rPr>
          <w:t>Hình 12 Mô hình MVC</w:t>
        </w:r>
        <w:r w:rsidR="00871FB0">
          <w:rPr>
            <w:noProof/>
            <w:webHidden/>
          </w:rPr>
          <w:tab/>
        </w:r>
        <w:r w:rsidR="00871FB0">
          <w:rPr>
            <w:noProof/>
            <w:webHidden/>
          </w:rPr>
          <w:fldChar w:fldCharType="begin"/>
        </w:r>
        <w:r w:rsidR="00871FB0">
          <w:rPr>
            <w:noProof/>
            <w:webHidden/>
          </w:rPr>
          <w:instrText xml:space="preserve"> PAGEREF _Toc327868443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4" w:history="1">
        <w:r w:rsidR="00871FB0" w:rsidRPr="008E5C0C">
          <w:rPr>
            <w:rStyle w:val="Hyperlink"/>
            <w:noProof/>
          </w:rPr>
          <w:t>Hình 13 Data Mapper Pattern</w:t>
        </w:r>
        <w:r w:rsidR="00871FB0">
          <w:rPr>
            <w:noProof/>
            <w:webHidden/>
          </w:rPr>
          <w:tab/>
        </w:r>
        <w:r w:rsidR="00871FB0">
          <w:rPr>
            <w:noProof/>
            <w:webHidden/>
          </w:rPr>
          <w:fldChar w:fldCharType="begin"/>
        </w:r>
        <w:r w:rsidR="00871FB0">
          <w:rPr>
            <w:noProof/>
            <w:webHidden/>
          </w:rPr>
          <w:instrText xml:space="preserve"> PAGEREF _Toc327868444 \h </w:instrText>
        </w:r>
        <w:r w:rsidR="00871FB0">
          <w:rPr>
            <w:noProof/>
            <w:webHidden/>
          </w:rPr>
        </w:r>
        <w:r w:rsidR="00871FB0">
          <w:rPr>
            <w:noProof/>
            <w:webHidden/>
          </w:rPr>
          <w:fldChar w:fldCharType="separate"/>
        </w:r>
        <w:r w:rsidR="00682A98">
          <w:rPr>
            <w:noProof/>
            <w:webHidden/>
          </w:rPr>
          <w:t>34</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5" w:history="1">
        <w:r w:rsidR="00871FB0" w:rsidRPr="008E5C0C">
          <w:rPr>
            <w:rStyle w:val="Hyperlink"/>
            <w:noProof/>
          </w:rPr>
          <w:t>Hình 14 Các lớp chính liên quan tới việc quản lý nhóm và dự án</w:t>
        </w:r>
        <w:r w:rsidR="00871FB0">
          <w:rPr>
            <w:noProof/>
            <w:webHidden/>
          </w:rPr>
          <w:tab/>
        </w:r>
        <w:r w:rsidR="00871FB0">
          <w:rPr>
            <w:noProof/>
            <w:webHidden/>
          </w:rPr>
          <w:fldChar w:fldCharType="begin"/>
        </w:r>
        <w:r w:rsidR="00871FB0">
          <w:rPr>
            <w:noProof/>
            <w:webHidden/>
          </w:rPr>
          <w:instrText xml:space="preserve"> PAGEREF _Toc327868445 \h </w:instrText>
        </w:r>
        <w:r w:rsidR="00871FB0">
          <w:rPr>
            <w:noProof/>
            <w:webHidden/>
          </w:rPr>
        </w:r>
        <w:r w:rsidR="00871FB0">
          <w:rPr>
            <w:noProof/>
            <w:webHidden/>
          </w:rPr>
          <w:fldChar w:fldCharType="separate"/>
        </w:r>
        <w:r w:rsidR="00682A98">
          <w:rPr>
            <w:noProof/>
            <w:webHidden/>
          </w:rPr>
          <w:t>37</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6" w:history="1">
        <w:r w:rsidR="00871FB0" w:rsidRPr="008E5C0C">
          <w:rPr>
            <w:rStyle w:val="Hyperlink"/>
            <w:noProof/>
          </w:rPr>
          <w:t>Hình 15 Các lớp chính liên quan tới quản lý work item và tương tác</w:t>
        </w:r>
        <w:r w:rsidR="00871FB0">
          <w:rPr>
            <w:noProof/>
            <w:webHidden/>
          </w:rPr>
          <w:tab/>
        </w:r>
        <w:r w:rsidR="00871FB0">
          <w:rPr>
            <w:noProof/>
            <w:webHidden/>
          </w:rPr>
          <w:fldChar w:fldCharType="begin"/>
        </w:r>
        <w:r w:rsidR="00871FB0">
          <w:rPr>
            <w:noProof/>
            <w:webHidden/>
          </w:rPr>
          <w:instrText xml:space="preserve"> PAGEREF _Toc327868446 \h </w:instrText>
        </w:r>
        <w:r w:rsidR="00871FB0">
          <w:rPr>
            <w:noProof/>
            <w:webHidden/>
          </w:rPr>
        </w:r>
        <w:r w:rsidR="00871FB0">
          <w:rPr>
            <w:noProof/>
            <w:webHidden/>
          </w:rPr>
          <w:fldChar w:fldCharType="separate"/>
        </w:r>
        <w:r w:rsidR="00682A98">
          <w:rPr>
            <w:noProof/>
            <w:webHidden/>
          </w:rPr>
          <w:t>39</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7" w:history="1">
        <w:r w:rsidR="00871FB0" w:rsidRPr="008E5C0C">
          <w:rPr>
            <w:rStyle w:val="Hyperlink"/>
            <w:noProof/>
          </w:rPr>
          <w:t>Hình 16 Các lớp chính liên quan tới quản lý lịch</w:t>
        </w:r>
        <w:r w:rsidR="00871FB0">
          <w:rPr>
            <w:noProof/>
            <w:webHidden/>
          </w:rPr>
          <w:tab/>
        </w:r>
        <w:r w:rsidR="00871FB0">
          <w:rPr>
            <w:noProof/>
            <w:webHidden/>
          </w:rPr>
          <w:fldChar w:fldCharType="begin"/>
        </w:r>
        <w:r w:rsidR="00871FB0">
          <w:rPr>
            <w:noProof/>
            <w:webHidden/>
          </w:rPr>
          <w:instrText xml:space="preserve"> PAGEREF _Toc327868447 \h </w:instrText>
        </w:r>
        <w:r w:rsidR="00871FB0">
          <w:rPr>
            <w:noProof/>
            <w:webHidden/>
          </w:rPr>
        </w:r>
        <w:r w:rsidR="00871FB0">
          <w:rPr>
            <w:noProof/>
            <w:webHidden/>
          </w:rPr>
          <w:fldChar w:fldCharType="separate"/>
        </w:r>
        <w:r w:rsidR="00682A98">
          <w:rPr>
            <w:noProof/>
            <w:webHidden/>
          </w:rPr>
          <w:t>40</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8" w:history="1">
        <w:r w:rsidR="00871FB0" w:rsidRPr="008E5C0C">
          <w:rPr>
            <w:rStyle w:val="Hyperlink"/>
            <w:noProof/>
          </w:rPr>
          <w:t>Hình 17 Class Table Inheritance</w:t>
        </w:r>
        <w:r w:rsidR="00871FB0">
          <w:rPr>
            <w:noProof/>
            <w:webHidden/>
          </w:rPr>
          <w:tab/>
        </w:r>
        <w:r w:rsidR="00871FB0">
          <w:rPr>
            <w:noProof/>
            <w:webHidden/>
          </w:rPr>
          <w:fldChar w:fldCharType="begin"/>
        </w:r>
        <w:r w:rsidR="00871FB0">
          <w:rPr>
            <w:noProof/>
            <w:webHidden/>
          </w:rPr>
          <w:instrText xml:space="preserve"> PAGEREF _Toc327868448 \h </w:instrText>
        </w:r>
        <w:r w:rsidR="00871FB0">
          <w:rPr>
            <w:noProof/>
            <w:webHidden/>
          </w:rPr>
        </w:r>
        <w:r w:rsidR="00871FB0">
          <w:rPr>
            <w:noProof/>
            <w:webHidden/>
          </w:rPr>
          <w:fldChar w:fldCharType="separate"/>
        </w:r>
        <w:r w:rsidR="00682A98">
          <w:rPr>
            <w:noProof/>
            <w:webHidden/>
          </w:rPr>
          <w:t>41</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49" w:history="1">
        <w:r w:rsidR="00871FB0" w:rsidRPr="008E5C0C">
          <w:rPr>
            <w:rStyle w:val="Hyperlink"/>
            <w:noProof/>
          </w:rPr>
          <w:t>Hình 18 Cơ chế quản lý truy cập dựa trên vai trò</w:t>
        </w:r>
        <w:r w:rsidR="00871FB0">
          <w:rPr>
            <w:noProof/>
            <w:webHidden/>
          </w:rPr>
          <w:tab/>
        </w:r>
        <w:r w:rsidR="00871FB0">
          <w:rPr>
            <w:noProof/>
            <w:webHidden/>
          </w:rPr>
          <w:fldChar w:fldCharType="begin"/>
        </w:r>
        <w:r w:rsidR="00871FB0">
          <w:rPr>
            <w:noProof/>
            <w:webHidden/>
          </w:rPr>
          <w:instrText xml:space="preserve"> PAGEREF _Toc327868449 \h </w:instrText>
        </w:r>
        <w:r w:rsidR="00871FB0">
          <w:rPr>
            <w:noProof/>
            <w:webHidden/>
          </w:rPr>
        </w:r>
        <w:r w:rsidR="00871FB0">
          <w:rPr>
            <w:noProof/>
            <w:webHidden/>
          </w:rPr>
          <w:fldChar w:fldCharType="separate"/>
        </w:r>
        <w:r w:rsidR="00682A98">
          <w:rPr>
            <w:noProof/>
            <w:webHidden/>
          </w:rPr>
          <w:t>42</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50" w:history="1">
        <w:r w:rsidR="00871FB0" w:rsidRPr="008E5C0C">
          <w:rPr>
            <w:rStyle w:val="Hyperlink"/>
            <w:noProof/>
          </w:rPr>
          <w:t>Hình 19 Màn hình login</w:t>
        </w:r>
        <w:r w:rsidR="00871FB0">
          <w:rPr>
            <w:noProof/>
            <w:webHidden/>
          </w:rPr>
          <w:tab/>
        </w:r>
        <w:r w:rsidR="00871FB0">
          <w:rPr>
            <w:noProof/>
            <w:webHidden/>
          </w:rPr>
          <w:fldChar w:fldCharType="begin"/>
        </w:r>
        <w:r w:rsidR="00871FB0">
          <w:rPr>
            <w:noProof/>
            <w:webHidden/>
          </w:rPr>
          <w:instrText xml:space="preserve"> PAGEREF _Toc327868450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871FB0" w:rsidRDefault="00E06E9E">
      <w:pPr>
        <w:pStyle w:val="TableofFigures"/>
        <w:tabs>
          <w:tab w:val="right" w:leader="dot" w:pos="9111"/>
        </w:tabs>
        <w:rPr>
          <w:rFonts w:asciiTheme="minorHAnsi" w:eastAsiaTheme="minorEastAsia" w:hAnsiTheme="minorHAnsi" w:cstheme="minorBidi"/>
          <w:noProof/>
          <w:sz w:val="22"/>
          <w:szCs w:val="22"/>
        </w:rPr>
      </w:pPr>
      <w:hyperlink w:anchor="_Toc327868451" w:history="1">
        <w:r w:rsidR="00871FB0" w:rsidRPr="008E5C0C">
          <w:rPr>
            <w:rStyle w:val="Hyperlink"/>
            <w:noProof/>
          </w:rPr>
          <w:t>Hình 20 Màn hình cập nhật tài khoản</w:t>
        </w:r>
        <w:r w:rsidR="00871FB0">
          <w:rPr>
            <w:noProof/>
            <w:webHidden/>
          </w:rPr>
          <w:tab/>
        </w:r>
        <w:r w:rsidR="00871FB0">
          <w:rPr>
            <w:noProof/>
            <w:webHidden/>
          </w:rPr>
          <w:fldChar w:fldCharType="begin"/>
        </w:r>
        <w:r w:rsidR="00871FB0">
          <w:rPr>
            <w:noProof/>
            <w:webHidden/>
          </w:rPr>
          <w:instrText xml:space="preserve"> PAGEREF _Toc327868451 \h </w:instrText>
        </w:r>
        <w:r w:rsidR="00871FB0">
          <w:rPr>
            <w:noProof/>
            <w:webHidden/>
          </w:rPr>
        </w:r>
        <w:r w:rsidR="00871FB0">
          <w:rPr>
            <w:noProof/>
            <w:webHidden/>
          </w:rPr>
          <w:fldChar w:fldCharType="separate"/>
        </w:r>
        <w:r w:rsidR="00682A98">
          <w:rPr>
            <w:noProof/>
            <w:webHidden/>
          </w:rPr>
          <w:t>49</w:t>
        </w:r>
        <w:r w:rsidR="00871FB0">
          <w:rPr>
            <w:noProof/>
            <w:webHidden/>
          </w:rPr>
          <w:fldChar w:fldCharType="end"/>
        </w:r>
      </w:hyperlink>
    </w:p>
    <w:p w:rsidR="00D60FF7" w:rsidRDefault="004411A9" w:rsidP="003C7CC9">
      <w:pPr>
        <w:spacing w:before="0" w:after="200"/>
        <w:jc w:val="both"/>
        <w:sectPr w:rsidR="00D60FF7" w:rsidSect="006F400C">
          <w:headerReference w:type="default" r:id="rId36"/>
          <w:footerReference w:type="default" r:id="rId37"/>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38"/>
          <w:type w:val="continuous"/>
          <w:pgSz w:w="12240" w:h="15840"/>
          <w:pgMar w:top="1701" w:right="1134" w:bottom="1985" w:left="1985" w:header="720" w:footer="720" w:gutter="0"/>
          <w:pgNumType w:start="1"/>
          <w:cols w:space="720"/>
          <w:docGrid w:linePitch="360"/>
        </w:sectPr>
      </w:pPr>
    </w:p>
    <w:p w:rsidR="007746F5" w:rsidRDefault="00471996" w:rsidP="003C7CC9">
      <w:pPr>
        <w:pStyle w:val="Heading1"/>
        <w:jc w:val="both"/>
      </w:pPr>
      <w:bookmarkStart w:id="485" w:name="_Toc326077638"/>
      <w:bookmarkStart w:id="486" w:name="_Toc327121393"/>
      <w:bookmarkStart w:id="487" w:name="_Toc327868564"/>
      <w:bookmarkStart w:id="488" w:name="_Toc327994061"/>
      <w:r>
        <w:lastRenderedPageBreak/>
        <w:t>MỞ ĐẦU</w:t>
      </w:r>
      <w:bookmarkEnd w:id="485"/>
      <w:bookmarkEnd w:id="486"/>
      <w:bookmarkEnd w:id="487"/>
      <w:bookmarkEnd w:id="488"/>
    </w:p>
    <w:p w:rsidR="00263CB6" w:rsidRDefault="003F6C11" w:rsidP="003C7CC9">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3C7CC9">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3C7CC9">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3C7CC9">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3C7CC9">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3C7CC9">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3C7CC9">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3C7CC9">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3C7CC9">
      <w:pPr>
        <w:pStyle w:val="Heading1"/>
        <w:jc w:val="both"/>
      </w:pPr>
      <w:bookmarkStart w:id="489" w:name="_Toc326077639"/>
      <w:bookmarkStart w:id="490" w:name="_Toc327121394"/>
      <w:bookmarkStart w:id="491" w:name="_Toc327868565"/>
      <w:bookmarkStart w:id="492" w:name="_Toc327994062"/>
      <w:r>
        <w:lastRenderedPageBreak/>
        <w:t>TỒNG QUAN</w:t>
      </w:r>
      <w:bookmarkEnd w:id="489"/>
      <w:bookmarkEnd w:id="490"/>
      <w:bookmarkEnd w:id="491"/>
      <w:bookmarkEnd w:id="492"/>
    </w:p>
    <w:p w:rsidR="00642FEE" w:rsidRDefault="00642FEE" w:rsidP="003C7CC9">
      <w:pPr>
        <w:spacing w:before="0" w:after="200" w:line="276" w:lineRule="auto"/>
        <w:jc w:val="both"/>
        <w:rPr>
          <w:sz w:val="24"/>
          <w:szCs w:val="22"/>
          <w:lang w:val="pt-BR"/>
        </w:rPr>
      </w:pPr>
      <w:bookmarkStart w:id="493"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3C7CC9">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3C7CC9">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3C7CC9">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3C7CC9">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3C7CC9">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3C7CC9">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3C7CC9">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3C7CC9">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3C7CC9">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3C7CC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3C7CC9">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93"/>
    <w:p w:rsidR="0020779C" w:rsidRDefault="0020779C" w:rsidP="003C7CC9">
      <w:pPr>
        <w:spacing w:before="0" w:after="200" w:line="276" w:lineRule="auto"/>
        <w:jc w:val="both"/>
        <w:rPr>
          <w:rFonts w:eastAsiaTheme="majorEastAsia"/>
          <w:b/>
          <w:bCs/>
          <w:color w:val="000000" w:themeColor="text1"/>
          <w:sz w:val="28"/>
          <w:szCs w:val="28"/>
        </w:rPr>
      </w:pPr>
      <w:r>
        <w:br w:type="page"/>
      </w:r>
    </w:p>
    <w:p w:rsidR="00E4223B" w:rsidRPr="00832DE8" w:rsidRDefault="00E662D3" w:rsidP="003C7CC9">
      <w:pPr>
        <w:pStyle w:val="Heading1"/>
        <w:jc w:val="both"/>
      </w:pPr>
      <w:bookmarkStart w:id="494" w:name="_Toc327868566"/>
      <w:bookmarkStart w:id="495" w:name="_Toc327994063"/>
      <w:r>
        <w:lastRenderedPageBreak/>
        <w:t>KHẢO SÁT HIỆN TRẠNG</w:t>
      </w:r>
      <w:bookmarkEnd w:id="494"/>
      <w:bookmarkEnd w:id="495"/>
    </w:p>
    <w:p w:rsidR="00E04C23" w:rsidRPr="00E04C23" w:rsidRDefault="00E04C23" w:rsidP="003C7CC9">
      <w:pPr>
        <w:pStyle w:val="ListParagraph"/>
        <w:numPr>
          <w:ilvl w:val="0"/>
          <w:numId w:val="8"/>
        </w:numPr>
        <w:jc w:val="both"/>
        <w:outlineLvl w:val="1"/>
        <w:rPr>
          <w:b/>
          <w:vanish/>
        </w:rPr>
      </w:pPr>
      <w:bookmarkStart w:id="496"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3C7CC9">
      <w:pPr>
        <w:pStyle w:val="Heading2"/>
        <w:jc w:val="both"/>
      </w:pPr>
      <w:bookmarkStart w:id="497" w:name="_Toc326952941"/>
      <w:bookmarkStart w:id="498" w:name="_Toc327868567"/>
      <w:bookmarkStart w:id="499" w:name="_Toc327994064"/>
      <w:bookmarkEnd w:id="496"/>
      <w:r>
        <w:t>Cơ sở lý thuyết</w:t>
      </w:r>
      <w:bookmarkEnd w:id="497"/>
      <w:bookmarkEnd w:id="498"/>
      <w:bookmarkEnd w:id="499"/>
    </w:p>
    <w:p w:rsidR="008D0822" w:rsidRDefault="008D0822" w:rsidP="00EA0D46">
      <w:pPr>
        <w:ind w:firstLine="720"/>
        <w:jc w:val="both"/>
        <w:pPrChange w:id="500" w:author="xx" w:date="2012-06-20T22:32:00Z">
          <w:pPr>
            <w:jc w:val="both"/>
          </w:pPr>
        </w:pPrChange>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EA0D46">
      <w:pPr>
        <w:ind w:firstLine="720"/>
        <w:jc w:val="both"/>
        <w:pPrChange w:id="501" w:author="xx" w:date="2012-06-20T22:32:00Z">
          <w:pPr>
            <w:jc w:val="both"/>
          </w:pPr>
        </w:pPrChange>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EA0D46">
      <w:pPr>
        <w:ind w:firstLine="720"/>
        <w:jc w:val="both"/>
        <w:pPrChange w:id="502" w:author="xx" w:date="2012-06-20T22:32:00Z">
          <w:pPr>
            <w:jc w:val="both"/>
          </w:pPr>
        </w:pPrChange>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mã nguồn, ….</w:t>
      </w:r>
    </w:p>
    <w:p w:rsidR="00444F2A" w:rsidRDefault="00444F2A" w:rsidP="00EA0D46">
      <w:pPr>
        <w:ind w:firstLine="720"/>
        <w:jc w:val="both"/>
        <w:pPrChange w:id="503" w:author="xx" w:date="2012-06-20T22:32:00Z">
          <w:pPr>
            <w:jc w:val="both"/>
          </w:pPr>
        </w:pPrChange>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lastRenderedPageBreak/>
        <w:t>(Awareness tools)</w:t>
      </w:r>
      <w:r w:rsidR="00EC4D58">
        <w:t xml:space="preserve"> giúp thành viên ý thức được các hành động đang được thực hiện bởi 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EA0D46">
      <w:pPr>
        <w:ind w:firstLine="720"/>
        <w:jc w:val="both"/>
        <w:pPrChange w:id="504" w:author="xx" w:date="2012-06-20T22:32:00Z">
          <w:pPr>
            <w:jc w:val="both"/>
          </w:pPr>
        </w:pPrChange>
      </w:pPr>
      <w:r>
        <w:t>Việc tương tác</w:t>
      </w:r>
      <w:r w:rsidR="00F45456">
        <w:t xml:space="preserve"> trong nhóm làm phần mềm</w:t>
      </w:r>
      <w:r>
        <w:t xml:space="preserve">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EA0D46">
      <w:pPr>
        <w:ind w:firstLine="720"/>
        <w:jc w:val="both"/>
        <w:pPrChange w:id="505" w:author="xx" w:date="2012-06-20T22:32:00Z">
          <w:pPr>
            <w:jc w:val="both"/>
          </w:pPr>
        </w:pPrChange>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EA0D46">
      <w:pPr>
        <w:ind w:firstLine="720"/>
        <w:jc w:val="both"/>
        <w:pPrChange w:id="506" w:author="xx" w:date="2012-06-20T22:32:00Z">
          <w:pPr>
            <w:jc w:val="both"/>
          </w:pPr>
        </w:pPrChange>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EA0D46">
      <w:pPr>
        <w:ind w:firstLine="720"/>
        <w:jc w:val="both"/>
        <w:pPrChange w:id="507" w:author="xx" w:date="2012-06-20T22:32:00Z">
          <w:pPr>
            <w:jc w:val="both"/>
          </w:pPr>
        </w:pPrChange>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w:t>
      </w:r>
      <w:r>
        <w:lastRenderedPageBreak/>
        <w:t xml:space="preserve">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3C7CC9">
      <w:pPr>
        <w:pStyle w:val="Heading2"/>
        <w:jc w:val="both"/>
      </w:pPr>
      <w:bookmarkStart w:id="508" w:name="_Toc326952942"/>
      <w:bookmarkStart w:id="509" w:name="_Toc327868568"/>
      <w:bookmarkStart w:id="510" w:name="_Toc327994065"/>
      <w:r>
        <w:t>Tìm hiểu thực tế</w:t>
      </w:r>
      <w:bookmarkEnd w:id="508"/>
      <w:bookmarkEnd w:id="509"/>
      <w:bookmarkEnd w:id="510"/>
    </w:p>
    <w:p w:rsidR="00A8586B" w:rsidRPr="006C7DA3" w:rsidRDefault="00A8586B" w:rsidP="00EA0D46">
      <w:pPr>
        <w:ind w:firstLine="720"/>
        <w:jc w:val="both"/>
        <w:pPrChange w:id="511" w:author="xx" w:date="2012-06-20T22:32:00Z">
          <w:pPr>
            <w:jc w:val="both"/>
          </w:pPr>
        </w:pPrChange>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3C7CC9">
      <w:pPr>
        <w:pStyle w:val="Heading3"/>
        <w:jc w:val="both"/>
      </w:pPr>
      <w:bookmarkStart w:id="512" w:name="_Toc326077655"/>
      <w:bookmarkStart w:id="513" w:name="_Toc327121398"/>
      <w:bookmarkStart w:id="514" w:name="_Toc327868569"/>
      <w:bookmarkStart w:id="515" w:name="_Toc327994066"/>
      <w:r>
        <w:t>Team foundation server</w:t>
      </w:r>
      <w:bookmarkEnd w:id="512"/>
      <w:bookmarkEnd w:id="513"/>
      <w:bookmarkEnd w:id="514"/>
      <w:r w:rsidR="00384F98">
        <w:t xml:space="preserve"> (TFS)</w:t>
      </w:r>
      <w:bookmarkEnd w:id="515"/>
    </w:p>
    <w:p w:rsidR="00937EA6" w:rsidRDefault="00937EA6" w:rsidP="00EA0D46">
      <w:pPr>
        <w:ind w:left="360" w:firstLine="360"/>
        <w:jc w:val="both"/>
        <w:pPrChange w:id="516" w:author="xx" w:date="2012-06-20T22:32:00Z">
          <w:pPr>
            <w:ind w:left="360"/>
            <w:jc w:val="both"/>
          </w:pPr>
        </w:pPrChange>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E5F2764" wp14:editId="3377139A">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4100D0">
      <w:pPr>
        <w:pStyle w:val="Caption"/>
        <w:jc w:val="center"/>
      </w:pPr>
      <w:bookmarkStart w:id="517" w:name="_Toc327868432"/>
      <w:r>
        <w:t xml:space="preserve">Hình </w:t>
      </w:r>
      <w:fldSimple w:instr=" SEQ Hình \* ARABIC ">
        <w:r w:rsidR="00682A98">
          <w:rPr>
            <w:noProof/>
          </w:rPr>
          <w:t>1</w:t>
        </w:r>
      </w:fldSimple>
      <w:r>
        <w:t xml:space="preserve"> </w:t>
      </w:r>
      <w:r w:rsidRPr="00AD176A">
        <w:t>Team Foundation Server Proccess</w:t>
      </w:r>
      <w:bookmarkEnd w:id="517"/>
    </w:p>
    <w:p w:rsidR="0040339F" w:rsidRPr="00EB65C7" w:rsidRDefault="004100D0" w:rsidP="00EB65C7">
      <w:pPr>
        <w:jc w:val="center"/>
        <w:rPr>
          <w:i/>
          <w:sz w:val="20"/>
          <w:szCs w:val="20"/>
        </w:rPr>
      </w:pPr>
      <w:r w:rsidRPr="00EB65C7">
        <w:rPr>
          <w:i/>
          <w:sz w:val="20"/>
          <w:szCs w:val="20"/>
        </w:rPr>
        <w:t>(</w:t>
      </w:r>
      <w:proofErr w:type="gramStart"/>
      <w:r w:rsidR="0040339F" w:rsidRPr="00EB65C7">
        <w:rPr>
          <w:sz w:val="20"/>
          <w:szCs w:val="20"/>
        </w:rPr>
        <w:t>Nguồn :</w:t>
      </w:r>
      <w:proofErr w:type="gramEnd"/>
      <w:r w:rsidR="0040339F" w:rsidRPr="00EB65C7">
        <w:rPr>
          <w:sz w:val="20"/>
          <w:szCs w:val="20"/>
        </w:rPr>
        <w:t xml:space="preserve">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3C7CC9">
      <w:pPr>
        <w:ind w:left="360"/>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EA0D46">
      <w:pPr>
        <w:ind w:left="360" w:firstLine="360"/>
        <w:jc w:val="both"/>
        <w:pPrChange w:id="518" w:author="xx" w:date="2012-06-20T22:32:00Z">
          <w:pPr>
            <w:ind w:left="360"/>
            <w:jc w:val="both"/>
          </w:pPr>
        </w:pPrChange>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w:t>
      </w:r>
      <w:r w:rsidR="00D827A2">
        <w:lastRenderedPageBreak/>
        <w:t>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EA0D46">
      <w:pPr>
        <w:ind w:left="360" w:firstLine="360"/>
        <w:jc w:val="both"/>
        <w:pPrChange w:id="519" w:author="xx" w:date="2012-06-20T22:32:00Z">
          <w:pPr>
            <w:ind w:left="360"/>
            <w:jc w:val="both"/>
          </w:pPr>
        </w:pPrChange>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EA0D46">
      <w:pPr>
        <w:ind w:left="360" w:firstLine="360"/>
        <w:jc w:val="both"/>
        <w:pPrChange w:id="520" w:author="xx" w:date="2012-06-20T22:32:00Z">
          <w:pPr>
            <w:ind w:left="360"/>
            <w:jc w:val="both"/>
          </w:pPr>
        </w:pPrChange>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EA0D46">
      <w:pPr>
        <w:ind w:left="360" w:firstLine="360"/>
        <w:jc w:val="both"/>
        <w:pPrChange w:id="521" w:author="xx" w:date="2012-06-20T22:32:00Z">
          <w:pPr>
            <w:ind w:left="360"/>
            <w:jc w:val="both"/>
          </w:pPr>
        </w:pPrChange>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6AF75C24" wp14:editId="2E96B1D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3C7CC9">
      <w:pPr>
        <w:pStyle w:val="Caption"/>
        <w:jc w:val="center"/>
      </w:pPr>
      <w:bookmarkStart w:id="522" w:name="_Toc327868433"/>
      <w:r>
        <w:t xml:space="preserve">Hình </w:t>
      </w:r>
      <w:fldSimple w:instr=" SEQ Hình \* ARABIC ">
        <w:r w:rsidR="00682A98">
          <w:rPr>
            <w:noProof/>
          </w:rPr>
          <w:t>2</w:t>
        </w:r>
      </w:fldSimple>
      <w:r>
        <w:t xml:space="preserve"> </w:t>
      </w:r>
      <w:r w:rsidRPr="00866C3B">
        <w:t>CMMI</w:t>
      </w:r>
      <w:bookmarkEnd w:id="522"/>
    </w:p>
    <w:p w:rsidR="008228EA" w:rsidRPr="00FC34F8" w:rsidRDefault="004100D0" w:rsidP="003C7CC9">
      <w:pPr>
        <w:jc w:val="center"/>
        <w:rPr>
          <w:i/>
          <w:sz w:val="20"/>
        </w:rPr>
      </w:pPr>
      <w:r w:rsidRPr="00FC34F8">
        <w:rPr>
          <w:sz w:val="20"/>
        </w:rPr>
        <w:t>(</w:t>
      </w:r>
      <w:proofErr w:type="gramStart"/>
      <w:r w:rsidR="008228EA"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lastRenderedPageBreak/>
        <w:drawing>
          <wp:inline distT="0" distB="0" distL="0" distR="0" wp14:anchorId="74599DC7" wp14:editId="2D06E3D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3C7CC9">
      <w:pPr>
        <w:pStyle w:val="Caption"/>
        <w:jc w:val="center"/>
      </w:pPr>
      <w:bookmarkStart w:id="523" w:name="_Toc327868434"/>
      <w:r>
        <w:t xml:space="preserve">Hình </w:t>
      </w:r>
      <w:fldSimple w:instr=" SEQ Hình \* ARABIC ">
        <w:r w:rsidR="00682A98">
          <w:rPr>
            <w:noProof/>
          </w:rPr>
          <w:t>3</w:t>
        </w:r>
      </w:fldSimple>
      <w:r>
        <w:t xml:space="preserve"> </w:t>
      </w:r>
      <w:r w:rsidRPr="008820E5">
        <w:t>Agile</w:t>
      </w:r>
      <w:bookmarkEnd w:id="523"/>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3C7CC9">
      <w:pPr>
        <w:ind w:firstLine="360"/>
        <w:jc w:val="both"/>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C7CC9">
      <w:pPr>
        <w:ind w:firstLine="360"/>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liên kết mã nguồn với yêu </w:t>
      </w:r>
      <w:proofErr w:type="gramStart"/>
      <w:r w:rsidR="00AF6FB8">
        <w:t>cầu, …</w:t>
      </w:r>
      <w:proofErr w:type="gramEnd"/>
    </w:p>
    <w:p w:rsidR="00D63482" w:rsidRDefault="00386D83" w:rsidP="003C7CC9">
      <w:pPr>
        <w:ind w:firstLine="360"/>
        <w:jc w:val="both"/>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3C7CC9">
      <w:pPr>
        <w:jc w:val="both"/>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C7CC9">
      <w:pPr>
        <w:ind w:firstLine="360"/>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C7CC9">
      <w:pPr>
        <w:ind w:firstLine="360"/>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3C7CC9">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3C7CC9">
      <w:pPr>
        <w:pStyle w:val="Heading3"/>
        <w:jc w:val="both"/>
      </w:pPr>
      <w:bookmarkStart w:id="524" w:name="_Toc326952944"/>
      <w:bookmarkStart w:id="525" w:name="_Toc327868570"/>
      <w:bookmarkStart w:id="526" w:name="_Toc327994067"/>
      <w:r w:rsidRPr="00816D51">
        <w:t>Redmine</w:t>
      </w:r>
      <w:bookmarkEnd w:id="524"/>
      <w:bookmarkEnd w:id="525"/>
      <w:bookmarkEnd w:id="526"/>
    </w:p>
    <w:p w:rsidR="00BB7C72" w:rsidRDefault="0001413D" w:rsidP="00EA0D46">
      <w:pPr>
        <w:ind w:firstLine="720"/>
        <w:jc w:val="both"/>
        <w:pPrChange w:id="527" w:author="xx" w:date="2012-06-20T22:33:00Z">
          <w:pPr>
            <w:jc w:val="both"/>
          </w:pPr>
        </w:pPrChange>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EA0D46">
      <w:pPr>
        <w:ind w:firstLine="720"/>
        <w:jc w:val="both"/>
        <w:pPrChange w:id="528" w:author="xx" w:date="2012-06-20T22:33:00Z">
          <w:pPr>
            <w:jc w:val="both"/>
          </w:pPr>
        </w:pPrChange>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EA0D46">
      <w:pPr>
        <w:ind w:firstLine="720"/>
        <w:jc w:val="both"/>
        <w:pPrChange w:id="529" w:author="xx" w:date="2012-06-20T22:33:00Z">
          <w:pPr>
            <w:jc w:val="both"/>
          </w:pPr>
        </w:pPrChange>
      </w:pPr>
      <w:del w:id="530" w:author="xx" w:date="2012-06-20T22:33:00Z">
        <w:r w:rsidDel="00EA0D46">
          <w:delText>Mỗi dự án có wiki và diễn đàn  cho phép các thành viên tương tác với nhau dễ dàng.</w:delText>
        </w:r>
      </w:del>
      <w:ins w:id="531" w:author="xx" w:date="2012-06-20T22:33:00Z">
        <w:r w:rsidR="00EA0D46">
          <w:t xml:space="preserve">Để các thành viên trong dự </w:t>
        </w:r>
        <w:proofErr w:type="gramStart"/>
        <w:r w:rsidR="00EA0D46">
          <w:t>án</w:t>
        </w:r>
        <w:proofErr w:type="gramEnd"/>
        <w:r w:rsidR="00EA0D46">
          <w:t xml:space="preserve"> có thể tương tác với nhau dễ dàng hơn, trong dự án có thể tạo trang wiki và diễn đàn để các thành viên tương tác với nhau.</w:t>
        </w:r>
      </w:ins>
    </w:p>
    <w:p w:rsidR="00E469FF" w:rsidRDefault="00E469FF" w:rsidP="009F50E8">
      <w:pPr>
        <w:ind w:firstLine="720"/>
        <w:jc w:val="both"/>
        <w:pPrChange w:id="532" w:author="xx" w:date="2012-06-20T22:35:00Z">
          <w:pPr>
            <w:jc w:val="both"/>
          </w:pPr>
        </w:pPrChange>
      </w:pPr>
      <w:r>
        <w:lastRenderedPageBreak/>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3C7CC9">
      <w:pPr>
        <w:ind w:firstLine="360"/>
        <w:jc w:val="both"/>
      </w:pPr>
      <w:proofErr w:type="gramStart"/>
      <w:r>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C7CC9">
      <w:pPr>
        <w:ind w:firstLine="360"/>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C7CC9">
      <w:pPr>
        <w:ind w:firstLine="360"/>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3C7CC9">
      <w:pPr>
        <w:ind w:firstLine="360"/>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C7CC9">
      <w:pPr>
        <w:ind w:firstLine="360"/>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 xml:space="preserve">Tuy nhiên, Redmine cũng có những điểm </w:t>
      </w:r>
      <w:proofErr w:type="gramStart"/>
      <w:r>
        <w:rPr>
          <w:b/>
        </w:rPr>
        <w:t>yếu :</w:t>
      </w:r>
      <w:proofErr w:type="gramEnd"/>
    </w:p>
    <w:p w:rsidR="00D70654" w:rsidRDefault="00D70654" w:rsidP="003C7CC9">
      <w:pPr>
        <w:ind w:firstLine="360"/>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3C7CC9">
      <w:pPr>
        <w:ind w:firstLine="360"/>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3C7CC9">
      <w:pPr>
        <w:pStyle w:val="Heading3"/>
        <w:jc w:val="both"/>
      </w:pPr>
      <w:bookmarkStart w:id="533" w:name="_Toc326952945"/>
      <w:bookmarkStart w:id="534" w:name="_Toc327868571"/>
      <w:bookmarkStart w:id="535" w:name="_Toc327994068"/>
      <w:r w:rsidRPr="006C7DA3">
        <w:t>Assem</w:t>
      </w:r>
      <w:r w:rsidR="00D70654">
        <w:t>b</w:t>
      </w:r>
      <w:r w:rsidRPr="006C7DA3">
        <w:t>la</w:t>
      </w:r>
      <w:bookmarkEnd w:id="533"/>
      <w:bookmarkEnd w:id="534"/>
      <w:bookmarkEnd w:id="535"/>
    </w:p>
    <w:p w:rsidR="0010550A" w:rsidRPr="0031016D" w:rsidRDefault="0010550A" w:rsidP="009F50E8">
      <w:pPr>
        <w:ind w:firstLine="720"/>
        <w:jc w:val="both"/>
        <w:pPrChange w:id="536" w:author="xx" w:date="2012-06-20T22:35:00Z">
          <w:pPr>
            <w:jc w:val="both"/>
          </w:pPr>
        </w:pPrChange>
      </w:pPr>
      <w:bookmarkStart w:id="537" w:name="_Toc326077694"/>
      <w:proofErr w:type="gramStart"/>
      <w:r w:rsidRPr="0031016D">
        <w:lastRenderedPageBreak/>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9F50E8">
      <w:pPr>
        <w:ind w:firstLine="720"/>
        <w:jc w:val="both"/>
        <w:pPrChange w:id="538" w:author="xx" w:date="2012-06-20T22:35:00Z">
          <w:pPr>
            <w:jc w:val="both"/>
          </w:pPr>
        </w:pPrChange>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9F50E8">
      <w:pPr>
        <w:ind w:firstLine="720"/>
        <w:jc w:val="both"/>
        <w:pPrChange w:id="539" w:author="xx" w:date="2012-06-20T22:35:00Z">
          <w:pPr>
            <w:jc w:val="both"/>
          </w:pPr>
        </w:pPrChange>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rsidP="009F50E8">
      <w:pPr>
        <w:ind w:firstLine="720"/>
        <w:jc w:val="both"/>
        <w:pPrChange w:id="540" w:author="xx" w:date="2012-06-20T22:35:00Z">
          <w:pPr>
            <w:jc w:val="both"/>
          </w:pPr>
        </w:pPrChange>
      </w:pPr>
      <w:r w:rsidRPr="0031016D">
        <w:t>Ngoài ra còn các tính năng khác như phân công công việc, chat...</w:t>
      </w:r>
    </w:p>
    <w:p w:rsidR="003C7CC9" w:rsidRDefault="003C7CC9" w:rsidP="003C7CC9">
      <w:r>
        <w:br w:type="page"/>
      </w:r>
    </w:p>
    <w:p w:rsidR="00471996" w:rsidRDefault="00E662D3" w:rsidP="003C7CC9">
      <w:pPr>
        <w:pStyle w:val="Heading1"/>
        <w:jc w:val="both"/>
      </w:pPr>
      <w:bookmarkStart w:id="541" w:name="_Toc327868572"/>
      <w:bookmarkStart w:id="542" w:name="_Toc327994069"/>
      <w:bookmarkEnd w:id="537"/>
      <w:r>
        <w:lastRenderedPageBreak/>
        <w:t>HỆ THỐNG QUẢN LÝ TƯƠNG TÁC</w:t>
      </w:r>
      <w:bookmarkEnd w:id="541"/>
      <w:bookmarkEnd w:id="542"/>
    </w:p>
    <w:p w:rsidR="0046012B" w:rsidRPr="0046012B" w:rsidRDefault="0046012B" w:rsidP="003C7CC9">
      <w:pPr>
        <w:pStyle w:val="ListParagraph"/>
        <w:numPr>
          <w:ilvl w:val="0"/>
          <w:numId w:val="8"/>
        </w:numPr>
        <w:jc w:val="both"/>
        <w:outlineLvl w:val="1"/>
        <w:rPr>
          <w:b/>
          <w:vanish/>
        </w:rPr>
      </w:pPr>
    </w:p>
    <w:p w:rsidR="0009400C" w:rsidRDefault="0009400C" w:rsidP="003C7CC9">
      <w:pPr>
        <w:pStyle w:val="Heading2"/>
        <w:jc w:val="both"/>
      </w:pPr>
      <w:bookmarkStart w:id="543" w:name="_Toc327868573"/>
      <w:bookmarkStart w:id="544" w:name="_Toc327994070"/>
      <w:r>
        <w:t>Chức năng</w:t>
      </w:r>
      <w:bookmarkEnd w:id="543"/>
      <w:bookmarkEnd w:id="544"/>
    </w:p>
    <w:p w:rsidR="0009400C" w:rsidRDefault="00AD5734" w:rsidP="009F50E8">
      <w:pPr>
        <w:ind w:firstLine="720"/>
        <w:jc w:val="both"/>
        <w:pPrChange w:id="545" w:author="xx" w:date="2012-06-20T22:35:00Z">
          <w:pPr>
            <w:jc w:val="both"/>
          </w:pPr>
        </w:pPrChange>
      </w:pPr>
      <w:r>
        <w:t>“Hệ thống quản lý tương tác” thiết kế với những tính năng chính sau:</w:t>
      </w:r>
    </w:p>
    <w:p w:rsidR="000038AC" w:rsidRDefault="000038AC" w:rsidP="003C7CC9">
      <w:pPr>
        <w:pStyle w:val="Heading3"/>
        <w:jc w:val="both"/>
      </w:pPr>
      <w:bookmarkStart w:id="546" w:name="_Toc327868574"/>
      <w:bookmarkStart w:id="547" w:name="_Toc327994071"/>
      <w:r>
        <w:t>Tạo process template</w:t>
      </w:r>
      <w:bookmarkEnd w:id="546"/>
      <w:bookmarkEnd w:id="547"/>
    </w:p>
    <w:p w:rsidR="000038AC" w:rsidRPr="000038AC" w:rsidRDefault="000038AC" w:rsidP="009F50E8">
      <w:pPr>
        <w:ind w:firstLine="720"/>
        <w:jc w:val="both"/>
        <w:pPrChange w:id="548" w:author="xx" w:date="2012-06-20T22:35:00Z">
          <w:pPr>
            <w:jc w:val="both"/>
          </w:pPr>
        </w:pPrChange>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3C7CC9">
      <w:pPr>
        <w:pStyle w:val="Heading3"/>
        <w:jc w:val="both"/>
      </w:pPr>
      <w:bookmarkStart w:id="549" w:name="_Toc327868575"/>
      <w:bookmarkStart w:id="550" w:name="_Toc327994072"/>
      <w:r>
        <w:t>Tạo project</w:t>
      </w:r>
      <w:bookmarkEnd w:id="549"/>
      <w:bookmarkEnd w:id="550"/>
    </w:p>
    <w:p w:rsidR="000038AC" w:rsidRPr="000038AC" w:rsidRDefault="000038AC" w:rsidP="009F50E8">
      <w:pPr>
        <w:ind w:firstLine="720"/>
        <w:jc w:val="both"/>
        <w:pPrChange w:id="551" w:author="xx" w:date="2012-06-20T22:35:00Z">
          <w:pPr>
            <w:jc w:val="both"/>
          </w:pPr>
        </w:pPrChange>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3C7CC9">
      <w:pPr>
        <w:pStyle w:val="Heading3"/>
        <w:jc w:val="both"/>
      </w:pPr>
      <w:bookmarkStart w:id="552" w:name="_Toc327868576"/>
      <w:bookmarkStart w:id="553" w:name="_Toc327994073"/>
      <w:r>
        <w:t>Tạo Study Class</w:t>
      </w:r>
      <w:bookmarkEnd w:id="552"/>
      <w:bookmarkEnd w:id="553"/>
    </w:p>
    <w:p w:rsidR="000038AC" w:rsidRPr="000038AC" w:rsidRDefault="000038AC" w:rsidP="009F50E8">
      <w:pPr>
        <w:ind w:firstLine="720"/>
        <w:jc w:val="both"/>
        <w:pPrChange w:id="554" w:author="xx" w:date="2012-06-20T22:35:00Z">
          <w:pPr>
            <w:jc w:val="both"/>
          </w:pPr>
        </w:pPrChange>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3C7CC9">
      <w:pPr>
        <w:pStyle w:val="Heading3"/>
        <w:jc w:val="both"/>
      </w:pPr>
      <w:bookmarkStart w:id="555" w:name="_Toc327868577"/>
      <w:bookmarkStart w:id="556" w:name="_Toc327994074"/>
      <w:r>
        <w:t>Tạo lịch cá nhân, lịch dự án</w:t>
      </w:r>
      <w:bookmarkEnd w:id="555"/>
      <w:bookmarkEnd w:id="556"/>
    </w:p>
    <w:p w:rsidR="00AD5734" w:rsidRDefault="00AD5734" w:rsidP="009F50E8">
      <w:pPr>
        <w:ind w:firstLine="720"/>
        <w:jc w:val="both"/>
        <w:pPrChange w:id="557" w:author="xx" w:date="2012-06-20T22:36:00Z">
          <w:pPr>
            <w:jc w:val="both"/>
          </w:pPr>
        </w:pPrChange>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9F50E8">
      <w:pPr>
        <w:ind w:firstLine="720"/>
        <w:jc w:val="both"/>
        <w:pPrChange w:id="558" w:author="xx" w:date="2012-06-20T22:36:00Z">
          <w:pPr>
            <w:jc w:val="both"/>
          </w:pPr>
        </w:pPrChange>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 xml:space="preserve">Lịch họp đưa ra sẽ cập nhật </w:t>
      </w:r>
      <w:r>
        <w:lastRenderedPageBreak/>
        <w:t>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3C7CC9">
      <w:pPr>
        <w:pStyle w:val="Heading3"/>
        <w:jc w:val="both"/>
      </w:pPr>
      <w:bookmarkStart w:id="559" w:name="_Toc327868578"/>
      <w:bookmarkStart w:id="560" w:name="_Toc327994075"/>
      <w:r>
        <w:t>Quản lý tác vụ</w:t>
      </w:r>
      <w:bookmarkEnd w:id="559"/>
      <w:bookmarkEnd w:id="560"/>
    </w:p>
    <w:p w:rsidR="00AD5734" w:rsidRDefault="00AD5734" w:rsidP="009F50E8">
      <w:pPr>
        <w:ind w:firstLine="720"/>
        <w:jc w:val="both"/>
        <w:pPrChange w:id="561" w:author="xx" w:date="2012-06-20T22:36:00Z">
          <w:pPr>
            <w:jc w:val="both"/>
          </w:pPr>
        </w:pPrChange>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3C7CC9">
      <w:pPr>
        <w:pStyle w:val="Heading4"/>
        <w:jc w:val="both"/>
      </w:pPr>
      <w:r>
        <w:t xml:space="preserve"> </w:t>
      </w:r>
      <w:bookmarkStart w:id="562" w:name="_Toc327868579"/>
      <w:bookmarkStart w:id="563" w:name="_Toc327994076"/>
      <w:r w:rsidR="00AD5734">
        <w:t>Thêm một tác vụ mới</w:t>
      </w:r>
      <w:bookmarkEnd w:id="562"/>
      <w:bookmarkEnd w:id="563"/>
    </w:p>
    <w:p w:rsidR="00AD5734" w:rsidRDefault="00AD5734" w:rsidP="009F50E8">
      <w:pPr>
        <w:ind w:firstLine="720"/>
        <w:jc w:val="both"/>
        <w:pPrChange w:id="564" w:author="xx" w:date="2012-06-20T22:36:00Z">
          <w:pPr>
            <w:jc w:val="both"/>
          </w:pPr>
        </w:pPrChange>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3C7CC9">
      <w:pPr>
        <w:pStyle w:val="Heading4"/>
        <w:jc w:val="both"/>
      </w:pPr>
      <w:r>
        <w:t xml:space="preserve"> </w:t>
      </w:r>
      <w:bookmarkStart w:id="565" w:name="_Toc327868580"/>
      <w:bookmarkStart w:id="566" w:name="_Toc327994077"/>
      <w:r w:rsidR="002F156F">
        <w:t>Thay đổi trạng thái của tác vụ</w:t>
      </w:r>
      <w:bookmarkEnd w:id="565"/>
      <w:bookmarkEnd w:id="566"/>
    </w:p>
    <w:p w:rsidR="002F156F" w:rsidRPr="00AD5734" w:rsidRDefault="002F156F" w:rsidP="009F50E8">
      <w:pPr>
        <w:ind w:firstLine="720"/>
        <w:jc w:val="both"/>
        <w:pPrChange w:id="567" w:author="xx" w:date="2012-06-20T22:36:00Z">
          <w:pPr>
            <w:jc w:val="both"/>
          </w:pPr>
        </w:pPrChange>
      </w:pPr>
      <w:r>
        <w:t>Chức năng này sử dụng khi tác vụ có sự thay đổi, cần thay đổi trạng thái thích hợp như khi đã hoàn thành, đóng tác vụ…</w:t>
      </w:r>
    </w:p>
    <w:p w:rsidR="00E662D3" w:rsidRDefault="00E662D3" w:rsidP="003C7CC9">
      <w:pPr>
        <w:pStyle w:val="Heading2"/>
        <w:jc w:val="both"/>
      </w:pPr>
      <w:bookmarkStart w:id="568" w:name="_Toc327868581"/>
      <w:bookmarkStart w:id="569" w:name="_Toc327994078"/>
      <w:r>
        <w:t>Yêu cầu</w:t>
      </w:r>
      <w:bookmarkEnd w:id="568"/>
      <w:bookmarkEnd w:id="569"/>
    </w:p>
    <w:p w:rsidR="00280F69" w:rsidRDefault="00737B1E" w:rsidP="003C7CC9">
      <w:pPr>
        <w:pStyle w:val="Heading3"/>
        <w:jc w:val="both"/>
      </w:pPr>
      <w:bookmarkStart w:id="570" w:name="_Toc327868582"/>
      <w:bookmarkStart w:id="571" w:name="_Toc327994079"/>
      <w:r>
        <w:t>Yêu cầu c</w:t>
      </w:r>
      <w:r w:rsidR="00E662D3">
        <w:t>hức năng</w:t>
      </w:r>
      <w:bookmarkEnd w:id="570"/>
      <w:bookmarkEnd w:id="571"/>
    </w:p>
    <w:p w:rsidR="00280F69" w:rsidRDefault="00280F69" w:rsidP="003C7CC9">
      <w:pPr>
        <w:pStyle w:val="Heading4"/>
        <w:jc w:val="both"/>
      </w:pPr>
      <w:r>
        <w:t xml:space="preserve"> </w:t>
      </w:r>
      <w:bookmarkStart w:id="572" w:name="_Toc327868583"/>
      <w:bookmarkStart w:id="573" w:name="_Toc327994080"/>
      <w:r>
        <w:t>Danh sách các Actor</w:t>
      </w:r>
      <w:bookmarkEnd w:id="572"/>
      <w:bookmarkEnd w:id="573"/>
    </w:p>
    <w:p w:rsidR="00280F69" w:rsidRDefault="00280F69" w:rsidP="003C7CC9">
      <w:pPr>
        <w:pStyle w:val="ListParagraph"/>
        <w:keepNext/>
        <w:ind w:left="0"/>
        <w:jc w:val="center"/>
      </w:pPr>
      <w:r>
        <w:rPr>
          <w:noProof/>
        </w:rPr>
        <w:lastRenderedPageBreak/>
        <w:drawing>
          <wp:inline distT="0" distB="0" distL="0" distR="0" wp14:anchorId="01C8E277" wp14:editId="12A4984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3C7CC9">
      <w:pPr>
        <w:pStyle w:val="Caption"/>
        <w:jc w:val="center"/>
      </w:pPr>
      <w:bookmarkStart w:id="574" w:name="_Toc327868435"/>
      <w:r>
        <w:t xml:space="preserve">Hình </w:t>
      </w:r>
      <w:fldSimple w:instr=" SEQ Hình \* ARABIC ">
        <w:r w:rsidR="00682A98">
          <w:rPr>
            <w:noProof/>
          </w:rPr>
          <w:t>4</w:t>
        </w:r>
      </w:fldSimple>
      <w:r w:rsidRPr="00A668A7">
        <w:t xml:space="preserve"> Danh sách </w:t>
      </w:r>
      <w:r>
        <w:t>actor</w:t>
      </w:r>
      <w:bookmarkEnd w:id="574"/>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Thành viên của nhóm thực hiện đ</w:t>
            </w:r>
            <w:r w:rsidR="007B772B">
              <w:t>ồ</w:t>
            </w:r>
            <w:r>
              <w:t xml:space="preserve"> án. Thành viên của dự án có thể thực hiện hầu hết các chức năng liên quan tới dự án như </w:t>
            </w:r>
            <w:r>
              <w:lastRenderedPageBreak/>
              <w:t xml:space="preserve">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4100D0">
      <w:pPr>
        <w:pStyle w:val="Caption"/>
        <w:jc w:val="center"/>
      </w:pPr>
      <w:bookmarkStart w:id="575" w:name="_Toc327868429"/>
      <w:r>
        <w:t xml:space="preserve">Bảng </w:t>
      </w:r>
      <w:fldSimple w:instr=" SEQ Bảng \* ARABIC ">
        <w:r w:rsidR="00682A98">
          <w:rPr>
            <w:noProof/>
          </w:rPr>
          <w:t>1</w:t>
        </w:r>
      </w:fldSimple>
      <w:r>
        <w:t xml:space="preserve"> Danh sách actor</w:t>
      </w:r>
      <w:bookmarkEnd w:id="575"/>
    </w:p>
    <w:p w:rsidR="00280F69" w:rsidRPr="00510308" w:rsidRDefault="00280F69" w:rsidP="003C7CC9">
      <w:pPr>
        <w:pStyle w:val="Heading4"/>
        <w:jc w:val="both"/>
      </w:pPr>
      <w:r>
        <w:t xml:space="preserve"> </w:t>
      </w:r>
      <w:bookmarkStart w:id="576" w:name="_Toc327868584"/>
      <w:bookmarkStart w:id="577" w:name="_Toc327994081"/>
      <w:r>
        <w:t>Sơ đồ Use-Case</w:t>
      </w:r>
      <w:bookmarkEnd w:id="576"/>
      <w:bookmarkEnd w:id="577"/>
    </w:p>
    <w:p w:rsidR="00280F69" w:rsidRPr="00280F69" w:rsidRDefault="00280F69" w:rsidP="003C7CC9">
      <w:pPr>
        <w:pStyle w:val="Heading5"/>
        <w:jc w:val="both"/>
      </w:pPr>
      <w:bookmarkStart w:id="578" w:name="_Toc327868585"/>
      <w:bookmarkStart w:id="579" w:name="_Toc327994082"/>
      <w:r w:rsidRPr="00280F69">
        <w:t>Mô hình Use-Case</w:t>
      </w:r>
      <w:bookmarkEnd w:id="578"/>
      <w:bookmarkEnd w:id="579"/>
    </w:p>
    <w:p w:rsidR="00280F69" w:rsidRDefault="00280F69" w:rsidP="003C7CC9">
      <w:pPr>
        <w:pStyle w:val="ListParagraph"/>
        <w:ind w:left="0"/>
        <w:jc w:val="both"/>
        <w:rPr>
          <w:noProof/>
        </w:rPr>
      </w:pPr>
      <w:r>
        <w:rPr>
          <w:noProof/>
        </w:rPr>
        <w:t xml:space="preserve">Gồm 3 </w:t>
      </w:r>
      <w:r w:rsidR="00F46CD1">
        <w:rPr>
          <w:noProof/>
        </w:rPr>
        <w:t>nhóm</w:t>
      </w:r>
      <w:r>
        <w:rPr>
          <w:noProof/>
        </w:rPr>
        <w:t xml:space="preserve"> chính:</w:t>
      </w:r>
    </w:p>
    <w:p w:rsidR="00280F69" w:rsidRDefault="00280F69" w:rsidP="003C7CC9">
      <w:pPr>
        <w:pStyle w:val="ListParagraph"/>
        <w:keepNext/>
        <w:ind w:left="0"/>
        <w:jc w:val="center"/>
      </w:pPr>
      <w:r>
        <w:rPr>
          <w:noProof/>
        </w:rPr>
        <w:drawing>
          <wp:inline distT="0" distB="0" distL="0" distR="0" wp14:anchorId="55FBCDD5" wp14:editId="38145047">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4100D0">
      <w:pPr>
        <w:pStyle w:val="Caption"/>
        <w:jc w:val="center"/>
      </w:pPr>
      <w:bookmarkStart w:id="580" w:name="_Toc327868436"/>
      <w:r>
        <w:t xml:space="preserve">Hình </w:t>
      </w:r>
      <w:fldSimple w:instr=" SEQ Hình \* ARABIC ">
        <w:r w:rsidR="00682A98">
          <w:rPr>
            <w:noProof/>
          </w:rPr>
          <w:t>5</w:t>
        </w:r>
      </w:fldSimple>
      <w:r>
        <w:t xml:space="preserve"> </w:t>
      </w:r>
      <w:r w:rsidRPr="002700FA">
        <w:t>Các khối chính trong mô hình Use-Case</w:t>
      </w:r>
      <w:bookmarkEnd w:id="580"/>
    </w:p>
    <w:tbl>
      <w:tblPr>
        <w:tblStyle w:val="TableGrid"/>
        <w:tblW w:w="0" w:type="auto"/>
        <w:tblLook w:val="04A0" w:firstRow="1" w:lastRow="0" w:firstColumn="1" w:lastColumn="0" w:noHBand="0" w:noVBand="1"/>
      </w:tblPr>
      <w:tblGrid>
        <w:gridCol w:w="1169"/>
        <w:gridCol w:w="2918"/>
        <w:gridCol w:w="5250"/>
      </w:tblGrid>
      <w:tr w:rsidR="00280F69" w:rsidTr="00BA2FB3">
        <w:tc>
          <w:tcPr>
            <w:tcW w:w="1169" w:type="dxa"/>
            <w:tcBorders>
              <w:bottom w:val="single" w:sz="4" w:space="0" w:color="auto"/>
            </w:tcBorders>
          </w:tcPr>
          <w:p w:rsidR="00280F69" w:rsidRDefault="00280F69" w:rsidP="003C7CC9">
            <w:pPr>
              <w:pStyle w:val="ListParagraph"/>
              <w:ind w:left="0"/>
              <w:jc w:val="both"/>
            </w:pPr>
            <w:r>
              <w:t>STT</w:t>
            </w:r>
          </w:p>
        </w:tc>
        <w:tc>
          <w:tcPr>
            <w:tcW w:w="2918" w:type="dxa"/>
            <w:tcBorders>
              <w:bottom w:val="single" w:sz="4" w:space="0" w:color="auto"/>
            </w:tcBorders>
          </w:tcPr>
          <w:p w:rsidR="00280F69" w:rsidRDefault="00280F69" w:rsidP="003C7CC9">
            <w:pPr>
              <w:pStyle w:val="ListParagraph"/>
              <w:ind w:left="0"/>
              <w:jc w:val="both"/>
            </w:pPr>
            <w:r>
              <w:t>Packages</w:t>
            </w:r>
          </w:p>
        </w:tc>
        <w:tc>
          <w:tcPr>
            <w:tcW w:w="5250" w:type="dxa"/>
            <w:tcBorders>
              <w:bottom w:val="single" w:sz="4" w:space="0" w:color="auto"/>
            </w:tcBorders>
          </w:tcPr>
          <w:p w:rsidR="00280F69" w:rsidRDefault="00280F69" w:rsidP="003C7CC9">
            <w:pPr>
              <w:pStyle w:val="ListParagraph"/>
              <w:ind w:left="0"/>
              <w:jc w:val="both"/>
            </w:pPr>
            <w:r>
              <w:t>Mô tả</w:t>
            </w:r>
          </w:p>
        </w:tc>
      </w:tr>
      <w:tr w:rsidR="00280F69" w:rsidTr="00BA2FB3">
        <w:tc>
          <w:tcPr>
            <w:tcW w:w="1169" w:type="dxa"/>
          </w:tcPr>
          <w:p w:rsidR="00280F69" w:rsidRDefault="00280F69" w:rsidP="003C7CC9">
            <w:pPr>
              <w:pStyle w:val="ListParagraph"/>
              <w:ind w:left="0"/>
              <w:jc w:val="both"/>
            </w:pPr>
            <w:r>
              <w:lastRenderedPageBreak/>
              <w:t>1</w:t>
            </w:r>
          </w:p>
        </w:tc>
        <w:tc>
          <w:tcPr>
            <w:tcW w:w="2918" w:type="dxa"/>
          </w:tcPr>
          <w:p w:rsidR="00280F69" w:rsidRDefault="00280F69" w:rsidP="003C7CC9">
            <w:pPr>
              <w:pStyle w:val="ListParagraph"/>
              <w:ind w:left="0"/>
              <w:jc w:val="both"/>
            </w:pPr>
            <w:r>
              <w:t>Account management</w:t>
            </w:r>
          </w:p>
        </w:tc>
        <w:tc>
          <w:tcPr>
            <w:tcW w:w="5250" w:type="dxa"/>
          </w:tcPr>
          <w:p w:rsidR="00280F69" w:rsidRDefault="00280F69" w:rsidP="003C7CC9">
            <w:pPr>
              <w:pStyle w:val="ListParagraph"/>
              <w:ind w:left="0"/>
              <w:jc w:val="both"/>
            </w:pPr>
            <w:r>
              <w:t>Các chức năng về quản lý tài khoản</w:t>
            </w:r>
          </w:p>
        </w:tc>
      </w:tr>
      <w:tr w:rsidR="00280F69" w:rsidTr="00BA2FB3">
        <w:tc>
          <w:tcPr>
            <w:tcW w:w="1169" w:type="dxa"/>
          </w:tcPr>
          <w:p w:rsidR="00280F69" w:rsidRDefault="00280F69" w:rsidP="003C7CC9">
            <w:pPr>
              <w:pStyle w:val="ListParagraph"/>
              <w:ind w:left="0"/>
              <w:jc w:val="both"/>
            </w:pPr>
            <w:r>
              <w:t>2</w:t>
            </w:r>
          </w:p>
        </w:tc>
        <w:tc>
          <w:tcPr>
            <w:tcW w:w="2918" w:type="dxa"/>
          </w:tcPr>
          <w:p w:rsidR="00280F69" w:rsidRDefault="00280F69" w:rsidP="003C7CC9">
            <w:pPr>
              <w:pStyle w:val="ListParagraph"/>
              <w:ind w:left="0"/>
              <w:jc w:val="both"/>
            </w:pPr>
            <w:r>
              <w:t>Project management</w:t>
            </w:r>
          </w:p>
        </w:tc>
        <w:tc>
          <w:tcPr>
            <w:tcW w:w="5250" w:type="dxa"/>
          </w:tcPr>
          <w:p w:rsidR="00280F69" w:rsidRDefault="00280F69" w:rsidP="003C7CC9">
            <w:pPr>
              <w:pStyle w:val="ListParagraph"/>
              <w:ind w:left="0"/>
              <w:jc w:val="both"/>
            </w:pPr>
            <w:r>
              <w:t>Các chức năng về quản lý dự án</w:t>
            </w:r>
          </w:p>
        </w:tc>
      </w:tr>
      <w:tr w:rsidR="00280F69" w:rsidTr="00BA2FB3">
        <w:tc>
          <w:tcPr>
            <w:tcW w:w="1169" w:type="dxa"/>
          </w:tcPr>
          <w:p w:rsidR="00280F69" w:rsidRDefault="00280F69" w:rsidP="003C7CC9">
            <w:pPr>
              <w:pStyle w:val="ListParagraph"/>
              <w:ind w:left="0"/>
              <w:jc w:val="both"/>
            </w:pPr>
            <w:r>
              <w:t>3</w:t>
            </w:r>
          </w:p>
        </w:tc>
        <w:tc>
          <w:tcPr>
            <w:tcW w:w="2918" w:type="dxa"/>
          </w:tcPr>
          <w:p w:rsidR="00280F69" w:rsidRDefault="00280F69" w:rsidP="003C7CC9">
            <w:pPr>
              <w:pStyle w:val="ListParagraph"/>
              <w:ind w:left="0"/>
              <w:jc w:val="both"/>
            </w:pPr>
            <w:r>
              <w:t>Project Activity</w:t>
            </w:r>
          </w:p>
        </w:tc>
        <w:tc>
          <w:tcPr>
            <w:tcW w:w="5250" w:type="dxa"/>
          </w:tcPr>
          <w:p w:rsidR="00280F69" w:rsidRDefault="00280F69">
            <w:pPr>
              <w:pStyle w:val="ListParagraph"/>
              <w:ind w:left="0"/>
              <w:jc w:val="both"/>
            </w:pPr>
            <w:r>
              <w:t>Các chức năng liên quan tới các</w:t>
            </w:r>
            <w:r w:rsidR="00A1636A">
              <w:t xml:space="preserve"> hoạt động và tương tác trong dự án</w:t>
            </w:r>
            <w:r>
              <w:t>.</w:t>
            </w:r>
          </w:p>
        </w:tc>
      </w:tr>
    </w:tbl>
    <w:p w:rsidR="00280F69" w:rsidRDefault="00280F69" w:rsidP="003C7CC9">
      <w:pPr>
        <w:pStyle w:val="Caption"/>
        <w:jc w:val="center"/>
      </w:pPr>
      <w:bookmarkStart w:id="581" w:name="_Toc327868430"/>
      <w:r>
        <w:t xml:space="preserve">Bảng </w:t>
      </w:r>
      <w:fldSimple w:instr=" SEQ Bảng \* ARABIC ">
        <w:r w:rsidR="00682A98">
          <w:rPr>
            <w:noProof/>
          </w:rPr>
          <w:t>2</w:t>
        </w:r>
      </w:fldSimple>
      <w:r>
        <w:t xml:space="preserve"> </w:t>
      </w:r>
      <w:r w:rsidRPr="004428CC">
        <w:t>Các khối chính trong mô hình Use-Case</w:t>
      </w:r>
      <w:bookmarkEnd w:id="581"/>
    </w:p>
    <w:p w:rsidR="00280F69" w:rsidRDefault="00280F69" w:rsidP="003C7CC9">
      <w:pPr>
        <w:pStyle w:val="Heading5"/>
        <w:jc w:val="both"/>
      </w:pPr>
      <w:r>
        <w:br w:type="page"/>
      </w:r>
      <w:bookmarkStart w:id="582" w:name="_Toc327868586"/>
      <w:bookmarkStart w:id="583" w:name="_Toc327994083"/>
      <w:r>
        <w:lastRenderedPageBreak/>
        <w:t>Account management</w:t>
      </w:r>
      <w:bookmarkEnd w:id="582"/>
      <w:bookmarkEnd w:id="583"/>
    </w:p>
    <w:p w:rsidR="003C7CC9" w:rsidRDefault="003C7CC9" w:rsidP="003C7CC9">
      <w:pPr>
        <w:pStyle w:val="ListParagraph"/>
        <w:ind w:left="0"/>
        <w:jc w:val="center"/>
        <w:rPr>
          <w:noProof/>
        </w:rPr>
      </w:pPr>
    </w:p>
    <w:p w:rsidR="00280F69" w:rsidRDefault="003C7CC9" w:rsidP="003C7CC9">
      <w:pPr>
        <w:pStyle w:val="ListParagraph"/>
        <w:ind w:left="0"/>
        <w:jc w:val="center"/>
      </w:pPr>
      <w:r>
        <w:rPr>
          <w:noProof/>
        </w:rPr>
        <w:drawing>
          <wp:inline distT="0" distB="0" distL="0" distR="0" wp14:anchorId="508AE03A" wp14:editId="7AC8E968">
            <wp:extent cx="4442604" cy="4804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94" r="6799"/>
                    <a:stretch/>
                  </pic:blipFill>
                  <pic:spPr bwMode="auto">
                    <a:xfrm>
                      <a:off x="0" y="0"/>
                      <a:ext cx="4448550" cy="481134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584" w:name="_Toc327868437"/>
      <w:r>
        <w:t xml:space="preserve">Hình </w:t>
      </w:r>
      <w:fldSimple w:instr=" SEQ Hình \* ARABIC ">
        <w:r w:rsidR="00682A98">
          <w:rPr>
            <w:noProof/>
          </w:rPr>
          <w:t>6</w:t>
        </w:r>
      </w:fldSimple>
      <w:r>
        <w:t xml:space="preserve"> </w:t>
      </w:r>
      <w:r w:rsidRPr="00991BC4">
        <w:t>Use-Case Account Management</w:t>
      </w:r>
      <w:bookmarkEnd w:id="584"/>
    </w:p>
    <w:p w:rsidR="00280F69" w:rsidRDefault="00280F69" w:rsidP="003C7CC9">
      <w:pPr>
        <w:pStyle w:val="Heading5"/>
        <w:jc w:val="both"/>
      </w:pPr>
      <w:bookmarkStart w:id="585" w:name="_Toc327868587"/>
      <w:bookmarkStart w:id="586" w:name="_Toc327994084"/>
      <w:r>
        <w:lastRenderedPageBreak/>
        <w:t>Project management</w:t>
      </w:r>
      <w:bookmarkEnd w:id="585"/>
      <w:bookmarkEnd w:id="586"/>
    </w:p>
    <w:p w:rsidR="00280F69" w:rsidRDefault="003C7CC9" w:rsidP="003C7CC9">
      <w:pPr>
        <w:keepNext/>
        <w:ind w:left="-450"/>
        <w:jc w:val="center"/>
      </w:pPr>
      <w:r>
        <w:rPr>
          <w:noProof/>
        </w:rPr>
        <w:drawing>
          <wp:inline distT="0" distB="0" distL="0" distR="0" wp14:anchorId="08AF40E8" wp14:editId="4659BD00">
            <wp:extent cx="5346510" cy="3381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5">
                      <a:extLst>
                        <a:ext uri="{28A0092B-C50C-407E-A947-70E740481C1C}">
                          <a14:useLocalDpi xmlns:a14="http://schemas.microsoft.com/office/drawing/2010/main" val="0"/>
                        </a:ext>
                      </a:extLst>
                    </a:blip>
                    <a:srcRect l="41446" r="23668"/>
                    <a:stretch/>
                  </pic:blipFill>
                  <pic:spPr bwMode="auto">
                    <a:xfrm>
                      <a:off x="0" y="0"/>
                      <a:ext cx="5351728" cy="3384855"/>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587" w:name="_Toc327868438"/>
      <w:r>
        <w:t xml:space="preserve">Hình </w:t>
      </w:r>
      <w:fldSimple w:instr=" SEQ Hình \* ARABIC ">
        <w:r w:rsidR="00682A98">
          <w:rPr>
            <w:noProof/>
          </w:rPr>
          <w:t>7</w:t>
        </w:r>
      </w:fldSimple>
      <w:r>
        <w:t xml:space="preserve"> </w:t>
      </w:r>
      <w:r w:rsidRPr="0050798A">
        <w:t>Use-Case Project management</w:t>
      </w:r>
      <w:bookmarkEnd w:id="587"/>
    </w:p>
    <w:p w:rsidR="00280F69" w:rsidRDefault="00280F69" w:rsidP="003C7CC9">
      <w:pPr>
        <w:pStyle w:val="Heading5"/>
        <w:jc w:val="both"/>
      </w:pPr>
      <w:bookmarkStart w:id="588" w:name="_Toc327868588"/>
      <w:bookmarkStart w:id="589" w:name="_Toc327994085"/>
      <w:r>
        <w:t>Project activity</w:t>
      </w:r>
      <w:bookmarkEnd w:id="588"/>
      <w:bookmarkEnd w:id="589"/>
    </w:p>
    <w:p w:rsidR="00F46CD1" w:rsidRDefault="00F46CD1" w:rsidP="003C7CC9">
      <w:pPr>
        <w:jc w:val="both"/>
        <w:rPr>
          <w:noProof/>
        </w:rPr>
      </w:pPr>
    </w:p>
    <w:p w:rsidR="000F53D1" w:rsidRPr="000F53D1" w:rsidRDefault="00F46CD1" w:rsidP="003C7CC9">
      <w:pPr>
        <w:jc w:val="both"/>
      </w:pPr>
      <w:r>
        <w:rPr>
          <w:noProof/>
        </w:rPr>
        <w:lastRenderedPageBreak/>
        <w:drawing>
          <wp:inline distT="0" distB="0" distL="0" distR="0" wp14:anchorId="7BB49618" wp14:editId="59EF028A">
            <wp:extent cx="5768980" cy="3693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5132" r="6990"/>
                    <a:stretch/>
                  </pic:blipFill>
                  <pic:spPr bwMode="auto">
                    <a:xfrm>
                      <a:off x="0" y="0"/>
                      <a:ext cx="5776978" cy="3698346"/>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3C7CC9">
      <w:pPr>
        <w:pStyle w:val="Caption"/>
        <w:jc w:val="center"/>
      </w:pPr>
      <w:bookmarkStart w:id="590" w:name="_Toc327868439"/>
      <w:r>
        <w:t xml:space="preserve">Hình </w:t>
      </w:r>
      <w:fldSimple w:instr=" SEQ Hình \* ARABIC ">
        <w:r w:rsidR="00682A98">
          <w:rPr>
            <w:noProof/>
          </w:rPr>
          <w:t>8</w:t>
        </w:r>
      </w:fldSimple>
      <w:r>
        <w:t xml:space="preserve"> </w:t>
      </w:r>
      <w:r w:rsidRPr="00385CDB">
        <w:t>Use-Case Project activity</w:t>
      </w:r>
      <w:bookmarkEnd w:id="590"/>
    </w:p>
    <w:p w:rsidR="00280F69" w:rsidRDefault="00280F69" w:rsidP="003C7CC9">
      <w:pPr>
        <w:pStyle w:val="Heading4"/>
        <w:jc w:val="both"/>
      </w:pPr>
      <w:r>
        <w:t xml:space="preserve"> </w:t>
      </w:r>
      <w:bookmarkStart w:id="591" w:name="_Toc327868589"/>
      <w:bookmarkStart w:id="592" w:name="_Toc327994086"/>
      <w:r w:rsidRPr="004F072D">
        <w:t>Đặc</w:t>
      </w:r>
      <w:r>
        <w:t xml:space="preserve"> tả Use-Case</w:t>
      </w:r>
      <w:r w:rsidR="00F46CD1">
        <w:t xml:space="preserve"> chính</w:t>
      </w:r>
      <w:bookmarkEnd w:id="591"/>
      <w:bookmarkEnd w:id="592"/>
    </w:p>
    <w:p w:rsidR="00280F69" w:rsidRDefault="00280F69" w:rsidP="003C7CC9">
      <w:pPr>
        <w:pStyle w:val="Heading5"/>
        <w:jc w:val="both"/>
      </w:pPr>
      <w:bookmarkStart w:id="593" w:name="_Toc327868590"/>
      <w:bookmarkStart w:id="594" w:name="_Toc327994087"/>
      <w:r w:rsidRPr="005E7A50">
        <w:t>Use-Case Create Work Item</w:t>
      </w:r>
      <w:bookmarkEnd w:id="593"/>
      <w:bookmarkEnd w:id="594"/>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595" w:name="_Toc327868591"/>
      <w:bookmarkStart w:id="596" w:name="_Toc327994088"/>
      <w:r>
        <w:t>Use-</w:t>
      </w:r>
      <w:r w:rsidR="00F46CD1">
        <w:t>C</w:t>
      </w:r>
      <w:r w:rsidR="00280F69">
        <w:t>ase Update Work Item</w:t>
      </w:r>
      <w:bookmarkEnd w:id="595"/>
      <w:bookmarkEnd w:id="59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w:t>
            </w:r>
            <w:proofErr w:type="gramStart"/>
            <w:r>
              <w:t>item .</w:t>
            </w:r>
            <w:proofErr w:type="gramEnd"/>
            <w:r>
              <w:t xml:space="preserve"> Xem use case </w:t>
            </w:r>
            <w:r w:rsidRPr="0031016D">
              <w:rPr>
                <w:i/>
              </w:rPr>
              <w:t>attachremove file</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597" w:name="_Toc327868592"/>
      <w:bookmarkStart w:id="598" w:name="_Toc327994089"/>
      <w:r>
        <w:t>Use-Case C</w:t>
      </w:r>
      <w:r w:rsidR="00280F69">
        <w:t>reate account</w:t>
      </w:r>
      <w:bookmarkEnd w:id="597"/>
      <w:bookmarkEnd w:id="598"/>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w:t>
            </w:r>
            <w:r w:rsidRPr="00280F69">
              <w:lastRenderedPageBreak/>
              <w:t>thúc thành 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599" w:name="_Toc327868593"/>
      <w:bookmarkStart w:id="600" w:name="_Toc327994090"/>
      <w:r>
        <w:t>Use-</w:t>
      </w:r>
      <w:r w:rsidR="007F3B1A">
        <w:t>Case S</w:t>
      </w:r>
      <w:r>
        <w:t>earch account</w:t>
      </w:r>
      <w:bookmarkEnd w:id="599"/>
      <w:bookmarkEnd w:id="600"/>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r w:rsidR="00D824E2">
              <w:t xml:space="preserve"> thông tin các tài khoản thỏa điều kiện</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 xml:space="preserve">Dòng sư kiện </w:t>
            </w:r>
            <w:r w:rsidRPr="00280F69">
              <w:lastRenderedPageBreak/>
              <w:t>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lastRenderedPageBreak/>
              <w:t>Admin nhập điều kiện tìm kiếm và sử dụng chức năng tìm kiếm.</w:t>
            </w:r>
          </w:p>
          <w:p w:rsidR="007F3B1A" w:rsidRDefault="007F3B1A" w:rsidP="003C7CC9">
            <w:pPr>
              <w:pStyle w:val="ListParagraph"/>
              <w:numPr>
                <w:ilvl w:val="0"/>
                <w:numId w:val="15"/>
              </w:numPr>
              <w:ind w:left="432"/>
              <w:jc w:val="both"/>
            </w:pPr>
            <w:r>
              <w:t>Hệ thống lọc dựa và</w:t>
            </w:r>
            <w:r w:rsidR="00D824E2">
              <w:t>o</w:t>
            </w:r>
            <w:r>
              <w:t xml:space="preserve"> điều kiện và trả về danh sách account thỏa </w:t>
            </w:r>
            <w:r>
              <w:lastRenderedPageBreak/>
              <w:t>điều kiện.</w:t>
            </w:r>
          </w:p>
        </w:tc>
      </w:tr>
      <w:tr w:rsidR="007F3B1A" w:rsidTr="00BA2FB3">
        <w:tc>
          <w:tcPr>
            <w:tcW w:w="1728" w:type="dxa"/>
          </w:tcPr>
          <w:p w:rsidR="007F3B1A" w:rsidRPr="00280F69" w:rsidRDefault="007F3B1A" w:rsidP="003C7CC9">
            <w:pPr>
              <w:jc w:val="both"/>
            </w:pPr>
            <w:r w:rsidRPr="00280F69">
              <w:lastRenderedPageBreak/>
              <w:t>Dòng sự kiện phụ</w:t>
            </w:r>
          </w:p>
        </w:tc>
        <w:tc>
          <w:tcPr>
            <w:tcW w:w="7609" w:type="dxa"/>
          </w:tcPr>
          <w:p w:rsidR="007F3B1A" w:rsidRPr="00AE66E0" w:rsidRDefault="007F3B1A" w:rsidP="003C7CC9">
            <w:pPr>
              <w:jc w:val="both"/>
            </w:pPr>
          </w:p>
        </w:tc>
      </w:tr>
    </w:tbl>
    <w:p w:rsidR="00280F69" w:rsidRDefault="00280F69" w:rsidP="003C7CC9">
      <w:pPr>
        <w:pStyle w:val="Heading5"/>
        <w:jc w:val="both"/>
      </w:pPr>
      <w:bookmarkStart w:id="601" w:name="_Toc327868594"/>
      <w:bookmarkStart w:id="602" w:name="_Toc327994091"/>
      <w:r>
        <w:t>Use-Case Attach file</w:t>
      </w:r>
      <w:bookmarkEnd w:id="601"/>
      <w:bookmarkEnd w:id="602"/>
    </w:p>
    <w:p w:rsidR="00280F69" w:rsidRDefault="00F46CD1" w:rsidP="003C7CC9">
      <w:pPr>
        <w:pStyle w:val="Heading5"/>
        <w:jc w:val="both"/>
      </w:pPr>
      <w:bookmarkStart w:id="603" w:name="_Toc327868595"/>
      <w:bookmarkStart w:id="604" w:name="_Toc327994092"/>
      <w:r>
        <w:t>Use-C</w:t>
      </w:r>
      <w:r w:rsidR="00280F69">
        <w:t xml:space="preserve">ase </w:t>
      </w:r>
      <w:r w:rsidR="003000FE">
        <w:t>U</w:t>
      </w:r>
      <w:r w:rsidR="00280F69">
        <w:t>pdate account</w:t>
      </w:r>
      <w:bookmarkEnd w:id="603"/>
      <w:bookmarkEnd w:id="604"/>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proofErr w:type="gramStart"/>
            <w:r>
              <w:t>admin</w:t>
            </w:r>
            <w:proofErr w:type="gramEnd"/>
            <w:r>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05" w:name="_Toc327868596"/>
      <w:bookmarkStart w:id="606" w:name="_Toc327994093"/>
      <w:r>
        <w:lastRenderedPageBreak/>
        <w:t xml:space="preserve">Use-Case </w:t>
      </w:r>
      <w:r w:rsidR="003000FE">
        <w:t>D</w:t>
      </w:r>
      <w:r>
        <w:t>elete account</w:t>
      </w:r>
      <w:bookmarkEnd w:id="605"/>
      <w:bookmarkEnd w:id="606"/>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607" w:name="_Toc327868597"/>
      <w:bookmarkStart w:id="608" w:name="_Toc327994094"/>
      <w:r>
        <w:t xml:space="preserve">Use-Case </w:t>
      </w:r>
      <w:r w:rsidR="003000FE">
        <w:t>A</w:t>
      </w:r>
      <w:r>
        <w:t>ctive account</w:t>
      </w:r>
      <w:bookmarkEnd w:id="607"/>
      <w:bookmarkEnd w:id="60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guest</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thành công</w:t>
            </w:r>
          </w:p>
        </w:tc>
        <w:tc>
          <w:tcPr>
            <w:tcW w:w="7609" w:type="dxa"/>
          </w:tcPr>
          <w:p w:rsidR="00EC3940" w:rsidRDefault="00EC3940" w:rsidP="003C7CC9">
            <w:pPr>
              <w:jc w:val="both"/>
            </w:pPr>
            <w:r>
              <w:lastRenderedPageBreak/>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09" w:name="_Toc327868598"/>
      <w:bookmarkStart w:id="610" w:name="_Toc327994095"/>
      <w:r>
        <w:t xml:space="preserve">Use-Case </w:t>
      </w:r>
      <w:r w:rsidR="003000FE">
        <w:t>U</w:t>
      </w:r>
      <w:r>
        <w:t>pdate user’s account</w:t>
      </w:r>
      <w:bookmarkEnd w:id="609"/>
      <w:bookmarkEnd w:id="610"/>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tc>
        <w:tc>
          <w:tcPr>
            <w:tcW w:w="7609" w:type="dxa"/>
          </w:tcPr>
          <w:p w:rsidR="00AD451F" w:rsidRDefault="00AD451F" w:rsidP="003C7CC9">
            <w:pPr>
              <w:pStyle w:val="ListParagraph"/>
              <w:numPr>
                <w:ilvl w:val="0"/>
                <w:numId w:val="20"/>
              </w:numPr>
              <w:ind w:left="432"/>
              <w:jc w:val="both"/>
            </w:pPr>
            <w:r>
              <w:lastRenderedPageBreak/>
              <w:t>User thay đổi thông tin và chọn tác vụ update.</w:t>
            </w:r>
          </w:p>
          <w:p w:rsidR="00EC3940" w:rsidRDefault="00AD451F" w:rsidP="003C7CC9">
            <w:pPr>
              <w:pStyle w:val="ListParagraph"/>
              <w:numPr>
                <w:ilvl w:val="0"/>
                <w:numId w:val="20"/>
              </w:numPr>
              <w:ind w:left="432"/>
              <w:jc w:val="both"/>
            </w:pPr>
            <w:r>
              <w:lastRenderedPageBreak/>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11" w:name="_Toc327868599"/>
      <w:bookmarkStart w:id="612" w:name="_Toc327994096"/>
      <w:r>
        <w:t xml:space="preserve">Use-Case </w:t>
      </w:r>
      <w:r w:rsidR="003000FE">
        <w:t>C</w:t>
      </w:r>
      <w:r>
        <w:t>reate user’s event</w:t>
      </w:r>
      <w:bookmarkEnd w:id="611"/>
      <w:bookmarkEnd w:id="612"/>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spacing w:before="0" w:after="0"/>
              <w:jc w:val="both"/>
            </w:pPr>
            <w:r>
              <w:t>user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EC3940" w:rsidRPr="00EC3940" w:rsidRDefault="00EC3940" w:rsidP="003C7CC9">
      <w:pPr>
        <w:jc w:val="both"/>
      </w:pPr>
    </w:p>
    <w:p w:rsidR="00280F69" w:rsidRDefault="00280F69" w:rsidP="003C7CC9">
      <w:pPr>
        <w:pStyle w:val="Heading5"/>
        <w:jc w:val="both"/>
      </w:pPr>
      <w:bookmarkStart w:id="613" w:name="_Toc327949863"/>
      <w:bookmarkStart w:id="614" w:name="_Toc327868600"/>
      <w:bookmarkStart w:id="615" w:name="_Toc327994097"/>
      <w:r>
        <w:t xml:space="preserve">Use-Case </w:t>
      </w:r>
      <w:r w:rsidR="00267836">
        <w:t>V</w:t>
      </w:r>
      <w:r>
        <w:t>iew user’s event</w:t>
      </w:r>
      <w:bookmarkEnd w:id="613"/>
      <w:bookmarkEnd w:id="614"/>
      <w:bookmarkEnd w:id="615"/>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AD451F" w:rsidP="003C7CC9">
            <w:pPr>
              <w:jc w:val="both"/>
            </w:pPr>
            <w:proofErr w:type="gramStart"/>
            <w:r>
              <w:t>user</w:t>
            </w:r>
            <w:proofErr w:type="gramEnd"/>
            <w:r>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AD451F" w:rsidP="003C7CC9">
            <w:pPr>
              <w:jc w:val="both"/>
            </w:pPr>
            <w:r>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16" w:name="_Toc327949864"/>
      <w:bookmarkStart w:id="617" w:name="_Toc327868601"/>
      <w:bookmarkStart w:id="618" w:name="_Toc327994098"/>
      <w:r>
        <w:t xml:space="preserve">Use-Case </w:t>
      </w:r>
      <w:r w:rsidR="00267836">
        <w:t>U</w:t>
      </w:r>
      <w:r>
        <w:t>pdate user’s event</w:t>
      </w:r>
      <w:bookmarkEnd w:id="616"/>
      <w:bookmarkEnd w:id="617"/>
      <w:bookmarkEnd w:id="61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spacing w:before="0" w:after="0"/>
              <w:jc w:val="both"/>
            </w:pPr>
            <w:proofErr w:type="gramStart"/>
            <w:r>
              <w:t>người</w:t>
            </w:r>
            <w:proofErr w:type="gramEnd"/>
            <w:r>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lastRenderedPageBreak/>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19" w:name="_Toc327868602"/>
      <w:bookmarkStart w:id="620" w:name="_Toc327994099"/>
      <w:r>
        <w:t xml:space="preserve">Use-Case </w:t>
      </w:r>
      <w:r w:rsidR="00267836">
        <w:t>V</w:t>
      </w:r>
      <w:r>
        <w:t>iew user’s project</w:t>
      </w:r>
      <w:bookmarkEnd w:id="619"/>
      <w:bookmarkEnd w:id="620"/>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132B44" w:rsidRDefault="00132B44" w:rsidP="003C7CC9">
            <w:pPr>
              <w:jc w:val="both"/>
            </w:pPr>
            <w:proofErr w:type="gramStart"/>
            <w:r>
              <w:t>người</w:t>
            </w:r>
            <w:proofErr w:type="gramEnd"/>
            <w:r>
              <w:t xml:space="preserve"> dùng xem những dự án mà mình có tham gia.</w:t>
            </w:r>
          </w:p>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621" w:name="_Toc327868603"/>
      <w:bookmarkStart w:id="622" w:name="_Toc327994100"/>
      <w:r>
        <w:lastRenderedPageBreak/>
        <w:t xml:space="preserve">Use-Case </w:t>
      </w:r>
      <w:r w:rsidR="00267836">
        <w:t>V</w:t>
      </w:r>
      <w:r>
        <w:t>iew work item assign to me</w:t>
      </w:r>
      <w:bookmarkEnd w:id="621"/>
      <w:bookmarkEnd w:id="62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132B44" w:rsidP="003C7CC9">
            <w:pPr>
              <w:jc w:val="both"/>
            </w:pPr>
            <w:proofErr w:type="gramStart"/>
            <w:r>
              <w:t>người</w:t>
            </w:r>
            <w:proofErr w:type="gramEnd"/>
            <w:r>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267836" w:rsidP="003C7CC9">
            <w:pPr>
              <w:spacing w:before="0" w:after="0"/>
              <w:jc w:val="both"/>
            </w:pPr>
            <w:r>
              <w:t>user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3C7CC9">
      <w:pPr>
        <w:pStyle w:val="Heading4"/>
        <w:jc w:val="both"/>
        <w:rPr>
          <w:rFonts w:cstheme="minorBidi"/>
        </w:rPr>
      </w:pPr>
      <w:r>
        <w:rPr>
          <w:lang w:val="en-CA"/>
        </w:rPr>
        <w:t xml:space="preserve"> </w:t>
      </w:r>
      <w:bookmarkStart w:id="623" w:name="_Toc327868604"/>
      <w:bookmarkStart w:id="624" w:name="_Toc327994101"/>
      <w:r w:rsidR="00280F69">
        <w:rPr>
          <w:lang w:val="en-CA"/>
        </w:rPr>
        <w:t>Sơ đồ lớp mức phân tích</w:t>
      </w:r>
      <w:bookmarkEnd w:id="623"/>
      <w:bookmarkEnd w:id="624"/>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36E1A81" wp14:editId="41FBB1F0">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C567D7">
      <w:pPr>
        <w:pStyle w:val="Caption"/>
        <w:jc w:val="center"/>
      </w:pPr>
      <w:bookmarkStart w:id="625" w:name="_Toc327868440"/>
      <w:r>
        <w:t xml:space="preserve">Hình </w:t>
      </w:r>
      <w:fldSimple w:instr=" SEQ Hình \* ARABIC ">
        <w:r w:rsidR="00682A98">
          <w:rPr>
            <w:noProof/>
          </w:rPr>
          <w:t>9</w:t>
        </w:r>
      </w:fldSimple>
      <w:r>
        <w:t xml:space="preserve"> </w:t>
      </w:r>
      <w:r w:rsidRPr="001B712A">
        <w:t>Sơ đồ lớp mức phân tích</w:t>
      </w:r>
      <w:bookmarkEnd w:id="625"/>
    </w:p>
    <w:tbl>
      <w:tblPr>
        <w:tblStyle w:val="TableGrid"/>
        <w:tblW w:w="9378" w:type="dxa"/>
        <w:tblLook w:val="04A0" w:firstRow="1" w:lastRow="0" w:firstColumn="1" w:lastColumn="0" w:noHBand="0" w:noVBand="1"/>
      </w:tblPr>
      <w:tblGrid>
        <w:gridCol w:w="1008"/>
        <w:gridCol w:w="3751"/>
        <w:gridCol w:w="4619"/>
      </w:tblGrid>
      <w:tr w:rsidR="00280F69" w:rsidTr="00BA2FB3">
        <w:tc>
          <w:tcPr>
            <w:tcW w:w="1008" w:type="dxa"/>
          </w:tcPr>
          <w:p w:rsidR="00280F69" w:rsidRDefault="00280F69" w:rsidP="003C7CC9">
            <w:pPr>
              <w:pStyle w:val="ListParagraph"/>
              <w:spacing w:line="240" w:lineRule="auto"/>
              <w:ind w:left="0"/>
              <w:jc w:val="both"/>
              <w:rPr>
                <w:noProof/>
              </w:rPr>
            </w:pPr>
            <w:r>
              <w:rPr>
                <w:noProof/>
              </w:rPr>
              <w:t>STT</w:t>
            </w:r>
          </w:p>
        </w:tc>
        <w:tc>
          <w:tcPr>
            <w:tcW w:w="3751" w:type="dxa"/>
          </w:tcPr>
          <w:p w:rsidR="00280F69" w:rsidRDefault="00280F69" w:rsidP="003C7CC9">
            <w:pPr>
              <w:pStyle w:val="ListParagraph"/>
              <w:spacing w:line="240" w:lineRule="auto"/>
              <w:ind w:left="0"/>
              <w:jc w:val="both"/>
              <w:rPr>
                <w:noProof/>
              </w:rPr>
            </w:pPr>
            <w:r>
              <w:rPr>
                <w:noProof/>
              </w:rPr>
              <w:t>Lớp đối tượng</w:t>
            </w:r>
          </w:p>
        </w:tc>
        <w:tc>
          <w:tcPr>
            <w:tcW w:w="4619" w:type="dxa"/>
          </w:tcPr>
          <w:p w:rsidR="00280F69" w:rsidRDefault="00280F69" w:rsidP="003C7CC9">
            <w:pPr>
              <w:pStyle w:val="ListParagraph"/>
              <w:spacing w:before="0" w:after="0" w:line="240" w:lineRule="auto"/>
              <w:ind w:left="0"/>
              <w:jc w:val="both"/>
              <w:rPr>
                <w:noProof/>
              </w:rPr>
            </w:pPr>
            <w:r>
              <w:rPr>
                <w:noProof/>
              </w:rPr>
              <w:t>Mô tả</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 container</w:t>
            </w:r>
          </w:p>
        </w:tc>
        <w:tc>
          <w:tcPr>
            <w:tcW w:w="4619" w:type="dxa"/>
          </w:tcPr>
          <w:p w:rsidR="00280F69" w:rsidRDefault="00280F69" w:rsidP="003C7CC9">
            <w:pPr>
              <w:pStyle w:val="ListParagraph"/>
              <w:spacing w:before="0" w:after="0" w:line="240" w:lineRule="auto"/>
              <w:ind w:left="0"/>
              <w:jc w:val="both"/>
              <w:rPr>
                <w:noProof/>
              </w:rPr>
            </w:pPr>
            <w:r>
              <w:rPr>
                <w:noProof/>
              </w:rPr>
              <w:t>Nơi chứa các tác vụ (có thể là iteration hoặc project)</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2</w:t>
            </w:r>
          </w:p>
        </w:tc>
        <w:tc>
          <w:tcPr>
            <w:tcW w:w="3751" w:type="dxa"/>
          </w:tcPr>
          <w:p w:rsidR="00280F69" w:rsidRDefault="007D4E8E" w:rsidP="003C7CC9">
            <w:pPr>
              <w:pStyle w:val="ListParagraph"/>
              <w:spacing w:line="240" w:lineRule="auto"/>
              <w:ind w:left="0"/>
              <w:jc w:val="both"/>
              <w:rPr>
                <w:noProof/>
              </w:rPr>
            </w:pPr>
            <w:r>
              <w:rPr>
                <w:noProof/>
              </w:rPr>
              <w:t>i</w:t>
            </w:r>
            <w:r w:rsidR="00280F69">
              <w:rPr>
                <w:noProof/>
              </w:rPr>
              <w:t>teration</w:t>
            </w:r>
          </w:p>
        </w:tc>
        <w:tc>
          <w:tcPr>
            <w:tcW w:w="4619" w:type="dxa"/>
          </w:tcPr>
          <w:p w:rsidR="00280F69" w:rsidRDefault="008A4480" w:rsidP="003C7CC9">
            <w:pPr>
              <w:pStyle w:val="ListParagraph"/>
              <w:spacing w:before="0" w:after="0" w:line="240" w:lineRule="auto"/>
              <w:ind w:left="0"/>
              <w:jc w:val="both"/>
              <w:rPr>
                <w:noProof/>
              </w:rPr>
            </w:pPr>
            <w:r>
              <w:rPr>
                <w:noProof/>
              </w:rPr>
              <w:t>Một giai đoạn trong quá trình phát triển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3</w:t>
            </w:r>
          </w:p>
        </w:tc>
        <w:tc>
          <w:tcPr>
            <w:tcW w:w="3751" w:type="dxa"/>
          </w:tcPr>
          <w:p w:rsidR="00280F69" w:rsidRDefault="007D4E8E" w:rsidP="003C7CC9">
            <w:pPr>
              <w:pStyle w:val="ListParagraph"/>
              <w:spacing w:line="240" w:lineRule="auto"/>
              <w:ind w:left="0"/>
              <w:jc w:val="both"/>
              <w:rPr>
                <w:noProof/>
              </w:rPr>
            </w:pPr>
            <w:r>
              <w:rPr>
                <w:noProof/>
              </w:rPr>
              <w:t>p</w:t>
            </w:r>
            <w:r w:rsidR="00280F69">
              <w:rPr>
                <w:noProof/>
              </w:rPr>
              <w:t>roject</w:t>
            </w:r>
          </w:p>
        </w:tc>
        <w:tc>
          <w:tcPr>
            <w:tcW w:w="4619" w:type="dxa"/>
          </w:tcPr>
          <w:p w:rsidR="00280F69" w:rsidRDefault="008A4480" w:rsidP="003C7CC9">
            <w:pPr>
              <w:pStyle w:val="ListParagraph"/>
              <w:spacing w:before="0" w:after="0" w:line="240" w:lineRule="auto"/>
              <w:ind w:left="0"/>
              <w:jc w:val="both"/>
              <w:rPr>
                <w:noProof/>
              </w:rPr>
            </w:pPr>
            <w:r>
              <w:rPr>
                <w:noProof/>
              </w:rPr>
              <w:t>Dự  án phát triển phần mềm. Trong dự án có nhiều thành viên cùng tham gia phát triển.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4</w:t>
            </w:r>
          </w:p>
        </w:tc>
        <w:tc>
          <w:tcPr>
            <w:tcW w:w="3751" w:type="dxa"/>
          </w:tcPr>
          <w:p w:rsidR="00280F69" w:rsidRDefault="007D4E8E" w:rsidP="003C7CC9">
            <w:pPr>
              <w:pStyle w:val="ListParagraph"/>
              <w:spacing w:line="240" w:lineRule="auto"/>
              <w:ind w:left="0"/>
              <w:jc w:val="both"/>
              <w:rPr>
                <w:noProof/>
              </w:rPr>
            </w:pPr>
            <w:r>
              <w:rPr>
                <w:noProof/>
              </w:rPr>
              <w:t>w</w:t>
            </w:r>
            <w:r w:rsidR="00280F69">
              <w:rPr>
                <w:noProof/>
              </w:rPr>
              <w:t>ork item</w:t>
            </w:r>
          </w:p>
        </w:tc>
        <w:tc>
          <w:tcPr>
            <w:tcW w:w="4619" w:type="dxa"/>
          </w:tcPr>
          <w:p w:rsidR="00280F69" w:rsidRDefault="00280F69" w:rsidP="003C7CC9">
            <w:pPr>
              <w:pStyle w:val="ListParagraph"/>
              <w:spacing w:before="0" w:after="0" w:line="240" w:lineRule="auto"/>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5</w:t>
            </w:r>
          </w:p>
        </w:tc>
        <w:tc>
          <w:tcPr>
            <w:tcW w:w="3751" w:type="dxa"/>
          </w:tcPr>
          <w:p w:rsidR="00280F69" w:rsidRDefault="00B6398D" w:rsidP="003C7CC9">
            <w:pPr>
              <w:pStyle w:val="ListParagraph"/>
              <w:spacing w:line="240" w:lineRule="auto"/>
              <w:ind w:left="0"/>
              <w:jc w:val="both"/>
              <w:rPr>
                <w:noProof/>
              </w:rPr>
            </w:pPr>
            <w:r>
              <w:rPr>
                <w:noProof/>
              </w:rPr>
              <w:t>w</w:t>
            </w:r>
            <w:r w:rsidR="00280F69">
              <w:rPr>
                <w:noProof/>
              </w:rPr>
              <w:t>ork item history</w:t>
            </w:r>
          </w:p>
        </w:tc>
        <w:tc>
          <w:tcPr>
            <w:tcW w:w="4619" w:type="dxa"/>
          </w:tcPr>
          <w:p w:rsidR="00280F69" w:rsidRDefault="00280F69" w:rsidP="003C7CC9">
            <w:pPr>
              <w:pStyle w:val="ListParagraph"/>
              <w:spacing w:before="0" w:after="0" w:line="240" w:lineRule="auto"/>
              <w:ind w:left="0"/>
              <w:jc w:val="both"/>
              <w:rPr>
                <w:noProof/>
              </w:rPr>
            </w:pPr>
            <w:r>
              <w:rPr>
                <w:noProof/>
              </w:rPr>
              <w:t>Lịch sử tác vụ</w:t>
            </w:r>
            <w:r w:rsidR="008A4480">
              <w:rPr>
                <w:noProof/>
              </w:rPr>
              <w:t xml:space="preserve">. Lưu lại lịch sử các lần </w:t>
            </w:r>
            <w:r w:rsidR="008A4480">
              <w:rPr>
                <w:noProof/>
              </w:rPr>
              <w:lastRenderedPageBreak/>
              <w:t>thay đổi trên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lastRenderedPageBreak/>
              <w:t>6</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ttachment</w:t>
            </w:r>
          </w:p>
        </w:tc>
        <w:tc>
          <w:tcPr>
            <w:tcW w:w="4619" w:type="dxa"/>
          </w:tcPr>
          <w:p w:rsidR="00280F69" w:rsidRDefault="00280F69" w:rsidP="003C7CC9">
            <w:pPr>
              <w:pStyle w:val="ListParagraph"/>
              <w:spacing w:before="0" w:after="0" w:line="240" w:lineRule="auto"/>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7</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omment</w:t>
            </w:r>
          </w:p>
        </w:tc>
        <w:tc>
          <w:tcPr>
            <w:tcW w:w="4619" w:type="dxa"/>
          </w:tcPr>
          <w:p w:rsidR="00280F69" w:rsidRDefault="008A4480">
            <w:pPr>
              <w:pStyle w:val="ListParagraph"/>
              <w:spacing w:before="0" w:after="0" w:line="240" w:lineRule="auto"/>
              <w:ind w:left="0"/>
              <w:jc w:val="both"/>
              <w:rPr>
                <w:noProof/>
              </w:rPr>
            </w:pPr>
            <w:r>
              <w:rPr>
                <w:noProof/>
              </w:rPr>
              <w:t>Bình luận. Tương ứng với bình luận của người dùng đối với tác vụ.</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8</w:t>
            </w:r>
          </w:p>
        </w:tc>
        <w:tc>
          <w:tcPr>
            <w:tcW w:w="3751" w:type="dxa"/>
          </w:tcPr>
          <w:p w:rsidR="00280F69" w:rsidRDefault="00B6398D" w:rsidP="003C7CC9">
            <w:pPr>
              <w:pStyle w:val="ListParagraph"/>
              <w:spacing w:line="240" w:lineRule="auto"/>
              <w:ind w:left="0"/>
              <w:jc w:val="both"/>
              <w:rPr>
                <w:noProof/>
              </w:rPr>
            </w:pPr>
            <w:r>
              <w:rPr>
                <w:noProof/>
              </w:rPr>
              <w:t>a</w:t>
            </w:r>
            <w:r w:rsidR="00280F69">
              <w:rPr>
                <w:noProof/>
              </w:rPr>
              <w:t>ccount</w:t>
            </w:r>
          </w:p>
        </w:tc>
        <w:tc>
          <w:tcPr>
            <w:tcW w:w="4619" w:type="dxa"/>
          </w:tcPr>
          <w:p w:rsidR="00280F69" w:rsidRDefault="00280F69" w:rsidP="003C7CC9">
            <w:pPr>
              <w:pStyle w:val="ListParagraph"/>
              <w:spacing w:before="0" w:after="0" w:line="240" w:lineRule="auto"/>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9</w:t>
            </w:r>
          </w:p>
        </w:tc>
        <w:tc>
          <w:tcPr>
            <w:tcW w:w="3751" w:type="dxa"/>
          </w:tcPr>
          <w:p w:rsidR="00280F69" w:rsidRDefault="00B6398D" w:rsidP="003C7CC9">
            <w:pPr>
              <w:pStyle w:val="ListParagraph"/>
              <w:spacing w:line="240" w:lineRule="auto"/>
              <w:ind w:left="0"/>
              <w:jc w:val="both"/>
              <w:rPr>
                <w:noProof/>
              </w:rPr>
            </w:pPr>
            <w:r>
              <w:rPr>
                <w:noProof/>
              </w:rPr>
              <w:t>p</w:t>
            </w:r>
            <w:r w:rsidR="00280F69">
              <w:rPr>
                <w:noProof/>
              </w:rPr>
              <w:t>roccess</w:t>
            </w:r>
          </w:p>
        </w:tc>
        <w:tc>
          <w:tcPr>
            <w:tcW w:w="4619" w:type="dxa"/>
          </w:tcPr>
          <w:p w:rsidR="00280F69" w:rsidRDefault="00280F69">
            <w:pPr>
              <w:pStyle w:val="ListParagraph"/>
              <w:spacing w:before="0" w:after="0" w:line="240" w:lineRule="auto"/>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10</w:t>
            </w:r>
          </w:p>
        </w:tc>
        <w:tc>
          <w:tcPr>
            <w:tcW w:w="3751" w:type="dxa"/>
          </w:tcPr>
          <w:p w:rsidR="00280F69" w:rsidRDefault="00B6398D" w:rsidP="003C7CC9">
            <w:pPr>
              <w:pStyle w:val="ListParagraph"/>
              <w:spacing w:line="240" w:lineRule="auto"/>
              <w:ind w:left="0"/>
              <w:jc w:val="both"/>
              <w:rPr>
                <w:noProof/>
              </w:rPr>
            </w:pPr>
            <w:r>
              <w:rPr>
                <w:noProof/>
              </w:rPr>
              <w:t>s</w:t>
            </w:r>
            <w:r w:rsidR="00280F69">
              <w:rPr>
                <w:noProof/>
              </w:rPr>
              <w:t xml:space="preserve">tudy </w:t>
            </w:r>
            <w:r>
              <w:rPr>
                <w:noProof/>
              </w:rPr>
              <w:t>c</w:t>
            </w:r>
            <w:r w:rsidR="00280F69">
              <w:rPr>
                <w:noProof/>
              </w:rPr>
              <w:t>lass</w:t>
            </w:r>
          </w:p>
        </w:tc>
        <w:tc>
          <w:tcPr>
            <w:tcW w:w="4619" w:type="dxa"/>
          </w:tcPr>
          <w:p w:rsidR="00280F69" w:rsidRDefault="00280F69" w:rsidP="003C7CC9">
            <w:pPr>
              <w:pStyle w:val="ListParagraph"/>
              <w:spacing w:before="0" w:after="0" w:line="240" w:lineRule="auto"/>
              <w:ind w:left="0"/>
              <w:jc w:val="both"/>
              <w:rPr>
                <w:noProof/>
              </w:rPr>
            </w:pPr>
            <w:r>
              <w:rPr>
                <w:noProof/>
              </w:rPr>
              <w:t>Lớp học</w:t>
            </w:r>
            <w:r w:rsidR="008A4480">
              <w:rPr>
                <w:noProof/>
              </w:rPr>
              <w:t>. Trong một lớp học có thể có nhiều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11</w:t>
            </w:r>
          </w:p>
        </w:tc>
        <w:tc>
          <w:tcPr>
            <w:tcW w:w="3751" w:type="dxa"/>
          </w:tcPr>
          <w:p w:rsidR="00280F69" w:rsidRDefault="00B6398D" w:rsidP="003C7CC9">
            <w:pPr>
              <w:pStyle w:val="ListParagraph"/>
              <w:spacing w:line="240" w:lineRule="auto"/>
              <w:ind w:left="0"/>
              <w:jc w:val="both"/>
              <w:rPr>
                <w:noProof/>
              </w:rPr>
            </w:pPr>
            <w:r>
              <w:rPr>
                <w:noProof/>
              </w:rPr>
              <w:t>c</w:t>
            </w:r>
            <w:r w:rsidR="00280F69">
              <w:rPr>
                <w:noProof/>
              </w:rPr>
              <w:t>alendar</w:t>
            </w:r>
          </w:p>
        </w:tc>
        <w:tc>
          <w:tcPr>
            <w:tcW w:w="4619" w:type="dxa"/>
          </w:tcPr>
          <w:p w:rsidR="00280F69" w:rsidRDefault="00280F69">
            <w:pPr>
              <w:pStyle w:val="ListParagraph"/>
              <w:spacing w:before="0" w:after="0" w:line="240" w:lineRule="auto"/>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12</w:t>
            </w:r>
          </w:p>
        </w:tc>
        <w:tc>
          <w:tcPr>
            <w:tcW w:w="3751" w:type="dxa"/>
          </w:tcPr>
          <w:p w:rsidR="00280F69" w:rsidRDefault="00B6398D" w:rsidP="003C7CC9">
            <w:pPr>
              <w:pStyle w:val="ListParagraph"/>
              <w:spacing w:line="240" w:lineRule="auto"/>
              <w:ind w:left="0"/>
              <w:jc w:val="both"/>
              <w:rPr>
                <w:noProof/>
              </w:rPr>
            </w:pPr>
            <w:r>
              <w:rPr>
                <w:noProof/>
              </w:rPr>
              <w:t>r</w:t>
            </w:r>
            <w:r w:rsidR="00280F69">
              <w:rPr>
                <w:noProof/>
              </w:rPr>
              <w:t>ole</w:t>
            </w:r>
          </w:p>
        </w:tc>
        <w:tc>
          <w:tcPr>
            <w:tcW w:w="4619" w:type="dxa"/>
          </w:tcPr>
          <w:p w:rsidR="00280F69" w:rsidRDefault="00280F69" w:rsidP="003C7CC9">
            <w:pPr>
              <w:pStyle w:val="ListParagraph"/>
              <w:spacing w:before="0" w:after="0" w:line="240" w:lineRule="auto"/>
              <w:ind w:left="0"/>
              <w:jc w:val="both"/>
              <w:rPr>
                <w:noProof/>
              </w:rPr>
            </w:pPr>
            <w:r>
              <w:rPr>
                <w:noProof/>
              </w:rPr>
              <w:t xml:space="preserve">Vai trò </w:t>
            </w:r>
            <w:r w:rsidR="008A4480">
              <w:rPr>
                <w:noProof/>
              </w:rPr>
              <w:t>của thành viên trong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13</w:t>
            </w:r>
          </w:p>
        </w:tc>
        <w:tc>
          <w:tcPr>
            <w:tcW w:w="3751" w:type="dxa"/>
          </w:tcPr>
          <w:p w:rsidR="00280F69" w:rsidRDefault="00B6398D" w:rsidP="003C7CC9">
            <w:pPr>
              <w:pStyle w:val="ListParagraph"/>
              <w:spacing w:line="240" w:lineRule="auto"/>
              <w:ind w:left="0"/>
              <w:jc w:val="both"/>
              <w:rPr>
                <w:noProof/>
              </w:rPr>
            </w:pPr>
            <w:r>
              <w:rPr>
                <w:noProof/>
              </w:rPr>
              <w:t>m</w:t>
            </w:r>
            <w:r w:rsidR="00280F69">
              <w:rPr>
                <w:noProof/>
              </w:rPr>
              <w:t>ember information</w:t>
            </w:r>
          </w:p>
        </w:tc>
        <w:tc>
          <w:tcPr>
            <w:tcW w:w="4619" w:type="dxa"/>
          </w:tcPr>
          <w:p w:rsidR="00280F69" w:rsidRDefault="008A4480">
            <w:pPr>
              <w:pStyle w:val="ListParagraph"/>
              <w:spacing w:before="0" w:after="0" w:line="240" w:lineRule="auto"/>
              <w:ind w:left="0"/>
              <w:jc w:val="both"/>
              <w:rPr>
                <w:noProof/>
              </w:rPr>
            </w:pPr>
            <w:r>
              <w:rPr>
                <w:noProof/>
              </w:rPr>
              <w:t>Tương ứng với thành viên của dự án.</w:t>
            </w:r>
          </w:p>
        </w:tc>
      </w:tr>
      <w:tr w:rsidR="00280F69" w:rsidTr="00BA2FB3">
        <w:tc>
          <w:tcPr>
            <w:tcW w:w="1008" w:type="dxa"/>
          </w:tcPr>
          <w:p w:rsidR="00280F69" w:rsidRDefault="00280F69" w:rsidP="003C7CC9">
            <w:pPr>
              <w:pStyle w:val="ListParagraph"/>
              <w:spacing w:before="0" w:after="0" w:line="240" w:lineRule="auto"/>
              <w:ind w:left="0"/>
              <w:jc w:val="both"/>
              <w:rPr>
                <w:noProof/>
              </w:rPr>
            </w:pPr>
            <w:r>
              <w:rPr>
                <w:noProof/>
              </w:rPr>
              <w:t>14</w:t>
            </w:r>
          </w:p>
        </w:tc>
        <w:tc>
          <w:tcPr>
            <w:tcW w:w="3751" w:type="dxa"/>
          </w:tcPr>
          <w:p w:rsidR="00280F69" w:rsidRDefault="00B6398D" w:rsidP="003C7CC9">
            <w:pPr>
              <w:pStyle w:val="ListParagraph"/>
              <w:spacing w:line="240" w:lineRule="auto"/>
              <w:ind w:left="0"/>
              <w:jc w:val="both"/>
              <w:rPr>
                <w:noProof/>
              </w:rPr>
            </w:pPr>
            <w:r>
              <w:rPr>
                <w:noProof/>
              </w:rPr>
              <w:t>e</w:t>
            </w:r>
            <w:r w:rsidR="00280F69">
              <w:rPr>
                <w:noProof/>
              </w:rPr>
              <w:t>vent</w:t>
            </w:r>
          </w:p>
        </w:tc>
        <w:tc>
          <w:tcPr>
            <w:tcW w:w="4619" w:type="dxa"/>
          </w:tcPr>
          <w:p w:rsidR="00280F69" w:rsidRDefault="00280F69" w:rsidP="003C7CC9">
            <w:pPr>
              <w:pStyle w:val="ListParagraph"/>
              <w:keepNext/>
              <w:spacing w:before="0" w:after="0" w:line="240" w:lineRule="auto"/>
              <w:ind w:left="0"/>
              <w:jc w:val="both"/>
              <w:rPr>
                <w:noProof/>
              </w:rPr>
            </w:pPr>
            <w:r>
              <w:rPr>
                <w:noProof/>
              </w:rPr>
              <w:t>Sự ki</w:t>
            </w:r>
            <w:r w:rsidR="008A4480">
              <w:rPr>
                <w:noProof/>
              </w:rPr>
              <w:t xml:space="preserve">ện của cá nhân,dự án. </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15</w:t>
            </w:r>
          </w:p>
        </w:tc>
        <w:tc>
          <w:tcPr>
            <w:tcW w:w="3751" w:type="dxa"/>
          </w:tcPr>
          <w:p w:rsidR="00C567D7" w:rsidRDefault="00B6398D" w:rsidP="003C7CC9">
            <w:pPr>
              <w:pStyle w:val="ListParagraph"/>
              <w:spacing w:line="240" w:lineRule="auto"/>
              <w:ind w:left="0"/>
              <w:jc w:val="both"/>
              <w:rPr>
                <w:noProof/>
              </w:rPr>
            </w:pPr>
            <w:r>
              <w:rPr>
                <w:noProof/>
              </w:rPr>
              <w:t>t</w:t>
            </w:r>
            <w:r w:rsidR="00C567D7">
              <w:rPr>
                <w:noProof/>
              </w:rPr>
              <w:t>ask</w:t>
            </w:r>
          </w:p>
        </w:tc>
        <w:tc>
          <w:tcPr>
            <w:tcW w:w="4619" w:type="dxa"/>
          </w:tcPr>
          <w:p w:rsidR="00C567D7" w:rsidRDefault="00C567D7" w:rsidP="003C7CC9">
            <w:pPr>
              <w:pStyle w:val="ListParagraph"/>
              <w:keepNext/>
              <w:spacing w:before="0" w:after="0" w:line="240" w:lineRule="auto"/>
              <w:ind w:left="0"/>
              <w:jc w:val="both"/>
              <w:rPr>
                <w:noProof/>
              </w:rPr>
            </w:pPr>
            <w:r>
              <w:rPr>
                <w:noProof/>
              </w:rPr>
              <w:t>Công việc</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16</w:t>
            </w:r>
          </w:p>
        </w:tc>
        <w:tc>
          <w:tcPr>
            <w:tcW w:w="3751" w:type="dxa"/>
          </w:tcPr>
          <w:p w:rsidR="00C567D7" w:rsidRDefault="00B6398D" w:rsidP="003C7CC9">
            <w:pPr>
              <w:pStyle w:val="ListParagraph"/>
              <w:spacing w:line="240" w:lineRule="auto"/>
              <w:ind w:left="0"/>
              <w:jc w:val="both"/>
              <w:rPr>
                <w:noProof/>
              </w:rPr>
            </w:pPr>
            <w:r>
              <w:rPr>
                <w:noProof/>
              </w:rPr>
              <w:t>d</w:t>
            </w:r>
            <w:r w:rsidR="00C567D7">
              <w:rPr>
                <w:noProof/>
              </w:rPr>
              <w:t>efect</w:t>
            </w:r>
          </w:p>
        </w:tc>
        <w:tc>
          <w:tcPr>
            <w:tcW w:w="4619" w:type="dxa"/>
          </w:tcPr>
          <w:p w:rsidR="00C567D7" w:rsidRDefault="00C567D7" w:rsidP="003C7CC9">
            <w:pPr>
              <w:pStyle w:val="ListParagraph"/>
              <w:keepNext/>
              <w:spacing w:before="0" w:after="0" w:line="240" w:lineRule="auto"/>
              <w:ind w:left="0"/>
              <w:jc w:val="both"/>
              <w:rPr>
                <w:noProof/>
              </w:rPr>
            </w:pPr>
            <w:r>
              <w:rPr>
                <w:noProof/>
              </w:rPr>
              <w:t>Lỗi</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17</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isk</w:t>
            </w:r>
          </w:p>
        </w:tc>
        <w:tc>
          <w:tcPr>
            <w:tcW w:w="4619" w:type="dxa"/>
          </w:tcPr>
          <w:p w:rsidR="00C567D7" w:rsidRDefault="00C567D7" w:rsidP="003C7CC9">
            <w:pPr>
              <w:pStyle w:val="ListParagraph"/>
              <w:keepNext/>
              <w:spacing w:before="0" w:after="0" w:line="240" w:lineRule="auto"/>
              <w:ind w:left="0"/>
              <w:jc w:val="both"/>
              <w:rPr>
                <w:noProof/>
              </w:rPr>
            </w:pPr>
            <w:r>
              <w:rPr>
                <w:noProof/>
              </w:rPr>
              <w:t>Rủi ro</w:t>
            </w:r>
          </w:p>
        </w:tc>
      </w:tr>
      <w:tr w:rsidR="00C567D7" w:rsidTr="00BA2FB3">
        <w:tc>
          <w:tcPr>
            <w:tcW w:w="1008" w:type="dxa"/>
          </w:tcPr>
          <w:p w:rsidR="00C567D7" w:rsidRDefault="00C567D7" w:rsidP="003C7CC9">
            <w:pPr>
              <w:pStyle w:val="ListParagraph"/>
              <w:spacing w:before="0" w:after="0" w:line="240" w:lineRule="auto"/>
              <w:ind w:left="0"/>
              <w:jc w:val="both"/>
              <w:rPr>
                <w:noProof/>
              </w:rPr>
            </w:pPr>
            <w:r>
              <w:rPr>
                <w:noProof/>
              </w:rPr>
              <w:t>18</w:t>
            </w:r>
          </w:p>
        </w:tc>
        <w:tc>
          <w:tcPr>
            <w:tcW w:w="3751" w:type="dxa"/>
          </w:tcPr>
          <w:p w:rsidR="00C567D7" w:rsidRDefault="00B6398D" w:rsidP="003C7CC9">
            <w:pPr>
              <w:pStyle w:val="ListParagraph"/>
              <w:spacing w:line="240" w:lineRule="auto"/>
              <w:ind w:left="0"/>
              <w:jc w:val="both"/>
              <w:rPr>
                <w:noProof/>
              </w:rPr>
            </w:pPr>
            <w:r>
              <w:rPr>
                <w:noProof/>
              </w:rPr>
              <w:t>r</w:t>
            </w:r>
            <w:r w:rsidR="00C567D7">
              <w:rPr>
                <w:noProof/>
              </w:rPr>
              <w:t>equirement</w:t>
            </w:r>
          </w:p>
        </w:tc>
        <w:tc>
          <w:tcPr>
            <w:tcW w:w="4619" w:type="dxa"/>
          </w:tcPr>
          <w:p w:rsidR="00C567D7" w:rsidRDefault="00C567D7" w:rsidP="003C7CC9">
            <w:pPr>
              <w:pStyle w:val="ListParagraph"/>
              <w:keepNext/>
              <w:spacing w:before="0" w:after="0" w:line="240" w:lineRule="auto"/>
              <w:ind w:left="0"/>
              <w:jc w:val="both"/>
              <w:rPr>
                <w:noProof/>
              </w:rPr>
            </w:pPr>
            <w:r>
              <w:rPr>
                <w:noProof/>
              </w:rPr>
              <w:t>Yêu cầu</w:t>
            </w:r>
          </w:p>
        </w:tc>
      </w:tr>
    </w:tbl>
    <w:p w:rsidR="00280F69" w:rsidRDefault="00280F69" w:rsidP="00C567D7">
      <w:pPr>
        <w:pStyle w:val="Caption"/>
        <w:jc w:val="center"/>
      </w:pPr>
      <w:bookmarkStart w:id="626" w:name="_Toc327868431"/>
      <w:r>
        <w:t xml:space="preserve">Bảng </w:t>
      </w:r>
      <w:fldSimple w:instr=" SEQ Bảng \* ARABIC ">
        <w:r w:rsidR="00682A98">
          <w:rPr>
            <w:noProof/>
          </w:rPr>
          <w:t>3</w:t>
        </w:r>
      </w:fldSimple>
      <w:r>
        <w:t xml:space="preserve"> </w:t>
      </w:r>
      <w:r w:rsidRPr="009F2A1A">
        <w:t>Các lớp đối tượng</w:t>
      </w:r>
      <w:bookmarkEnd w:id="626"/>
      <w:r w:rsidR="00DC293A">
        <w:t xml:space="preserve"> mức phân tích</w:t>
      </w:r>
    </w:p>
    <w:p w:rsidR="00E662D3" w:rsidRDefault="00737B1E" w:rsidP="003C7CC9">
      <w:pPr>
        <w:pStyle w:val="Heading3"/>
        <w:jc w:val="both"/>
      </w:pPr>
      <w:bookmarkStart w:id="627" w:name="_Toc327868605"/>
      <w:bookmarkStart w:id="628" w:name="_Toc327994102"/>
      <w:r>
        <w:t>Yêu cầu p</w:t>
      </w:r>
      <w:r w:rsidR="00E662D3">
        <w:t>hi chức năng</w:t>
      </w:r>
      <w:bookmarkEnd w:id="627"/>
      <w:bookmarkEnd w:id="628"/>
    </w:p>
    <w:p w:rsidR="009D2303" w:rsidRDefault="009D2303" w:rsidP="00EB65C7">
      <w:proofErr w:type="gramStart"/>
      <w:r>
        <w:t>Server :</w:t>
      </w:r>
      <w:proofErr w:type="gramEnd"/>
      <w:r>
        <w:t xml:space="preserve"> Tomcat</w:t>
      </w:r>
    </w:p>
    <w:p w:rsidR="009D2303" w:rsidRPr="00EB65C7" w:rsidRDefault="009D2303" w:rsidP="00FC34F8">
      <w:r>
        <w:t xml:space="preserve">Hệ quản trị cơ sở dữ </w:t>
      </w:r>
      <w:proofErr w:type="gramStart"/>
      <w:r>
        <w:t>liệu :</w:t>
      </w:r>
      <w:proofErr w:type="gramEnd"/>
      <w:r>
        <w:t xml:space="preserve"> MySQL</w:t>
      </w:r>
    </w:p>
    <w:p w:rsidR="000B3E78" w:rsidRDefault="003239D7" w:rsidP="00FC34F8">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0B3E78" w:rsidRPr="00EB65C7" w:rsidRDefault="003239D7" w:rsidP="00EB65C7">
      <w:r>
        <w:t xml:space="preserve">Hệ </w:t>
      </w:r>
      <w:proofErr w:type="gramStart"/>
      <w:r>
        <w:t>thống  cần</w:t>
      </w:r>
      <w:proofErr w:type="gramEnd"/>
      <w:r>
        <w:t xml:space="preserve"> phải không phụ thuộc vào hệ quản trị cơ sở dữ liệu cũng như hệ điều hành.</w:t>
      </w:r>
    </w:p>
    <w:p w:rsidR="00E662D3" w:rsidRDefault="00E662D3" w:rsidP="003C7CC9">
      <w:pPr>
        <w:pStyle w:val="Heading2"/>
        <w:jc w:val="both"/>
      </w:pPr>
      <w:bookmarkStart w:id="629" w:name="_Toc327949869"/>
      <w:bookmarkStart w:id="630" w:name="_Toc327868606"/>
      <w:bookmarkStart w:id="631" w:name="_Toc327994103"/>
      <w:bookmarkEnd w:id="629"/>
      <w:r>
        <w:t>Thiết kế</w:t>
      </w:r>
      <w:bookmarkEnd w:id="630"/>
      <w:bookmarkEnd w:id="631"/>
    </w:p>
    <w:p w:rsidR="005D0F08" w:rsidRDefault="005D0F08" w:rsidP="003C7CC9">
      <w:pPr>
        <w:pStyle w:val="Heading3"/>
        <w:jc w:val="both"/>
        <w:rPr>
          <w:noProof/>
        </w:rPr>
      </w:pPr>
      <w:bookmarkStart w:id="632" w:name="_Toc327822220"/>
      <w:bookmarkStart w:id="633" w:name="_Toc327949871"/>
      <w:bookmarkStart w:id="634" w:name="_Toc327868607"/>
      <w:bookmarkStart w:id="635" w:name="_Toc327994104"/>
      <w:r>
        <w:rPr>
          <w:noProof/>
        </w:rPr>
        <w:lastRenderedPageBreak/>
        <w:t>Mô hình tri</w:t>
      </w:r>
      <w:r w:rsidR="00592969">
        <w:rPr>
          <w:noProof/>
        </w:rPr>
        <w:t>ể</w:t>
      </w:r>
      <w:r>
        <w:rPr>
          <w:noProof/>
        </w:rPr>
        <w:t>n khai</w:t>
      </w:r>
      <w:bookmarkEnd w:id="632"/>
      <w:bookmarkEnd w:id="633"/>
      <w:bookmarkEnd w:id="634"/>
      <w:bookmarkEnd w:id="635"/>
    </w:p>
    <w:p w:rsidR="005D0F08" w:rsidRDefault="005D0F08" w:rsidP="009F50E8">
      <w:pPr>
        <w:ind w:firstLine="720"/>
        <w:jc w:val="both"/>
        <w:pPrChange w:id="636" w:author="xx" w:date="2012-06-20T22:36:00Z">
          <w:pPr>
            <w:jc w:val="both"/>
          </w:pPr>
        </w:pPrChange>
      </w:pPr>
      <w:r>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t>Hệ thống sẽ xử lý các yêu cầu từ người dùng, truy cập vào cơ sở dữ liệu để lấy và lưu dữ liệu, gởi mail thông qua Mail Server.</w:t>
      </w:r>
      <w:proofErr w:type="gramEnd"/>
    </w:p>
    <w:p w:rsidR="005D0F08" w:rsidRDefault="005D0F08" w:rsidP="003C7CC9">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5pt;height:181.7pt" o:ole="">
            <v:imagedata r:id="rId48" o:title=""/>
          </v:shape>
          <o:OLEObject Type="Embed" ProgID="Visio.Drawing.11" ShapeID="_x0000_i1025" DrawAspect="Content" ObjectID="_1401737080" r:id="rId49"/>
        </w:object>
      </w:r>
    </w:p>
    <w:p w:rsidR="005D0F08" w:rsidRDefault="005D0F08" w:rsidP="00C567D7">
      <w:pPr>
        <w:pStyle w:val="Caption"/>
        <w:jc w:val="center"/>
      </w:pPr>
      <w:bookmarkStart w:id="637" w:name="_Toc327868441"/>
      <w:r>
        <w:t xml:space="preserve">Hình </w:t>
      </w:r>
      <w:fldSimple w:instr=" SEQ Hình \* ARABIC ">
        <w:r w:rsidR="00682A98">
          <w:rPr>
            <w:noProof/>
          </w:rPr>
          <w:t>10</w:t>
        </w:r>
      </w:fldSimple>
      <w:r>
        <w:t xml:space="preserve"> Mô hình triển khai</w:t>
      </w:r>
      <w:bookmarkEnd w:id="637"/>
    </w:p>
    <w:p w:rsidR="005D0F08" w:rsidRDefault="005D0F08" w:rsidP="003C7CC9">
      <w:pPr>
        <w:jc w:val="both"/>
      </w:pPr>
    </w:p>
    <w:p w:rsidR="005D0F08" w:rsidRDefault="005D0F08" w:rsidP="003C7CC9">
      <w:pPr>
        <w:pStyle w:val="Heading3"/>
        <w:jc w:val="both"/>
      </w:pPr>
      <w:bookmarkStart w:id="638" w:name="_Toc327822221"/>
      <w:bookmarkStart w:id="639" w:name="_Toc327949872"/>
      <w:bookmarkStart w:id="640" w:name="_Toc327868608"/>
      <w:bookmarkStart w:id="641" w:name="_Toc327994105"/>
      <w:r>
        <w:t>Kiến trúc tổng quan</w:t>
      </w:r>
      <w:bookmarkEnd w:id="638"/>
      <w:bookmarkEnd w:id="639"/>
      <w:bookmarkEnd w:id="640"/>
      <w:bookmarkEnd w:id="641"/>
    </w:p>
    <w:p w:rsidR="005D0F08" w:rsidRDefault="005D0F08" w:rsidP="009F50E8">
      <w:pPr>
        <w:ind w:firstLine="720"/>
        <w:jc w:val="both"/>
        <w:pPrChange w:id="642" w:author="xx" w:date="2012-06-20T22:36:00Z">
          <w:pPr>
            <w:jc w:val="both"/>
          </w:pPr>
        </w:pPrChange>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p w:rsidR="005D0F08" w:rsidRDefault="005D0F08" w:rsidP="00C567D7">
      <w:pPr>
        <w:keepNext/>
        <w:jc w:val="center"/>
      </w:pPr>
      <w:r>
        <w:object w:dxaOrig="6204" w:dyaOrig="4675">
          <v:shape id="_x0000_i1026" type="#_x0000_t75" style="width:310.3pt;height:234.85pt" o:ole="">
            <v:imagedata r:id="rId50" o:title=""/>
          </v:shape>
          <o:OLEObject Type="Embed" ProgID="Visio.Drawing.11" ShapeID="_x0000_i1026" DrawAspect="Content" ObjectID="_1401737081" r:id="rId51"/>
        </w:object>
      </w:r>
    </w:p>
    <w:p w:rsidR="005D0F08" w:rsidRDefault="005D0F08" w:rsidP="00C567D7">
      <w:pPr>
        <w:pStyle w:val="Caption"/>
        <w:jc w:val="center"/>
      </w:pPr>
      <w:bookmarkStart w:id="643" w:name="_Toc327868442"/>
      <w:r>
        <w:t xml:space="preserve">Hình </w:t>
      </w:r>
      <w:fldSimple w:instr=" SEQ Hình \* ARABIC ">
        <w:r w:rsidR="00682A98">
          <w:rPr>
            <w:noProof/>
          </w:rPr>
          <w:t>11</w:t>
        </w:r>
      </w:fldSimple>
      <w:r>
        <w:t xml:space="preserve"> Kiến trúc tổng quan</w:t>
      </w:r>
      <w:bookmarkEnd w:id="643"/>
    </w:p>
    <w:p w:rsidR="005D0F08" w:rsidRDefault="005D0F08" w:rsidP="003C7CC9">
      <w:pPr>
        <w:jc w:val="both"/>
        <w:rPr>
          <w:b/>
        </w:rPr>
      </w:pPr>
      <w:r w:rsidRPr="00BF5ADA" w:rsidDel="00671FEA">
        <w:t xml:space="preserve"> </w:t>
      </w:r>
      <w:r w:rsidRPr="0031016D">
        <w:rPr>
          <w:b/>
        </w:rPr>
        <w:t xml:space="preserve">Presentation Layer </w:t>
      </w:r>
    </w:p>
    <w:p w:rsidR="005D0F08" w:rsidRDefault="005D0F08" w:rsidP="009F50E8">
      <w:pPr>
        <w:ind w:firstLine="720"/>
        <w:jc w:val="both"/>
        <w:pPrChange w:id="644" w:author="xx" w:date="2012-06-20T22:37:00Z">
          <w:pPr>
            <w:jc w:val="both"/>
          </w:pPr>
        </w:pPrChange>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rsidP="009F50E8">
      <w:pPr>
        <w:ind w:firstLine="720"/>
        <w:jc w:val="both"/>
        <w:pPrChange w:id="645" w:author="xx" w:date="2012-06-20T22:37:00Z">
          <w:pPr>
            <w:jc w:val="both"/>
          </w:pPr>
        </w:pPrChange>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Model là đối tượng trong </w:t>
      </w:r>
      <w:r w:rsidRPr="00BF5ADA">
        <w:rPr>
          <w:i/>
        </w:rPr>
        <w:t xml:space="preserve">domain </w:t>
      </w:r>
      <w:proofErr w:type="gramStart"/>
      <w:r w:rsidRPr="00BF5ADA">
        <w:rPr>
          <w:i/>
        </w:rPr>
        <w:t>model</w:t>
      </w:r>
      <w:r>
        <w:rPr>
          <w:i/>
        </w:rPr>
        <w:t xml:space="preserve"> </w:t>
      </w:r>
      <w:r>
        <w:t>.</w:t>
      </w:r>
      <w:proofErr w:type="gramEnd"/>
      <w:r>
        <w:t xml:space="preserve"> </w:t>
      </w:r>
    </w:p>
    <w:p w:rsidR="005D0F08" w:rsidRDefault="005D0F08" w:rsidP="009F50E8">
      <w:pPr>
        <w:ind w:firstLine="720"/>
        <w:jc w:val="both"/>
        <w:pPrChange w:id="646" w:author="xx" w:date="2012-06-20T22:37:00Z">
          <w:pPr>
            <w:jc w:val="both"/>
          </w:pPr>
        </w:pPrChange>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rsidP="009F50E8">
      <w:pPr>
        <w:ind w:firstLine="720"/>
        <w:jc w:val="both"/>
        <w:pPrChange w:id="647" w:author="xx" w:date="2012-06-20T22:37:00Z">
          <w:pPr>
            <w:jc w:val="both"/>
          </w:pPr>
        </w:pPrChange>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5FB07C0F" wp14:editId="10942DF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77791" cy="2600325"/>
                    </a:xfrm>
                    <a:prstGeom prst="rect">
                      <a:avLst/>
                    </a:prstGeom>
                  </pic:spPr>
                </pic:pic>
              </a:graphicData>
            </a:graphic>
          </wp:inline>
        </w:drawing>
      </w:r>
    </w:p>
    <w:p w:rsidR="005D0F08" w:rsidRPr="0031016D" w:rsidRDefault="005D0F08" w:rsidP="00C567D7">
      <w:pPr>
        <w:pStyle w:val="Caption"/>
        <w:jc w:val="center"/>
      </w:pPr>
      <w:bookmarkStart w:id="648" w:name="_Toc327868443"/>
      <w:r>
        <w:t xml:space="preserve">Hình </w:t>
      </w:r>
      <w:fldSimple w:instr=" SEQ Hình \* ARABIC ">
        <w:r w:rsidR="00682A98">
          <w:rPr>
            <w:noProof/>
          </w:rPr>
          <w:t>12</w:t>
        </w:r>
      </w:fldSimple>
      <w:r>
        <w:t xml:space="preserve"> Mô hình MVC</w:t>
      </w:r>
      <w:bookmarkEnd w:id="648"/>
    </w:p>
    <w:p w:rsidR="005D0F08" w:rsidRPr="0031016D" w:rsidRDefault="005D0F08" w:rsidP="003C7CC9">
      <w:pPr>
        <w:jc w:val="both"/>
        <w:rPr>
          <w:b/>
        </w:rPr>
      </w:pPr>
      <w:r w:rsidRPr="0031016D">
        <w:rPr>
          <w:b/>
        </w:rPr>
        <w:t xml:space="preserve">Data Source Layer </w:t>
      </w:r>
    </w:p>
    <w:p w:rsidR="005D0F08" w:rsidRDefault="005D0F08" w:rsidP="009F50E8">
      <w:pPr>
        <w:ind w:firstLine="720"/>
        <w:jc w:val="both"/>
        <w:pPrChange w:id="649" w:author="xx" w:date="2012-06-20T22:37:00Z">
          <w:pPr>
            <w:jc w:val="both"/>
          </w:pPr>
        </w:pPrChange>
      </w:pPr>
      <w:r>
        <w:t xml:space="preserve">Xử lý tương tác giữa hệ thống với các hệ thống khác cụ thể là hệ quản trị cơ sở dữ liệu </w:t>
      </w:r>
      <w:proofErr w:type="gramStart"/>
      <w:r w:rsidRPr="00540779">
        <w:t>MySQL</w:t>
      </w:r>
      <w:r w:rsidDel="00916E3F">
        <w:t xml:space="preserve"> </w:t>
      </w:r>
      <w:r>
        <w:rPr>
          <w:i/>
        </w:rPr>
        <w:t>.</w:t>
      </w:r>
      <w:proofErr w:type="gramEnd"/>
      <w:r>
        <w:rPr>
          <w:i/>
        </w:rPr>
        <w:t xml:space="preserve"> </w:t>
      </w:r>
      <w:r w:rsidRPr="00BF5ADA">
        <w:t>Trong hệ thống đang phát triển tầng này</w:t>
      </w:r>
      <w:r>
        <w:rPr>
          <w:i/>
        </w:rPr>
        <w:t xml:space="preserve"> </w:t>
      </w:r>
      <w:r>
        <w:t xml:space="preserve">dược cài đặt theo mẫu </w:t>
      </w:r>
      <w:r>
        <w:rPr>
          <w:i/>
        </w:rPr>
        <w:t xml:space="preserve">Data </w:t>
      </w:r>
      <w:proofErr w:type="gramStart"/>
      <w:r>
        <w:rPr>
          <w:i/>
        </w:rPr>
        <w:t>Mapper</w:t>
      </w:r>
      <w:r>
        <w:t xml:space="preserve">  (</w:t>
      </w:r>
      <w:proofErr w:type="gramEnd"/>
      <w:r>
        <w:t xml:space="preserve">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p w:rsidR="005D0F08" w:rsidRDefault="005D0F08" w:rsidP="00C567D7">
      <w:pPr>
        <w:keepNext/>
        <w:jc w:val="center"/>
      </w:pPr>
      <w:r>
        <w:object w:dxaOrig="5627" w:dyaOrig="1576">
          <v:shape id="_x0000_i1027" type="#_x0000_t75" style="width:282pt;height:78.85pt" o:ole="">
            <v:imagedata r:id="rId53" o:title=""/>
          </v:shape>
          <o:OLEObject Type="Embed" ProgID="Visio.Drawing.11" ShapeID="_x0000_i1027" DrawAspect="Content" ObjectID="_1401737082" r:id="rId54"/>
        </w:object>
      </w:r>
    </w:p>
    <w:p w:rsidR="005D0F08" w:rsidRDefault="005D0F08" w:rsidP="00C567D7">
      <w:pPr>
        <w:pStyle w:val="Caption"/>
        <w:jc w:val="center"/>
      </w:pPr>
      <w:bookmarkStart w:id="650" w:name="_Toc327868444"/>
      <w:r>
        <w:t xml:space="preserve">Hình </w:t>
      </w:r>
      <w:fldSimple w:instr=" SEQ Hình \* ARABIC ">
        <w:r w:rsidR="00682A98">
          <w:rPr>
            <w:noProof/>
          </w:rPr>
          <w:t>13</w:t>
        </w:r>
      </w:fldSimple>
      <w:r>
        <w:t xml:space="preserve"> Data Mapper Pattern</w:t>
      </w:r>
      <w:bookmarkEnd w:id="650"/>
    </w:p>
    <w:p w:rsidR="005D0F08" w:rsidRPr="0031016D" w:rsidRDefault="005D0F08" w:rsidP="003C7CC9">
      <w:pPr>
        <w:jc w:val="both"/>
        <w:rPr>
          <w:b/>
        </w:rPr>
      </w:pPr>
      <w:r w:rsidRPr="0031016D">
        <w:rPr>
          <w:b/>
        </w:rPr>
        <w:t>Domain Logic Layer</w:t>
      </w:r>
    </w:p>
    <w:p w:rsidR="005D0F08" w:rsidRDefault="005D0F08" w:rsidP="009F50E8">
      <w:pPr>
        <w:ind w:firstLine="720"/>
        <w:jc w:val="both"/>
        <w:pPrChange w:id="651" w:author="xx" w:date="2012-06-20T22:37:00Z">
          <w:pPr>
            <w:jc w:val="both"/>
          </w:pPr>
        </w:pPrChange>
      </w:pPr>
      <w:r>
        <w:t xml:space="preserve">Tầng thực hiện các xử lý logic của lĩnh vực (domain) như thực hiện tính toán dựa trên dữ liệu nhập vào từ tầng thể hiện và dữ liệu đã được lưu trữ trước đó, kiểm tra dữ liệu nhập </w:t>
      </w:r>
      <w:proofErr w:type="gramStart"/>
      <w:r>
        <w:t>vào, …</w:t>
      </w:r>
      <w:proofErr w:type="gramEnd"/>
      <w:r>
        <w:t xml:space="preserve"> Được cài đặt theo mẫu </w:t>
      </w:r>
      <w:r w:rsidRPr="0031016D">
        <w:rPr>
          <w:i/>
        </w:rPr>
        <w:t>Domain Model</w:t>
      </w:r>
      <w:r>
        <w:t xml:space="preserve"> (Domain Model Pattern). </w:t>
      </w:r>
      <w:proofErr w:type="gramStart"/>
      <w:r>
        <w:lastRenderedPageBreak/>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3C7CC9">
      <w:pPr>
        <w:pStyle w:val="Heading4"/>
        <w:jc w:val="both"/>
      </w:pPr>
      <w:bookmarkStart w:id="652" w:name="_Toc327822222"/>
      <w:r>
        <w:t xml:space="preserve"> </w:t>
      </w:r>
      <w:bookmarkStart w:id="653" w:name="_Toc327868609"/>
      <w:bookmarkStart w:id="654" w:name="_Toc327949873"/>
      <w:bookmarkStart w:id="655" w:name="_Toc327994106"/>
      <w:r w:rsidR="005D0F08">
        <w:t>Các package chính</w:t>
      </w:r>
      <w:bookmarkEnd w:id="652"/>
      <w:bookmarkEnd w:id="653"/>
      <w:r w:rsidR="00A250EA">
        <w:t xml:space="preserve"> trong hệ thống</w:t>
      </w:r>
      <w:bookmarkEnd w:id="654"/>
      <w:bookmarkEnd w:id="655"/>
    </w:p>
    <w:p w:rsidR="005D0F08" w:rsidRDefault="005D0F08" w:rsidP="003C7CC9">
      <w:pPr>
        <w:jc w:val="both"/>
      </w:pPr>
      <w:proofErr w:type="gramStart"/>
      <w:r w:rsidRPr="0031016D">
        <w:rPr>
          <w:b/>
        </w:rPr>
        <w:t>org.hcmus.tis.controller</w:t>
      </w:r>
      <w:r>
        <w:t xml:space="preserve"> :</w:t>
      </w:r>
      <w:proofErr w:type="gramEnd"/>
    </w:p>
    <w:p w:rsidR="005D0F08" w:rsidRDefault="005D0F08" w:rsidP="009F50E8">
      <w:pPr>
        <w:jc w:val="both"/>
        <w:pPrChange w:id="656" w:author="xx" w:date="2012-06-20T22:37:00Z">
          <w:pPr>
            <w:jc w:val="both"/>
          </w:pPr>
        </w:pPrChange>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proofErr w:type="gramStart"/>
      <w:r>
        <w:rPr>
          <w:b/>
        </w:rPr>
        <w:t>o</w:t>
      </w:r>
      <w:r w:rsidRPr="0031016D">
        <w:rPr>
          <w:b/>
        </w:rPr>
        <w:t>rg.hcmus.tis.model</w:t>
      </w:r>
      <w:r>
        <w:t xml:space="preserve"> :</w:t>
      </w:r>
      <w:proofErr w:type="gramEnd"/>
    </w:p>
    <w:p w:rsidR="005D0F08" w:rsidRDefault="005D0F08" w:rsidP="009F50E8">
      <w:pPr>
        <w:jc w:val="both"/>
        <w:pPrChange w:id="657" w:author="xx" w:date="2012-06-20T22:37:00Z">
          <w:pPr>
            <w:jc w:val="both"/>
          </w:pPr>
        </w:pPrChange>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Package này cài đặt tầng domain model</w:t>
      </w:r>
      <w:proofErr w:type="gramStart"/>
      <w:r>
        <w:t>,  đồng</w:t>
      </w:r>
      <w:proofErr w:type="gramEnd"/>
      <w:r>
        <w:t xml:space="preserve"> thời cũng là thành phần model của tầng presentation.</w:t>
      </w:r>
    </w:p>
    <w:p w:rsidR="005D0F08" w:rsidRDefault="0058378B" w:rsidP="003C7CC9">
      <w:pPr>
        <w:jc w:val="both"/>
      </w:pPr>
      <w:proofErr w:type="gramStart"/>
      <w:r>
        <w:rPr>
          <w:b/>
        </w:rPr>
        <w:t>o</w:t>
      </w:r>
      <w:r w:rsidR="005D0F08" w:rsidRPr="00BF5ADA">
        <w:rPr>
          <w:b/>
        </w:rPr>
        <w:t>rg.hcmus.tis.repository</w:t>
      </w:r>
      <w:r w:rsidR="005D0F08">
        <w:t xml:space="preserve"> :</w:t>
      </w:r>
      <w:proofErr w:type="gramEnd"/>
    </w:p>
    <w:p w:rsidR="005D0F08" w:rsidRDefault="005D0F08" w:rsidP="009F50E8">
      <w:pPr>
        <w:jc w:val="both"/>
        <w:pPrChange w:id="658" w:author="xx" w:date="2012-06-20T22:37:00Z">
          <w:pPr>
            <w:jc w:val="both"/>
          </w:pPr>
        </w:pPrChange>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proofErr w:type="gramStart"/>
      <w:r w:rsidRPr="0031016D">
        <w:rPr>
          <w:b/>
        </w:rPr>
        <w:t>org.hcmus.tis.dto</w:t>
      </w:r>
      <w:r>
        <w:t xml:space="preserve"> :</w:t>
      </w:r>
      <w:proofErr w:type="gramEnd"/>
    </w:p>
    <w:p w:rsidR="005D0F08" w:rsidRDefault="005D0F08" w:rsidP="009F50E8">
      <w:pPr>
        <w:jc w:val="both"/>
        <w:pPrChange w:id="659" w:author="xx" w:date="2012-06-20T22:37:00Z">
          <w:pPr>
            <w:jc w:val="both"/>
          </w:pPr>
        </w:pPrChange>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p>
    <w:p w:rsidR="005D0F08" w:rsidRDefault="005D0F08" w:rsidP="009F50E8">
      <w:pPr>
        <w:jc w:val="both"/>
        <w:pPrChange w:id="660" w:author="xx" w:date="2012-06-20T22:37:00Z">
          <w:pPr>
            <w:jc w:val="both"/>
          </w:pPr>
        </w:pPrChange>
      </w:pPr>
      <w:r>
        <w:t xml:space="preserve">Chứa các lớp hỗ trợ như hỗ trợ gởi mail, hỗ trợ đọc </w:t>
      </w:r>
      <w:proofErr w:type="gramStart"/>
      <w:r>
        <w:t>file, …</w:t>
      </w:r>
      <w:proofErr w:type="gramEnd"/>
    </w:p>
    <w:p w:rsidR="005D0F08" w:rsidRDefault="005D0F08" w:rsidP="003C7CC9">
      <w:pPr>
        <w:pStyle w:val="Heading3"/>
        <w:jc w:val="both"/>
      </w:pPr>
      <w:bookmarkStart w:id="661" w:name="_Toc327822223"/>
      <w:bookmarkStart w:id="662" w:name="_Toc327949874"/>
      <w:bookmarkStart w:id="663" w:name="_Toc327868610"/>
      <w:bookmarkStart w:id="664" w:name="_Toc327994107"/>
      <w:r>
        <w:t>Các lớp chính trong domain model</w:t>
      </w:r>
      <w:bookmarkEnd w:id="661"/>
      <w:bookmarkEnd w:id="662"/>
      <w:bookmarkEnd w:id="663"/>
      <w:bookmarkEnd w:id="664"/>
    </w:p>
    <w:p w:rsidR="005D0F08" w:rsidRDefault="005D0F08" w:rsidP="009F50E8">
      <w:pPr>
        <w:ind w:firstLine="720"/>
        <w:jc w:val="both"/>
        <w:pPrChange w:id="665" w:author="xx" w:date="2012-06-20T22:37:00Z">
          <w:pPr>
            <w:jc w:val="both"/>
          </w:pPr>
        </w:pPrChange>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 xml:space="preserve">Các </w:t>
      </w:r>
      <w:r>
        <w:lastRenderedPageBreak/>
        <w:t>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Work item là thứ được quan tâm trong dự án.</w:t>
      </w:r>
      <w:proofErr w:type="gramEnd"/>
      <w:r>
        <w:t xml:space="preserve"> Tùy theo dự án có thể có nhiều loại work item khác nhau như như bug, user </w:t>
      </w:r>
      <w:proofErr w:type="gramStart"/>
      <w:r>
        <w:t>story, …</w:t>
      </w:r>
      <w:proofErr w:type="gramEnd"/>
      <w:r>
        <w:t xml:space="preserve"> Bên cạnh đó thì nhóm này cũng thực hiện các xử lý logic liên quan tới việc tương tác giữa các thành viên trong nhóm.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rsidP="009F50E8">
      <w:pPr>
        <w:ind w:firstLine="720"/>
        <w:jc w:val="both"/>
        <w:rPr>
          <w:i/>
        </w:rPr>
        <w:pPrChange w:id="666" w:author="xx" w:date="2012-06-20T22:37:00Z">
          <w:pPr>
            <w:jc w:val="both"/>
          </w:pPr>
        </w:pPrChange>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3C7CC9">
      <w:pPr>
        <w:pStyle w:val="Heading4"/>
        <w:jc w:val="both"/>
      </w:pPr>
      <w:bookmarkStart w:id="667" w:name="_Toc327822224"/>
      <w:r>
        <w:t xml:space="preserve"> </w:t>
      </w:r>
      <w:bookmarkStart w:id="668" w:name="_Toc327949875"/>
      <w:bookmarkStart w:id="669" w:name="_Toc327868611"/>
      <w:bookmarkStart w:id="670" w:name="_Toc327994108"/>
      <w:r w:rsidR="005D0F08">
        <w:t xml:space="preserve">Quản lý nhóm và dự </w:t>
      </w:r>
      <w:proofErr w:type="gramStart"/>
      <w:r w:rsidR="005D0F08">
        <w:t>án :</w:t>
      </w:r>
      <w:bookmarkEnd w:id="667"/>
      <w:bookmarkEnd w:id="668"/>
      <w:bookmarkEnd w:id="669"/>
      <w:bookmarkEnd w:id="670"/>
      <w:proofErr w:type="gramEnd"/>
    </w:p>
    <w:p w:rsidR="005D0F08" w:rsidRPr="00046CD4" w:rsidRDefault="005D0F08" w:rsidP="009F50E8">
      <w:pPr>
        <w:ind w:firstLine="720"/>
        <w:jc w:val="both"/>
        <w:pPrChange w:id="671" w:author="xx" w:date="2012-06-20T22:37:00Z">
          <w:pPr>
            <w:jc w:val="both"/>
          </w:pPr>
        </w:pPrChange>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3C7CC9">
      <w:pPr>
        <w:keepNext/>
        <w:jc w:val="both"/>
      </w:pPr>
      <w:r w:rsidRPr="00322DC2">
        <w:lastRenderedPageBreak/>
        <w:t xml:space="preserve"> </w:t>
      </w:r>
      <w:r>
        <w:rPr>
          <w:noProof/>
        </w:rPr>
        <w:drawing>
          <wp:inline distT="0" distB="0" distL="0" distR="0" wp14:anchorId="1FB4CA8E" wp14:editId="75CB714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C567D7">
      <w:pPr>
        <w:pStyle w:val="Caption"/>
        <w:jc w:val="center"/>
      </w:pPr>
      <w:bookmarkStart w:id="672" w:name="_Toc327868445"/>
      <w:r>
        <w:t xml:space="preserve">Hình </w:t>
      </w:r>
      <w:fldSimple w:instr=" SEQ Hình \* ARABIC ">
        <w:r w:rsidR="00682A98">
          <w:rPr>
            <w:noProof/>
          </w:rPr>
          <w:t>14</w:t>
        </w:r>
      </w:fldSimple>
      <w:r>
        <w:t xml:space="preserve"> Các lớp chính liên quan tới việc quản lý nhóm và dự án</w:t>
      </w:r>
      <w:bookmarkEnd w:id="672"/>
    </w:p>
    <w:p w:rsidR="005D0F08" w:rsidRDefault="00C567D7" w:rsidP="003C7CC9">
      <w:pPr>
        <w:pStyle w:val="Heading4"/>
        <w:jc w:val="both"/>
      </w:pPr>
      <w:bookmarkStart w:id="673" w:name="_Toc327822225"/>
      <w:r>
        <w:t xml:space="preserve"> </w:t>
      </w:r>
      <w:bookmarkStart w:id="674" w:name="_Toc327949876"/>
      <w:bookmarkStart w:id="675" w:name="_Toc327868612"/>
      <w:bookmarkStart w:id="676" w:name="_Toc327994109"/>
      <w:r w:rsidR="005D0F08">
        <w:t>Quản lý work item và tương tác trong nhóm:</w:t>
      </w:r>
      <w:bookmarkEnd w:id="673"/>
      <w:bookmarkEnd w:id="674"/>
      <w:bookmarkEnd w:id="675"/>
      <w:bookmarkEnd w:id="676"/>
    </w:p>
    <w:p w:rsidR="005D0F08" w:rsidRDefault="005D0F08" w:rsidP="009F50E8">
      <w:pPr>
        <w:ind w:firstLine="720"/>
        <w:jc w:val="both"/>
        <w:pPrChange w:id="677" w:author="xx" w:date="2012-06-20T22:37:00Z">
          <w:pPr>
            <w:jc w:val="both"/>
          </w:pPr>
        </w:pPrChange>
      </w:pPr>
      <w:proofErr w:type="gramStart"/>
      <w:r>
        <w:t>Hệ thống hỗ trợ nhiều loại work item.</w:t>
      </w:r>
      <w:proofErr w:type="gramEnd"/>
      <w:r>
        <w:t xml:space="preserve"> Tất cả các work item đều có các thuộc tính chung như title, description, status, priority</w:t>
      </w:r>
      <w:proofErr w:type="gramStart"/>
      <w:r>
        <w:t>, ....</w:t>
      </w:r>
      <w:proofErr w:type="gramEnd"/>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rsidP="009F50E8">
      <w:pPr>
        <w:keepNext/>
        <w:ind w:firstLine="720"/>
        <w:jc w:val="both"/>
        <w:pPrChange w:id="678" w:author="xx" w:date="2012-06-20T22:37:00Z">
          <w:pPr>
            <w:keepNext/>
            <w:jc w:val="both"/>
          </w:pPr>
        </w:pPrChange>
      </w:pPr>
      <w:r>
        <w:lastRenderedPageBreak/>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autoSpaceDE w:val="0"/>
        <w:autoSpaceDN w:val="0"/>
        <w:adjustRightInd w:val="0"/>
        <w:spacing w:before="0" w:after="0" w:line="240" w:lineRule="auto"/>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rsidP="009F50E8">
      <w:pPr>
        <w:keepNext/>
        <w:ind w:firstLine="720"/>
        <w:jc w:val="both"/>
        <w:pPrChange w:id="679" w:author="xx" w:date="2012-06-20T22:37:00Z">
          <w:pPr>
            <w:keepNext/>
            <w:jc w:val="both"/>
          </w:pPr>
        </w:pPrChange>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9F50E8">
      <w:pPr>
        <w:autoSpaceDE w:val="0"/>
        <w:autoSpaceDN w:val="0"/>
        <w:adjustRightInd w:val="0"/>
        <w:spacing w:before="0" w:after="0" w:line="240" w:lineRule="auto"/>
        <w:ind w:firstLine="720"/>
        <w:rPr>
          <w:rFonts w:ascii="Consolas" w:eastAsiaTheme="minorHAnsi" w:hAnsi="Consolas"/>
          <w:color w:val="008080"/>
          <w:sz w:val="24"/>
        </w:rPr>
        <w:pPrChange w:id="680" w:author="xx" w:date="2012-06-20T22:38:00Z">
          <w:pPr>
            <w:autoSpaceDE w:val="0"/>
            <w:autoSpaceDN w:val="0"/>
            <w:adjustRightInd w:val="0"/>
            <w:spacing w:before="0" w:after="0" w:line="240" w:lineRule="auto"/>
          </w:pPr>
        </w:pPrChange>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FC34F8">
      <w:pPr>
        <w:autoSpaceDE w:val="0"/>
        <w:autoSpaceDN w:val="0"/>
        <w:adjustRightInd w:val="0"/>
        <w:spacing w:before="0" w:after="0" w:line="240" w:lineRule="auto"/>
      </w:pPr>
      <w:r>
        <w:rPr>
          <w:noProof/>
        </w:rPr>
        <w:drawing>
          <wp:inline distT="0" distB="0" distL="0" distR="0" wp14:anchorId="18C61D92" wp14:editId="03691CEB">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28723A8" wp14:editId="456FDE64">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C567D7">
      <w:pPr>
        <w:pStyle w:val="Caption"/>
        <w:jc w:val="center"/>
      </w:pPr>
      <w:bookmarkStart w:id="681" w:name="_Toc327868446"/>
      <w:r>
        <w:t xml:space="preserve">Hình </w:t>
      </w:r>
      <w:fldSimple w:instr=" SEQ Hình \* ARABIC ">
        <w:r w:rsidR="00682A98">
          <w:rPr>
            <w:noProof/>
          </w:rPr>
          <w:t>15</w:t>
        </w:r>
      </w:fldSimple>
      <w:r>
        <w:t xml:space="preserve"> Các lớp chính liên quan tới quản lý work item và tương tác</w:t>
      </w:r>
      <w:bookmarkEnd w:id="681"/>
    </w:p>
    <w:p w:rsidR="005D0F08" w:rsidRDefault="00C567D7" w:rsidP="003C7CC9">
      <w:pPr>
        <w:pStyle w:val="Heading4"/>
        <w:jc w:val="both"/>
      </w:pPr>
      <w:bookmarkStart w:id="682" w:name="_Toc327822226"/>
      <w:r>
        <w:lastRenderedPageBreak/>
        <w:t xml:space="preserve"> </w:t>
      </w:r>
      <w:bookmarkStart w:id="683" w:name="_Toc327949877"/>
      <w:bookmarkStart w:id="684" w:name="_Toc327868613"/>
      <w:bookmarkStart w:id="685" w:name="_Toc327994110"/>
      <w:r w:rsidR="005D0F08">
        <w:t>Quản lý lịch</w:t>
      </w:r>
      <w:bookmarkEnd w:id="682"/>
      <w:bookmarkEnd w:id="683"/>
      <w:bookmarkEnd w:id="684"/>
      <w:bookmarkEnd w:id="685"/>
    </w:p>
    <w:p w:rsidR="005D0F08" w:rsidRPr="009F3B93" w:rsidRDefault="005D0F08" w:rsidP="009F50E8">
      <w:pPr>
        <w:ind w:firstLine="720"/>
        <w:jc w:val="both"/>
        <w:pPrChange w:id="686" w:author="xx" w:date="2012-06-20T22:38:00Z">
          <w:pPr>
            <w:jc w:val="both"/>
          </w:pPr>
        </w:pPrChange>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6FB36DA1" wp14:editId="5181A862">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C567D7">
      <w:pPr>
        <w:pStyle w:val="Caption"/>
        <w:jc w:val="center"/>
      </w:pPr>
      <w:bookmarkStart w:id="687" w:name="_Toc327868447"/>
      <w:r>
        <w:t xml:space="preserve">Hình </w:t>
      </w:r>
      <w:fldSimple w:instr=" SEQ Hình \* ARABIC ">
        <w:r w:rsidR="00682A98">
          <w:rPr>
            <w:noProof/>
          </w:rPr>
          <w:t>16</w:t>
        </w:r>
      </w:fldSimple>
      <w:r>
        <w:t xml:space="preserve"> Các lớp chính liên quan tới quản lý lịch</w:t>
      </w:r>
      <w:bookmarkEnd w:id="687"/>
    </w:p>
    <w:p w:rsidR="005D0F08" w:rsidRDefault="005D0F08" w:rsidP="003C7CC9">
      <w:pPr>
        <w:pStyle w:val="Heading3"/>
        <w:jc w:val="both"/>
      </w:pPr>
      <w:bookmarkStart w:id="688" w:name="_Toc327822227"/>
      <w:bookmarkStart w:id="689" w:name="_Toc327949878"/>
      <w:bookmarkStart w:id="690" w:name="_Toc327868614"/>
      <w:bookmarkStart w:id="691" w:name="_Toc327994111"/>
      <w:r>
        <w:t>Cơ sở dữ liệu</w:t>
      </w:r>
      <w:bookmarkEnd w:id="688"/>
      <w:bookmarkEnd w:id="689"/>
      <w:bookmarkEnd w:id="690"/>
      <w:bookmarkEnd w:id="691"/>
    </w:p>
    <w:p w:rsidR="005D0F08" w:rsidRDefault="005D0F08" w:rsidP="009F50E8">
      <w:pPr>
        <w:ind w:firstLine="720"/>
        <w:jc w:val="both"/>
        <w:pPrChange w:id="692" w:author="xx" w:date="2012-06-20T22:38:00Z">
          <w:pPr>
            <w:jc w:val="both"/>
          </w:pPr>
        </w:pPrChange>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rsidP="009F50E8">
      <w:pPr>
        <w:ind w:firstLine="720"/>
        <w:jc w:val="both"/>
        <w:pPrChange w:id="693" w:author="xx" w:date="2012-06-20T22:38:00Z">
          <w:pPr>
            <w:jc w:val="both"/>
          </w:pPr>
        </w:pPrChange>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6258AD8" wp14:editId="194C791B">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4010" cy="3036285"/>
                    </a:xfrm>
                    <a:prstGeom prst="rect">
                      <a:avLst/>
                    </a:prstGeom>
                  </pic:spPr>
                </pic:pic>
              </a:graphicData>
            </a:graphic>
          </wp:inline>
        </w:drawing>
      </w:r>
    </w:p>
    <w:p w:rsidR="005D0F08" w:rsidRDefault="005D0F08" w:rsidP="00C567D7">
      <w:pPr>
        <w:pStyle w:val="Caption"/>
        <w:jc w:val="center"/>
      </w:pPr>
      <w:bookmarkStart w:id="694" w:name="_Toc327868448"/>
      <w:r>
        <w:t xml:space="preserve">Hình </w:t>
      </w:r>
      <w:fldSimple w:instr=" SEQ Hình \* ARABIC ">
        <w:r w:rsidR="00682A98">
          <w:rPr>
            <w:noProof/>
          </w:rPr>
          <w:t>17</w:t>
        </w:r>
      </w:fldSimple>
      <w:r>
        <w:t xml:space="preserve"> </w:t>
      </w:r>
      <w:r w:rsidRPr="00E11CEC">
        <w:t>Class Table Inheritance</w:t>
      </w:r>
      <w:bookmarkEnd w:id="694"/>
    </w:p>
    <w:p w:rsidR="005D0F08" w:rsidRDefault="005D0F08" w:rsidP="003C7CC9">
      <w:pPr>
        <w:pStyle w:val="Heading3"/>
        <w:jc w:val="both"/>
      </w:pPr>
      <w:bookmarkStart w:id="695" w:name="_Toc327822228"/>
      <w:bookmarkStart w:id="696" w:name="_Toc327949879"/>
      <w:bookmarkStart w:id="697" w:name="_Toc327868615"/>
      <w:bookmarkStart w:id="698" w:name="_Toc327994112"/>
      <w:r>
        <w:t>Cơ chế bảo mật</w:t>
      </w:r>
      <w:bookmarkEnd w:id="695"/>
      <w:bookmarkEnd w:id="696"/>
      <w:bookmarkEnd w:id="697"/>
      <w:bookmarkEnd w:id="698"/>
    </w:p>
    <w:p w:rsidR="005D0F08" w:rsidRDefault="005D0F08" w:rsidP="009F50E8">
      <w:pPr>
        <w:ind w:firstLine="720"/>
        <w:jc w:val="both"/>
        <w:pPrChange w:id="699" w:author="xx" w:date="2012-06-20T22:38:00Z">
          <w:pPr>
            <w:jc w:val="both"/>
          </w:pPr>
        </w:pPrChange>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p w:rsidR="005D0F08" w:rsidRDefault="005D0F08" w:rsidP="00C567D7">
      <w:pPr>
        <w:keepNext/>
        <w:jc w:val="center"/>
      </w:pPr>
      <w:r>
        <w:object w:dxaOrig="7224" w:dyaOrig="3399">
          <v:shape id="_x0000_i1028" type="#_x0000_t75" style="width:361.3pt;height:170.15pt" o:ole="">
            <v:imagedata r:id="rId60" o:title=""/>
          </v:shape>
          <o:OLEObject Type="Embed" ProgID="Visio.Drawing.11" ShapeID="_x0000_i1028" DrawAspect="Content" ObjectID="_1401737083" r:id="rId61"/>
        </w:object>
      </w:r>
    </w:p>
    <w:p w:rsidR="005D0F08" w:rsidRDefault="005D0F08" w:rsidP="00C567D7">
      <w:pPr>
        <w:pStyle w:val="Caption"/>
        <w:jc w:val="center"/>
      </w:pPr>
      <w:bookmarkStart w:id="700" w:name="_Toc327868449"/>
      <w:r>
        <w:t xml:space="preserve">Hình </w:t>
      </w:r>
      <w:fldSimple w:instr=" SEQ Hình \* ARABIC ">
        <w:r w:rsidR="00682A98">
          <w:rPr>
            <w:noProof/>
          </w:rPr>
          <w:t>18</w:t>
        </w:r>
      </w:fldSimple>
      <w:r>
        <w:t xml:space="preserve"> </w:t>
      </w:r>
      <w:bookmarkEnd w:id="700"/>
      <w:r w:rsidR="00A7477F">
        <w:t>Mô hình vai trò của người dùng trong dự án</w:t>
      </w:r>
    </w:p>
    <w:p w:rsidR="00341D1C" w:rsidRDefault="00341D1C" w:rsidP="003C7CC9">
      <w:pPr>
        <w:pStyle w:val="Heading3"/>
        <w:jc w:val="both"/>
        <w:rPr>
          <w:noProof/>
        </w:rPr>
      </w:pPr>
      <w:bookmarkStart w:id="701" w:name="_Toc327949880"/>
      <w:bookmarkStart w:id="702" w:name="_Toc327868616"/>
      <w:bookmarkStart w:id="703" w:name="_Toc327994113"/>
      <w:r>
        <w:rPr>
          <w:noProof/>
        </w:rPr>
        <w:t>Thiết kế giao diện</w:t>
      </w:r>
      <w:bookmarkEnd w:id="701"/>
      <w:bookmarkEnd w:id="702"/>
      <w:bookmarkEnd w:id="703"/>
    </w:p>
    <w:p w:rsidR="005D0F08" w:rsidRDefault="00C567D7" w:rsidP="003C7CC9">
      <w:pPr>
        <w:pStyle w:val="Heading4"/>
        <w:ind w:right="1440"/>
        <w:jc w:val="both"/>
      </w:pPr>
      <w:r>
        <w:t xml:space="preserve"> </w:t>
      </w:r>
      <w:bookmarkStart w:id="704" w:name="_Toc327868617"/>
      <w:bookmarkStart w:id="705" w:name="_Toc327949881"/>
      <w:bookmarkStart w:id="706" w:name="_Toc327994114"/>
      <w:r w:rsidR="00E3757C">
        <w:t xml:space="preserve">Cấu trúc </w:t>
      </w:r>
      <w:proofErr w:type="gramStart"/>
      <w:r w:rsidR="00E3757C">
        <w:t>chung</w:t>
      </w:r>
      <w:bookmarkEnd w:id="704"/>
      <w:proofErr w:type="gramEnd"/>
      <w:r w:rsidR="00E3757C">
        <w:t xml:space="preserve"> của giao diện</w:t>
      </w:r>
      <w:bookmarkEnd w:id="705"/>
      <w:bookmarkEnd w:id="706"/>
    </w:p>
    <w:p w:rsidR="00E3757C" w:rsidRDefault="00CB689F">
      <w:pPr>
        <w:keepNext/>
        <w:jc w:val="center"/>
      </w:pPr>
      <w:r>
        <w:rPr>
          <w:noProof/>
        </w:rPr>
        <w:drawing>
          <wp:inline distT="0" distB="0" distL="0" distR="0" wp14:anchorId="69DA7A7A" wp14:editId="7D9996D9">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EB65C7">
      <w:pPr>
        <w:pStyle w:val="Caption"/>
        <w:jc w:val="center"/>
      </w:pPr>
      <w:r>
        <w:t xml:space="preserve">Hình </w:t>
      </w:r>
      <w:fldSimple w:instr=" SEQ Hình \* ARABIC ">
        <w:r w:rsidR="00682A98">
          <w:rPr>
            <w:noProof/>
          </w:rPr>
          <w:t>19</w:t>
        </w:r>
      </w:fldSimple>
      <w:r>
        <w:t xml:space="preserve"> cấu trúc </w:t>
      </w:r>
      <w:proofErr w:type="gramStart"/>
      <w:r>
        <w:t>chung</w:t>
      </w:r>
      <w:proofErr w:type="gramEnd"/>
      <w:r>
        <w:t xml:space="preserve"> của giao diện</w:t>
      </w:r>
    </w:p>
    <w:p w:rsidR="00CB689F" w:rsidRPr="00FC34F8" w:rsidRDefault="00C04A38" w:rsidP="00FC34F8">
      <w:pPr>
        <w:spacing w:line="240" w:lineRule="auto"/>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proofErr w:type="gramStart"/>
      <w:r w:rsidRPr="00EB65C7">
        <w:rPr>
          <w:sz w:val="20"/>
          <w:szCs w:val="20"/>
        </w:rPr>
        <w:t>,  (</w:t>
      </w:r>
      <w:proofErr w:type="gramEnd"/>
      <w:r w:rsidRPr="00EB65C7">
        <w:rPr>
          <w:sz w:val="20"/>
          <w:szCs w:val="20"/>
        </w:rPr>
        <w:t xml:space="preserve">2) </w:t>
      </w:r>
      <w:r w:rsidRPr="00FC34F8">
        <w:rPr>
          <w:sz w:val="20"/>
        </w:rPr>
        <w:t xml:space="preserve">Liên kết tới trang </w:t>
      </w:r>
      <w:r w:rsidRPr="00EB65C7">
        <w:rPr>
          <w:sz w:val="20"/>
          <w:szCs w:val="20"/>
        </w:rPr>
        <w:t>home,</w:t>
      </w:r>
    </w:p>
    <w:p w:rsidR="00CB689F" w:rsidRPr="00FC34F8" w:rsidRDefault="00C04A38" w:rsidP="00FC34F8">
      <w:pPr>
        <w:spacing w:line="240" w:lineRule="auto"/>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FC34F8">
      <w:pPr>
        <w:pStyle w:val="ListParagraph"/>
        <w:spacing w:line="240" w:lineRule="auto"/>
        <w:jc w:val="center"/>
        <w:rPr>
          <w:sz w:val="20"/>
        </w:rPr>
      </w:pPr>
      <w:r w:rsidRPr="00EB65C7">
        <w:rPr>
          <w:sz w:val="20"/>
          <w:szCs w:val="20"/>
        </w:rPr>
        <w:t>(5)</w:t>
      </w:r>
      <w:r w:rsidR="00CB689F" w:rsidRPr="00FC34F8">
        <w:rPr>
          <w:sz w:val="20"/>
        </w:rPr>
        <w:t>Các tab chức năng</w:t>
      </w:r>
      <w:r w:rsidRPr="00EB65C7">
        <w:rPr>
          <w:sz w:val="20"/>
          <w:szCs w:val="20"/>
        </w:rPr>
        <w:t>, (6</w:t>
      </w:r>
      <w:proofErr w:type="gramStart"/>
      <w:r w:rsidRPr="00EB65C7">
        <w:rPr>
          <w:sz w:val="20"/>
          <w:szCs w:val="20"/>
        </w:rPr>
        <w:t>)</w:t>
      </w:r>
      <w:r w:rsidR="00CB689F" w:rsidRPr="00FC34F8">
        <w:rPr>
          <w:sz w:val="20"/>
        </w:rPr>
        <w:t>Nội</w:t>
      </w:r>
      <w:proofErr w:type="gramEnd"/>
      <w:r w:rsidR="00CB689F" w:rsidRPr="00FC34F8">
        <w:rPr>
          <w:sz w:val="20"/>
        </w:rPr>
        <w:t xml:space="preserve"> dung </w:t>
      </w:r>
      <w:r w:rsidRPr="00EB65C7">
        <w:rPr>
          <w:sz w:val="20"/>
          <w:szCs w:val="20"/>
        </w:rPr>
        <w:t>chính cần hiển thị</w:t>
      </w:r>
    </w:p>
    <w:p w:rsidR="00CB689F" w:rsidRDefault="00CB689F">
      <w:pPr>
        <w:keepNext/>
        <w:jc w:val="center"/>
      </w:pPr>
    </w:p>
    <w:p w:rsidR="00A116D4" w:rsidRDefault="00206576" w:rsidP="009F50E8">
      <w:pPr>
        <w:keepNext/>
        <w:ind w:firstLine="720"/>
        <w:pPrChange w:id="707" w:author="xx" w:date="2012-06-20T22:38:00Z">
          <w:pPr>
            <w:keepNext/>
          </w:pPr>
        </w:pPrChange>
      </w:pPr>
      <w:r>
        <w:t>Cấu trúc của giao diện bao gồm 4 thành phần chính là phần header, phần menu, phần content và phần footer</w:t>
      </w:r>
      <w:r w:rsidR="00E3757C">
        <w:t>.</w:t>
      </w:r>
    </w:p>
    <w:p w:rsidR="00206576" w:rsidRDefault="00206576" w:rsidP="009F50E8">
      <w:pPr>
        <w:keepNext/>
        <w:ind w:firstLine="720"/>
        <w:pPrChange w:id="708" w:author="xx" w:date="2012-06-20T22:38:00Z">
          <w:pPr>
            <w:keepNext/>
          </w:pPr>
        </w:pPrChange>
      </w:pPr>
      <w:r>
        <w:t xml:space="preserve">Phần </w:t>
      </w:r>
      <w:r w:rsidRPr="00EB65C7">
        <w:rPr>
          <w:i/>
        </w:rPr>
        <w:t>header</w:t>
      </w:r>
      <w:r>
        <w:t xml:space="preserve"> có link cho phép người dùng đăng nhập</w:t>
      </w:r>
      <w:proofErr w:type="gramStart"/>
      <w:r>
        <w:t>,đăng</w:t>
      </w:r>
      <w:proofErr w:type="gramEnd"/>
      <w:r>
        <w:t xml:space="preserve">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9F50E8">
      <w:pPr>
        <w:keepNext/>
        <w:ind w:firstLine="720"/>
        <w:pPrChange w:id="709" w:author="xx" w:date="2012-06-20T22:38:00Z">
          <w:pPr>
            <w:keepNext/>
          </w:pPr>
        </w:pPrChange>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proofErr w:type="gramStart"/>
      <w:r>
        <w:t>settings</w:t>
      </w:r>
      <w:proofErr w:type="gramEnd"/>
      <w:r>
        <w:t>.</w:t>
      </w:r>
    </w:p>
    <w:p w:rsidR="00FC1A07" w:rsidRDefault="00FC1A07" w:rsidP="009F50E8">
      <w:pPr>
        <w:keepNext/>
        <w:ind w:firstLine="720"/>
        <w:pPrChange w:id="710" w:author="xx" w:date="2012-06-20T22:38:00Z">
          <w:pPr>
            <w:keepNext/>
          </w:pPr>
        </w:pPrChange>
      </w:pPr>
      <w:bookmarkStart w:id="711" w:name="_GoBack"/>
      <w:bookmarkEnd w:id="711"/>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3C7CC9">
      <w:pPr>
        <w:pStyle w:val="Heading4"/>
        <w:jc w:val="both"/>
      </w:pPr>
      <w:bookmarkStart w:id="712" w:name="_Toc327949882"/>
      <w:bookmarkStart w:id="713" w:name="_Toc327949883"/>
      <w:bookmarkStart w:id="714" w:name="_Toc327949884"/>
      <w:bookmarkStart w:id="715" w:name="_Toc327949885"/>
      <w:bookmarkStart w:id="716" w:name="_Toc327949886"/>
      <w:bookmarkStart w:id="717" w:name="_Toc327949887"/>
      <w:bookmarkStart w:id="718" w:name="_Toc327949888"/>
      <w:bookmarkEnd w:id="712"/>
      <w:bookmarkEnd w:id="713"/>
      <w:bookmarkEnd w:id="714"/>
      <w:bookmarkEnd w:id="715"/>
      <w:bookmarkEnd w:id="716"/>
      <w:bookmarkEnd w:id="717"/>
      <w:bookmarkEnd w:id="718"/>
      <w:r>
        <w:t xml:space="preserve"> </w:t>
      </w:r>
      <w:bookmarkStart w:id="719" w:name="_Toc327868618"/>
      <w:bookmarkStart w:id="720" w:name="_Toc327994115"/>
      <w:r w:rsidR="004100D0">
        <w:t>Giao diện</w:t>
      </w:r>
      <w:r>
        <w:t xml:space="preserve"> </w:t>
      </w:r>
      <w:bookmarkEnd w:id="719"/>
      <w:r>
        <w:t>khi người</w:t>
      </w:r>
      <w:r w:rsidR="009F399D">
        <w:t xml:space="preserve"> dùng</w:t>
      </w:r>
      <w:r>
        <w:t xml:space="preserve"> </w:t>
      </w:r>
      <w:r w:rsidR="003F7F74">
        <w:t>ở trang quản lý</w:t>
      </w:r>
      <w:r w:rsidR="00330AD9">
        <w:t xml:space="preserve"> của </w:t>
      </w:r>
      <w:r w:rsidR="00F67FFC">
        <w:t>quản trị</w:t>
      </w:r>
      <w:bookmarkEnd w:id="720"/>
    </w:p>
    <w:p w:rsidR="004100D0" w:rsidRDefault="00173A3F" w:rsidP="004100D0">
      <w:pPr>
        <w:pStyle w:val="ListParagraph"/>
        <w:keepNext/>
        <w:ind w:left="0"/>
        <w:jc w:val="both"/>
      </w:pPr>
      <w:r>
        <w:rPr>
          <w:noProof/>
        </w:rPr>
        <w:lastRenderedPageBreak/>
        <w:drawing>
          <wp:inline distT="0" distB="0" distL="0" distR="0" wp14:anchorId="083CFEB1" wp14:editId="27038985">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91835" cy="3573488"/>
                    </a:xfrm>
                    <a:prstGeom prst="rect">
                      <a:avLst/>
                    </a:prstGeom>
                  </pic:spPr>
                </pic:pic>
              </a:graphicData>
            </a:graphic>
          </wp:inline>
        </w:drawing>
      </w:r>
    </w:p>
    <w:p w:rsidR="00173A3F" w:rsidRDefault="004100D0" w:rsidP="004100D0">
      <w:pPr>
        <w:pStyle w:val="Caption"/>
        <w:jc w:val="center"/>
      </w:pPr>
      <w:r>
        <w:t xml:space="preserve">Hình </w:t>
      </w:r>
      <w:fldSimple w:instr=" SEQ Hình \* ARABIC ">
        <w:r w:rsidR="00682A98">
          <w:rPr>
            <w:noProof/>
          </w:rPr>
          <w:t>20</w:t>
        </w:r>
      </w:fldSimple>
      <w:r>
        <w:t xml:space="preserve"> Giao diện admin</w:t>
      </w:r>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proofErr w:type="gramStart"/>
      <w:r w:rsidRPr="00FC34F8">
        <w:rPr>
          <w:b/>
        </w:rPr>
        <w:t>Projects</w:t>
      </w:r>
      <w:r>
        <w:t xml:space="preserve"> </w:t>
      </w:r>
      <w:r w:rsidR="00E3757C">
        <w:t>:</w:t>
      </w:r>
      <w:proofErr w:type="gramEnd"/>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t xml:space="preserve"> </w:t>
      </w:r>
      <w:r w:rsidR="00E3757C">
        <w:t xml:space="preserve"> :</w:t>
      </w:r>
      <w:r>
        <w:t xml:space="preserve"> chức năng liên quan tới quản lý </w:t>
      </w:r>
      <w:r w:rsidR="00E3757C">
        <w:t>lớp học</w:t>
      </w:r>
    </w:p>
    <w:p w:rsidR="00173A3F" w:rsidRDefault="00173A3F" w:rsidP="00FC34F8">
      <w:pPr>
        <w:pStyle w:val="ListParagraph"/>
        <w:numPr>
          <w:ilvl w:val="0"/>
          <w:numId w:val="32"/>
        </w:numPr>
        <w:jc w:val="both"/>
      </w:pPr>
      <w:proofErr w:type="gramStart"/>
      <w:r w:rsidRPr="00FC34F8">
        <w:rPr>
          <w:b/>
        </w:rPr>
        <w:t>Accounts</w:t>
      </w:r>
      <w:r>
        <w:t xml:space="preserve"> :</w:t>
      </w:r>
      <w:proofErr w:type="gramEnd"/>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proofErr w:type="gramStart"/>
      <w:r w:rsidRPr="00FC34F8">
        <w:rPr>
          <w:b/>
        </w:rPr>
        <w:t>Processes</w:t>
      </w:r>
      <w:r>
        <w:t xml:space="preserve"> :</w:t>
      </w:r>
      <w:proofErr w:type="gramEnd"/>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3C7CC9">
      <w:pPr>
        <w:pStyle w:val="Heading4"/>
        <w:jc w:val="both"/>
      </w:pPr>
      <w:r>
        <w:t xml:space="preserve"> </w:t>
      </w:r>
      <w:bookmarkStart w:id="721" w:name="_Toc327868619"/>
      <w:bookmarkStart w:id="722" w:name="_Toc327994116"/>
      <w:r w:rsidR="004100D0">
        <w:t>Giao diện</w:t>
      </w:r>
      <w:r w:rsidR="005D0F08">
        <w:t xml:space="preserve"> </w:t>
      </w:r>
      <w:bookmarkEnd w:id="721"/>
      <w:r w:rsidR="005540F9">
        <w:t xml:space="preserve">khi người dùng ở </w:t>
      </w:r>
      <w:r w:rsidR="00414953">
        <w:t>trang của</w:t>
      </w:r>
      <w:r w:rsidR="005540F9">
        <w:t xml:space="preserve"> </w:t>
      </w:r>
      <w:r w:rsidR="00134A09">
        <w:t>dự án</w:t>
      </w:r>
      <w:bookmarkEnd w:id="722"/>
    </w:p>
    <w:p w:rsidR="00E27E0D" w:rsidRDefault="00E27E0D" w:rsidP="003C7CC9">
      <w:pPr>
        <w:jc w:val="both"/>
        <w:rPr>
          <w:noProof/>
        </w:rPr>
      </w:pPr>
    </w:p>
    <w:p w:rsidR="004100D0" w:rsidRDefault="000824A4" w:rsidP="004100D0">
      <w:pPr>
        <w:keepNext/>
        <w:jc w:val="center"/>
      </w:pPr>
      <w:r>
        <w:rPr>
          <w:noProof/>
        </w:rPr>
        <w:lastRenderedPageBreak/>
        <w:drawing>
          <wp:inline distT="0" distB="0" distL="0" distR="0" wp14:anchorId="4DBF7627" wp14:editId="452490E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4">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4100D0">
      <w:pPr>
        <w:pStyle w:val="Caption"/>
        <w:jc w:val="center"/>
      </w:pPr>
      <w:r>
        <w:t xml:space="preserve">Hình </w:t>
      </w:r>
      <w:fldSimple w:instr=" SEQ Hình \* ARABIC ">
        <w:r w:rsidR="00682A98">
          <w:rPr>
            <w:noProof/>
          </w:rPr>
          <w:t>21</w:t>
        </w:r>
      </w:fldSimple>
      <w:r>
        <w:t xml:space="preserve"> Giao diện project</w:t>
      </w:r>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proofErr w:type="gramStart"/>
      <w:r w:rsidRPr="00FC34F8">
        <w:rPr>
          <w:b/>
        </w:rPr>
        <w:t>Overview</w:t>
      </w:r>
      <w:r>
        <w:t xml:space="preserve"> :</w:t>
      </w:r>
      <w:proofErr w:type="gramEnd"/>
      <w:r>
        <w:t xml:space="preserve">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proofErr w:type="gramStart"/>
      <w:r w:rsidRPr="00FC34F8">
        <w:rPr>
          <w:b/>
        </w:rPr>
        <w:t>Calendar</w:t>
      </w:r>
      <w:r>
        <w:t xml:space="preserve"> :</w:t>
      </w:r>
      <w:proofErr w:type="gramEnd"/>
      <w:r>
        <w:t xml:space="preserve">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3C7CC9">
      <w:pPr>
        <w:pStyle w:val="Heading4"/>
        <w:jc w:val="both"/>
      </w:pPr>
      <w:r>
        <w:t xml:space="preserve"> </w:t>
      </w:r>
      <w:bookmarkStart w:id="723" w:name="_Toc327868620"/>
      <w:bookmarkStart w:id="724" w:name="_Toc327949891"/>
      <w:bookmarkStart w:id="725" w:name="_Toc327994117"/>
      <w:r w:rsidR="004100D0">
        <w:t>Giao diện</w:t>
      </w:r>
      <w:r w:rsidR="005D0F08">
        <w:t xml:space="preserve"> </w:t>
      </w:r>
      <w:bookmarkEnd w:id="723"/>
      <w:r w:rsidR="00134A09">
        <w:t>nhà người dùng</w:t>
      </w:r>
      <w:bookmarkEnd w:id="724"/>
      <w:bookmarkEnd w:id="725"/>
    </w:p>
    <w:p w:rsidR="004100D0" w:rsidRDefault="000824A4" w:rsidP="004100D0">
      <w:pPr>
        <w:keepNext/>
        <w:jc w:val="both"/>
      </w:pPr>
      <w:r>
        <w:rPr>
          <w:noProof/>
        </w:rPr>
        <w:lastRenderedPageBreak/>
        <w:drawing>
          <wp:inline distT="0" distB="0" distL="0" distR="0" wp14:anchorId="26D7ECD9" wp14:editId="44A60F22">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69775"/>
                    </a:xfrm>
                    <a:prstGeom prst="rect">
                      <a:avLst/>
                    </a:prstGeom>
                  </pic:spPr>
                </pic:pic>
              </a:graphicData>
            </a:graphic>
          </wp:inline>
        </w:drawing>
      </w:r>
    </w:p>
    <w:p w:rsidR="000824A4" w:rsidRDefault="004100D0" w:rsidP="004100D0">
      <w:pPr>
        <w:pStyle w:val="Caption"/>
        <w:jc w:val="center"/>
      </w:pPr>
      <w:r>
        <w:t xml:space="preserve">Hình </w:t>
      </w:r>
      <w:fldSimple w:instr=" SEQ Hình \* ARABIC ">
        <w:r w:rsidR="00682A98">
          <w:rPr>
            <w:noProof/>
          </w:rPr>
          <w:t>22</w:t>
        </w:r>
      </w:fldSimple>
      <w:r>
        <w:t xml:space="preserve"> Giao diện user</w:t>
      </w:r>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 xml:space="preserve">My </w:t>
      </w:r>
      <w:proofErr w:type="gramStart"/>
      <w:r w:rsidRPr="00FC34F8">
        <w:rPr>
          <w:b/>
        </w:rPr>
        <w:t>Calendar</w:t>
      </w:r>
      <w:r>
        <w:t xml:space="preserve"> :</w:t>
      </w:r>
      <w:proofErr w:type="gramEnd"/>
      <w:r>
        <w:t xml:space="preserve">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3C7CC9">
      <w:pPr>
        <w:pStyle w:val="Heading3"/>
        <w:jc w:val="both"/>
      </w:pPr>
      <w:bookmarkStart w:id="726" w:name="_Toc327949896"/>
      <w:bookmarkStart w:id="727" w:name="_Toc327868627"/>
      <w:bookmarkStart w:id="728" w:name="_Toc327971745"/>
      <w:bookmarkStart w:id="729" w:name="_Toc327994118"/>
      <w:r>
        <w:t>Hướng dẫn sử dụng</w:t>
      </w:r>
      <w:bookmarkEnd w:id="726"/>
      <w:bookmarkEnd w:id="727"/>
      <w:bookmarkEnd w:id="728"/>
      <w:bookmarkEnd w:id="729"/>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0D50DB41" wp14:editId="71F802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53073" cy="1725394"/>
                    </a:xfrm>
                    <a:prstGeom prst="rect">
                      <a:avLst/>
                    </a:prstGeom>
                  </pic:spPr>
                </pic:pic>
              </a:graphicData>
            </a:graphic>
          </wp:inline>
        </w:drawing>
      </w:r>
    </w:p>
    <w:p w:rsidR="006970F7" w:rsidRDefault="00C567D7" w:rsidP="00C567D7">
      <w:pPr>
        <w:pStyle w:val="Caption"/>
        <w:jc w:val="center"/>
        <w:rPr>
          <w:rFonts w:eastAsiaTheme="majorEastAsia"/>
        </w:rPr>
      </w:pPr>
      <w:bookmarkStart w:id="730" w:name="_Toc327868450"/>
      <w:r>
        <w:t xml:space="preserve">Hình </w:t>
      </w:r>
      <w:fldSimple w:instr=" SEQ Hình \* ARABIC ">
        <w:r w:rsidR="00682A98">
          <w:rPr>
            <w:noProof/>
          </w:rPr>
          <w:t>26</w:t>
        </w:r>
      </w:fldSimple>
      <w:r>
        <w:t xml:space="preserve"> Màn hình login</w:t>
      </w:r>
      <w:bookmarkEnd w:id="730"/>
    </w:p>
    <w:p w:rsidR="006970F7" w:rsidRDefault="006970F7" w:rsidP="003C7CC9">
      <w:pPr>
        <w:jc w:val="both"/>
        <w:rPr>
          <w:rFonts w:eastAsiaTheme="majorEastAsia"/>
        </w:rPr>
      </w:pPr>
      <w:r>
        <w:rPr>
          <w:rFonts w:eastAsiaTheme="majorEastAsia"/>
        </w:rPr>
        <w:t xml:space="preserve">Username mặc định ban đầu là </w:t>
      </w:r>
      <w:hyperlink r:id="rId67"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52816004" wp14:editId="484D6C9E">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C567D7">
      <w:pPr>
        <w:pStyle w:val="Caption"/>
        <w:jc w:val="center"/>
        <w:rPr>
          <w:rFonts w:eastAsiaTheme="majorEastAsia"/>
        </w:rPr>
      </w:pPr>
      <w:bookmarkStart w:id="731" w:name="_Toc327868451"/>
      <w:r>
        <w:t xml:space="preserve">Hình </w:t>
      </w:r>
      <w:fldSimple w:instr=" SEQ Hình \* ARABIC ">
        <w:r w:rsidR="00682A98">
          <w:rPr>
            <w:noProof/>
          </w:rPr>
          <w:t>27</w:t>
        </w:r>
      </w:fldSimple>
      <w:r>
        <w:t xml:space="preserve"> Màn hình cập nhật tài khoản</w:t>
      </w:r>
      <w:bookmarkEnd w:id="731"/>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5D4CCA34" wp14:editId="65F620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1835" cy="1439296"/>
                    </a:xfrm>
                    <a:prstGeom prst="rect">
                      <a:avLst/>
                    </a:prstGeom>
                  </pic:spPr>
                </pic:pic>
              </a:graphicData>
            </a:graphic>
          </wp:inline>
        </w:drawing>
      </w:r>
    </w:p>
    <w:p w:rsidR="006970F7" w:rsidRDefault="00C567D7" w:rsidP="003C7CC9">
      <w:pPr>
        <w:pStyle w:val="Heading4"/>
        <w:jc w:val="both"/>
      </w:pPr>
      <w:r>
        <w:t xml:space="preserve"> </w:t>
      </w:r>
      <w:bookmarkStart w:id="732" w:name="_Toc327949897"/>
      <w:bookmarkStart w:id="733" w:name="_Toc327868628"/>
      <w:bookmarkStart w:id="734" w:name="_Toc327971746"/>
      <w:bookmarkStart w:id="735" w:name="_Toc327994119"/>
      <w:r w:rsidR="006970F7">
        <w:t>Tạo process</w:t>
      </w:r>
      <w:bookmarkEnd w:id="732"/>
      <w:bookmarkEnd w:id="733"/>
      <w:bookmarkEnd w:id="734"/>
      <w:bookmarkEnd w:id="735"/>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2E55589A" wp14:editId="1B34D6A7">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551B7BD0" wp14:editId="1A69CEC7">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682E7791" wp14:editId="59ADD642">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3C7CC9">
      <w:pPr>
        <w:pStyle w:val="Heading4"/>
        <w:jc w:val="both"/>
      </w:pPr>
      <w:r>
        <w:t xml:space="preserve"> </w:t>
      </w:r>
      <w:bookmarkStart w:id="736" w:name="_Toc327949898"/>
      <w:bookmarkStart w:id="737" w:name="_Toc327868629"/>
      <w:bookmarkStart w:id="738" w:name="_Toc327971747"/>
      <w:bookmarkStart w:id="739" w:name="_Toc327994120"/>
      <w:r w:rsidR="007A576E">
        <w:t>Quản lý project</w:t>
      </w:r>
      <w:bookmarkEnd w:id="736"/>
      <w:bookmarkEnd w:id="737"/>
      <w:bookmarkEnd w:id="738"/>
      <w:bookmarkEnd w:id="739"/>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D0180FB" wp14:editId="3DBE29AD">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43519B81" wp14:editId="2CC76C8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99BF1AD" wp14:editId="6E936A3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285F91AF" wp14:editId="7564B339">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3C7CC9">
      <w:pPr>
        <w:pStyle w:val="Heading1"/>
        <w:jc w:val="both"/>
      </w:pPr>
      <w:bookmarkStart w:id="740" w:name="_Toc326077695"/>
      <w:bookmarkStart w:id="741" w:name="_Toc327121439"/>
      <w:bookmarkStart w:id="742" w:name="_Toc327949899"/>
      <w:bookmarkStart w:id="743" w:name="_Toc327868630"/>
      <w:bookmarkStart w:id="744" w:name="_Toc327971748"/>
      <w:bookmarkStart w:id="745" w:name="_Toc327994121"/>
      <w:r>
        <w:lastRenderedPageBreak/>
        <w:t>KẾT LUẬN</w:t>
      </w:r>
      <w:bookmarkEnd w:id="740"/>
      <w:bookmarkEnd w:id="741"/>
      <w:bookmarkEnd w:id="742"/>
      <w:bookmarkEnd w:id="743"/>
      <w:bookmarkEnd w:id="744"/>
      <w:bookmarkEnd w:id="745"/>
    </w:p>
    <w:p w:rsidR="005B3472" w:rsidRDefault="00CB6155" w:rsidP="00FC34F8">
      <w:pPr>
        <w:spacing w:before="0" w:after="200" w:line="276" w:lineRule="auto"/>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r w:rsidR="0016593E" w:rsidRPr="00EB65C7">
        <w:rPr>
          <w:b/>
        </w:rPr>
        <w:t>Một là</w:t>
      </w:r>
      <w:r w:rsidR="0016593E">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r w:rsidR="001C708B">
        <w:t xml:space="preserve"> </w:t>
      </w:r>
      <w:proofErr w:type="gramStart"/>
      <w:r w:rsidR="00D640F4" w:rsidRPr="00EB65C7">
        <w:rPr>
          <w:b/>
        </w:rPr>
        <w:t>Hai</w:t>
      </w:r>
      <w:r w:rsidR="0016593E" w:rsidRPr="00EB65C7">
        <w:rPr>
          <w:b/>
        </w:rPr>
        <w:t xml:space="preserve"> là</w:t>
      </w:r>
      <w:r w:rsidR="0016593E">
        <w:t xml:space="preserve"> hỗ trợ sinh viên tương tác với nhau trong quá trình thực hiện</w:t>
      </w:r>
      <w:r w:rsidR="00D640F4">
        <w:t>, không cần phải phải gặp mặt trực tiếp.</w:t>
      </w:r>
      <w:proofErr w:type="gramEnd"/>
      <w:r w:rsidR="00D640F4">
        <w:t xml:space="preserve"> </w:t>
      </w:r>
      <w:proofErr w:type="gramStart"/>
      <w:r w:rsidR="00D640F4">
        <w:t>Giảm thời gian và chi phí đi lại.</w:t>
      </w:r>
      <w:proofErr w:type="gramEnd"/>
      <w:r w:rsidR="001C708B">
        <w:t xml:space="preserve"> </w:t>
      </w:r>
      <w:r w:rsidR="00D640F4" w:rsidRPr="00FC34F8">
        <w:rPr>
          <w:b/>
        </w:rPr>
        <w:t>Ba là</w:t>
      </w:r>
      <w:r w:rsidR="00D640F4">
        <w:t xml:space="preserve"> hỗ trợ lên kế hoạch cho sự kiện của dự án như lên họp nhóm, đi chơi</w:t>
      </w:r>
      <w:proofErr w:type="gramStart"/>
      <w:r w:rsidR="001C708B">
        <w:t>,..</w:t>
      </w:r>
      <w:r w:rsidR="00D640F4">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r w:rsidR="00D640F4">
        <w:t xml:space="preserve"> </w:t>
      </w:r>
      <w:r w:rsidR="001C708B" w:rsidRPr="00EB65C7">
        <w:rPr>
          <w:b/>
        </w:rPr>
        <w:t>B</w:t>
      </w:r>
      <w:r w:rsidR="00FC34F8">
        <w:rPr>
          <w:b/>
        </w:rPr>
        <w:t>ốn</w:t>
      </w:r>
      <w:r w:rsidR="008B2DD2" w:rsidRPr="00FC34F8">
        <w:rPr>
          <w:b/>
        </w:rPr>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8B2DD2" w:rsidRDefault="008B2DD2" w:rsidP="003C7CC9">
      <w:pPr>
        <w:spacing w:before="0" w:after="200" w:line="276" w:lineRule="auto"/>
        <w:jc w:val="both"/>
        <w:rPr>
          <w:rFonts w:eastAsiaTheme="majorEastAsia"/>
          <w:b/>
          <w:bCs/>
          <w:color w:val="000000" w:themeColor="text1"/>
          <w:sz w:val="28"/>
          <w:szCs w:val="28"/>
        </w:rPr>
      </w:pPr>
      <w:proofErr w:type="gramStart"/>
      <w:r>
        <w:t>Tuy nhiên, do xây dựng trong một thời gian ngắn</w:t>
      </w:r>
      <w:r w:rsidR="001C708B">
        <w:t>, hệ thống vẫn còn nhiều vấn đề.</w:t>
      </w:r>
      <w:proofErr w:type="gramEnd"/>
      <w:r w:rsidR="001C708B">
        <w:t xml:space="preserve"> </w:t>
      </w:r>
      <w:proofErr w:type="gramStart"/>
      <w:r w:rsidR="001C708B" w:rsidRPr="00EB65C7">
        <w:rPr>
          <w:b/>
        </w:rPr>
        <w:t>Một là</w:t>
      </w:r>
      <w:r w:rsidR="001C708B">
        <w:t xml:space="preserve"> chưa kiểm tra một cách đầy đủ các chức năng đã cài đăt.</w:t>
      </w:r>
      <w:proofErr w:type="gramEnd"/>
      <w:r w:rsidR="001C708B">
        <w:t xml:space="preserve"> Do đó có thể có những lỗi chưa được phát hiện trong quá trình phát triển. </w:t>
      </w:r>
      <w:r w:rsidR="001C708B" w:rsidRPr="00EB65C7">
        <w:rPr>
          <w:b/>
        </w:rPr>
        <w:t>Hai là</w:t>
      </w:r>
      <w:r w:rsidR="001C708B">
        <w:t xml:space="preserve"> các yêu cầu phi chức năng như hiệu năng, độ tin cậy của hệ thống, tính tiện dụng của giao diện vẫn chưa được kiểm tra, đánh giá. </w:t>
      </w:r>
      <w:r w:rsidR="001C708B" w:rsidRPr="00EB65C7">
        <w:rPr>
          <w:b/>
        </w:rPr>
        <w:t>Ba</w:t>
      </w:r>
      <w:r w:rsidRPr="00EB65C7">
        <w:rPr>
          <w:b/>
        </w:rPr>
        <w:t xml:space="preserve"> là</w:t>
      </w:r>
      <w:r w:rsidR="008D2B01">
        <w:t xml:space="preserve"> các tính năng vẫn chưa hoàn toàn đầy đủ</w:t>
      </w:r>
      <w:r w:rsidR="001C708B">
        <w:t xml:space="preserve"> như</w:t>
      </w:r>
      <w:r w:rsidR="008D2B01">
        <w:t xml:space="preserve"> chưa tự động xếp lịch cho dự án</w:t>
      </w:r>
      <w:r w:rsidR="001C708B">
        <w:t>,</w:t>
      </w:r>
      <w:r w:rsidR="008D2B01">
        <w:t xml:space="preserve"> chưa có các tính năng </w:t>
      </w:r>
      <w:r w:rsidR="001C708B">
        <w:t>thực hiện khảo sát trong nhóm, chưa có wiki của dự án…</w:t>
      </w:r>
      <w:r>
        <w:tab/>
      </w:r>
    </w:p>
    <w:p w:rsidR="000A0883" w:rsidRDefault="000A0883" w:rsidP="003C7CC9">
      <w:pPr>
        <w:spacing w:before="0" w:after="200" w:line="276" w:lineRule="auto"/>
        <w:jc w:val="both"/>
        <w:rPr>
          <w:rFonts w:eastAsiaTheme="majorEastAsia"/>
          <w:b/>
          <w:bCs/>
          <w:color w:val="000000" w:themeColor="text1"/>
          <w:sz w:val="28"/>
          <w:szCs w:val="28"/>
        </w:rPr>
      </w:pPr>
      <w:bookmarkStart w:id="746" w:name="_Toc326077696"/>
      <w:bookmarkStart w:id="747" w:name="_Toc327121440"/>
      <w:r>
        <w:br w:type="page"/>
      </w:r>
    </w:p>
    <w:p w:rsidR="00471996" w:rsidRDefault="00471996" w:rsidP="003C7CC9">
      <w:pPr>
        <w:pStyle w:val="Heading1"/>
        <w:jc w:val="both"/>
      </w:pPr>
      <w:bookmarkStart w:id="748" w:name="_Toc327949900"/>
      <w:bookmarkStart w:id="749" w:name="_Toc327868631"/>
      <w:bookmarkStart w:id="750" w:name="_Toc327971749"/>
      <w:bookmarkStart w:id="751" w:name="_Toc327994122"/>
      <w:r>
        <w:lastRenderedPageBreak/>
        <w:t>HƯỚNG PHÁT TRIỂN</w:t>
      </w:r>
      <w:bookmarkEnd w:id="746"/>
      <w:bookmarkEnd w:id="747"/>
      <w:bookmarkEnd w:id="748"/>
      <w:bookmarkEnd w:id="749"/>
      <w:bookmarkEnd w:id="750"/>
      <w:bookmarkEnd w:id="751"/>
    </w:p>
    <w:p w:rsidR="00AD5F69" w:rsidRDefault="00B6696B" w:rsidP="003C7CC9">
      <w:pPr>
        <w:spacing w:before="0" w:after="200" w:line="276" w:lineRule="auto"/>
        <w:ind w:firstLine="360"/>
        <w:jc w:val="both"/>
        <w:rPr>
          <w:i/>
          <w:sz w:val="24"/>
          <w:szCs w:val="24"/>
        </w:rPr>
      </w:pPr>
      <w:r w:rsidRPr="00365E5C">
        <w:rPr>
          <w:sz w:val="24"/>
          <w:szCs w:val="24"/>
        </w:rPr>
        <w:t>Hệ thống đang được xây dựng là một phần trong</w:t>
      </w:r>
      <w:r>
        <w:t xml:space="preserve">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w:t>
      </w:r>
      <w:r w:rsidR="00AD5F69">
        <w:rPr>
          <w:sz w:val="24"/>
          <w:szCs w:val="24"/>
        </w:rPr>
        <w:t xml:space="preserve">Trong tương lại sẽ tiến hành kiểm tra các </w:t>
      </w:r>
      <w:r>
        <w:rPr>
          <w:sz w:val="24"/>
          <w:szCs w:val="24"/>
        </w:rPr>
        <w:t>các chức năng đã được cài đặt đồng thời nghiên cứu tích hợpvào</w:t>
      </w:r>
      <w:r w:rsidR="00AD5F69">
        <w:rPr>
          <w:sz w:val="24"/>
          <w:szCs w:val="24"/>
        </w:rPr>
        <w:t xml:space="preserve"> hệ thống</w:t>
      </w:r>
      <w:r>
        <w:rPr>
          <w:sz w:val="24"/>
          <w:szCs w:val="24"/>
        </w:rPr>
        <w:t xml:space="preserve"> </w:t>
      </w:r>
      <w:r w:rsidRPr="0053388B">
        <w:rPr>
          <w:i/>
          <w:sz w:val="24"/>
          <w:szCs w:val="24"/>
        </w:rPr>
        <w:t>môi trường tích hợp trên Web hỗ trợ cho đào tạo, nghiên cứu, và phát triển dự án trong công nghệ phần mềm.</w:t>
      </w:r>
    </w:p>
    <w:p w:rsidR="00AD5F69" w:rsidRDefault="00AD5F69" w:rsidP="003C7CC9">
      <w:pPr>
        <w:spacing w:before="0" w:after="200" w:line="276" w:lineRule="auto"/>
        <w:ind w:firstLine="360"/>
        <w:jc w:val="both"/>
        <w:rPr>
          <w:sz w:val="24"/>
          <w:szCs w:val="24"/>
        </w:rPr>
      </w:pPr>
      <w:proofErr w:type="gramStart"/>
      <w:r>
        <w:rPr>
          <w:sz w:val="24"/>
          <w:szCs w:val="24"/>
        </w:rPr>
        <w:t>Mạng xã hội như facebook, skype đang được dùng phổ biến trong sinh viên.</w:t>
      </w:r>
      <w:proofErr w:type="gramEnd"/>
      <w:r>
        <w:rPr>
          <w:sz w:val="24"/>
          <w:szCs w:val="24"/>
        </w:rPr>
        <w:t xml:space="preserve"> </w:t>
      </w:r>
      <w:proofErr w:type="gramStart"/>
      <w:r w:rsidR="00B3559E">
        <w:rPr>
          <w:sz w:val="24"/>
          <w:szCs w:val="24"/>
        </w:rPr>
        <w:t xml:space="preserve">Việc </w:t>
      </w:r>
      <w:r>
        <w:rPr>
          <w:sz w:val="24"/>
          <w:szCs w:val="24"/>
        </w:rPr>
        <w:t>kết hợp hệ thống quản lý tương tác với các mạng xã hôi</w:t>
      </w:r>
      <w:r w:rsidR="00B3559E">
        <w:rPr>
          <w:sz w:val="24"/>
          <w:szCs w:val="24"/>
        </w:rPr>
        <w:t xml:space="preserve"> sẽ giúp các thành viên tương tác dễ dang hơn.</w:t>
      </w:r>
      <w:proofErr w:type="gramEnd"/>
      <w:r w:rsidR="00B3559E">
        <w:rPr>
          <w:sz w:val="24"/>
          <w:szCs w:val="24"/>
        </w:rPr>
        <w:t xml:space="preserve"> N</w:t>
      </w:r>
      <w:r>
        <w:rPr>
          <w:sz w:val="24"/>
          <w:szCs w:val="24"/>
        </w:rPr>
        <w:t xml:space="preserve">gười dùng có thể truy cập vào hệ thống dùng tài khoản facebook, </w:t>
      </w:r>
      <w:proofErr w:type="gramStart"/>
      <w:r>
        <w:rPr>
          <w:sz w:val="24"/>
          <w:szCs w:val="24"/>
        </w:rPr>
        <w:t>twitter, …</w:t>
      </w:r>
      <w:proofErr w:type="gramEnd"/>
      <w:r>
        <w:rPr>
          <w:sz w:val="24"/>
          <w:szCs w:val="24"/>
        </w:rPr>
        <w:t xml:space="preserve"> Có thể có sự trao đổi dữ liệu và thông báo giữa hệ thống quản lý tương tác và các mạng xã hội.</w:t>
      </w:r>
    </w:p>
    <w:p w:rsidR="00AD5F69" w:rsidRPr="00EB65C7" w:rsidRDefault="00AD5F69" w:rsidP="003C7CC9">
      <w:pPr>
        <w:spacing w:before="0" w:after="200" w:line="276" w:lineRule="auto"/>
        <w:ind w:firstLine="360"/>
        <w:jc w:val="both"/>
        <w:rPr>
          <w:sz w:val="24"/>
          <w:szCs w:val="24"/>
        </w:rPr>
      </w:pPr>
      <w:proofErr w:type="gramStart"/>
      <w:r>
        <w:rPr>
          <w:sz w:val="24"/>
          <w:szCs w:val="24"/>
        </w:rPr>
        <w:t>Hệ thống tin nhắn tức thời như skype, yahoo cũng được sử dụng rộng rãi để tương tác trong nhóm</w:t>
      </w:r>
      <w:r w:rsidR="00B3559E">
        <w:rPr>
          <w:sz w:val="24"/>
          <w:szCs w:val="24"/>
        </w:rPr>
        <w:t xml:space="preserve"> phát triển</w:t>
      </w:r>
      <w:r>
        <w:rPr>
          <w:sz w:val="24"/>
          <w:szCs w:val="24"/>
        </w:rPr>
        <w:t xml:space="preserve"> phần mềm.</w:t>
      </w:r>
      <w:proofErr w:type="gramEnd"/>
      <w:r>
        <w:rPr>
          <w:sz w:val="24"/>
          <w:szCs w:val="24"/>
        </w:rPr>
        <w:t xml:space="preserve"> </w:t>
      </w:r>
      <w:proofErr w:type="gramStart"/>
      <w:r w:rsidR="00B3559E">
        <w:rPr>
          <w:sz w:val="24"/>
          <w:szCs w:val="24"/>
        </w:rPr>
        <w:t>Có thể kết hợp các hệ thống này với hệ thống quản lý tương tác để hỗ trợ tương tác tốt hơn.</w:t>
      </w:r>
      <w:proofErr w:type="gramEnd"/>
      <w:r w:rsidR="00B3559E">
        <w:rPr>
          <w:sz w:val="24"/>
          <w:szCs w:val="24"/>
        </w:rPr>
        <w:t xml:space="preserve"> Nhóm là dự </w:t>
      </w:r>
      <w:proofErr w:type="gramStart"/>
      <w:r w:rsidR="00B3559E">
        <w:rPr>
          <w:sz w:val="24"/>
          <w:szCs w:val="24"/>
        </w:rPr>
        <w:t>án</w:t>
      </w:r>
      <w:proofErr w:type="gramEnd"/>
      <w:r w:rsidR="00B3559E">
        <w:rPr>
          <w:sz w:val="24"/>
          <w:szCs w:val="24"/>
        </w:rPr>
        <w:t xml:space="preserve"> có thể họp nhóm trực tuyến dùng tài khoản skype, yahoo…</w:t>
      </w:r>
    </w:p>
    <w:p w:rsidR="008B2DD2" w:rsidRPr="008B2DD2" w:rsidRDefault="008B2DD2" w:rsidP="003C7CC9">
      <w:pPr>
        <w:spacing w:before="0" w:after="200" w:line="276" w:lineRule="auto"/>
        <w:ind w:firstLine="360"/>
        <w:jc w:val="both"/>
        <w:rPr>
          <w:sz w:val="24"/>
          <w:szCs w:val="24"/>
        </w:rPr>
      </w:pPr>
    </w:p>
    <w:p w:rsidR="00BF3BA6" w:rsidRDefault="00BF3BA6" w:rsidP="003C7CC9">
      <w:pPr>
        <w:spacing w:before="0" w:after="200" w:line="276" w:lineRule="auto"/>
        <w:jc w:val="both"/>
        <w:rPr>
          <w:rFonts w:eastAsiaTheme="majorEastAsia"/>
          <w:b/>
          <w:bCs/>
          <w:color w:val="000000" w:themeColor="text1"/>
          <w:sz w:val="28"/>
          <w:szCs w:val="28"/>
        </w:rPr>
      </w:pPr>
      <w:r>
        <w:br w:type="page"/>
      </w:r>
    </w:p>
    <w:p w:rsidR="00471996" w:rsidRDefault="00471996" w:rsidP="003C7CC9">
      <w:pPr>
        <w:pStyle w:val="Heading1"/>
        <w:jc w:val="both"/>
      </w:pPr>
      <w:bookmarkStart w:id="752" w:name="_Toc326077697"/>
      <w:bookmarkStart w:id="753" w:name="_Toc327121441"/>
      <w:bookmarkStart w:id="754" w:name="_Toc327949901"/>
      <w:bookmarkStart w:id="755" w:name="_Toc327868632"/>
      <w:bookmarkStart w:id="756" w:name="_Toc327971750"/>
      <w:bookmarkStart w:id="757" w:name="_Toc327994123"/>
      <w:r>
        <w:lastRenderedPageBreak/>
        <w:t>DANH MỤC TÀI LIỆU THAM KHẢO</w:t>
      </w:r>
      <w:bookmarkEnd w:id="752"/>
      <w:bookmarkEnd w:id="753"/>
      <w:bookmarkEnd w:id="754"/>
      <w:bookmarkEnd w:id="755"/>
      <w:bookmarkEnd w:id="756"/>
      <w:bookmarkEnd w:id="757"/>
    </w:p>
    <w:p w:rsidR="00937EA6" w:rsidRPr="00C20081" w:rsidRDefault="00937EA6" w:rsidP="003C7CC9">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B76C89" w:rsidRDefault="00937EA6" w:rsidP="003C7CC9">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883F85" w:rsidRDefault="00B76C89" w:rsidP="002F42A1">
      <w:pPr>
        <w:pStyle w:val="ListParagraph"/>
        <w:numPr>
          <w:ilvl w:val="0"/>
          <w:numId w:val="9"/>
        </w:numPr>
        <w:spacing w:before="0" w:after="200" w:line="276" w:lineRule="auto"/>
        <w:jc w:val="both"/>
        <w:rPr>
          <w:rFonts w:eastAsiaTheme="majorEastAsia"/>
          <w:b/>
          <w:bCs/>
          <w:color w:val="000000" w:themeColor="text1"/>
          <w:sz w:val="28"/>
          <w:szCs w:val="28"/>
        </w:rPr>
      </w:pPr>
      <w:r>
        <w:t>Patterns of Enterprise Application Architecture,By Martin Fowler, David Rice, Matthew Foemmel, Edward Hieatt, Robert Mee,Randy Stafford</w:t>
      </w:r>
      <w:r w:rsidR="00883F85">
        <w:br w:type="page"/>
      </w:r>
    </w:p>
    <w:p w:rsidR="00471996" w:rsidRPr="00471996" w:rsidRDefault="00471996" w:rsidP="003C7CC9">
      <w:pPr>
        <w:pStyle w:val="Heading1"/>
        <w:jc w:val="both"/>
      </w:pPr>
      <w:bookmarkStart w:id="758" w:name="_Toc326077698"/>
      <w:bookmarkStart w:id="759" w:name="_Toc326952953"/>
      <w:bookmarkStart w:id="760" w:name="_Toc327121442"/>
      <w:bookmarkStart w:id="761" w:name="_Toc327949902"/>
      <w:bookmarkStart w:id="762" w:name="_Toc327868633"/>
      <w:bookmarkStart w:id="763" w:name="_Toc327971751"/>
      <w:bookmarkStart w:id="764" w:name="_Toc327994124"/>
      <w:r>
        <w:lastRenderedPageBreak/>
        <w:t>PHỤ LỤC</w:t>
      </w:r>
      <w:bookmarkEnd w:id="758"/>
      <w:bookmarkEnd w:id="759"/>
      <w:bookmarkEnd w:id="760"/>
      <w:bookmarkEnd w:id="761"/>
      <w:bookmarkEnd w:id="762"/>
      <w:bookmarkEnd w:id="763"/>
      <w:bookmarkEnd w:id="764"/>
    </w:p>
    <w:p w:rsidR="00105F39" w:rsidRDefault="00B46E37" w:rsidP="003C7CC9">
      <w:pPr>
        <w:pStyle w:val="Heading2"/>
        <w:numPr>
          <w:ilvl w:val="0"/>
          <w:numId w:val="0"/>
        </w:numPr>
        <w:ind w:left="1110"/>
        <w:jc w:val="both"/>
      </w:pPr>
      <w:bookmarkStart w:id="765" w:name="_Toc327949903"/>
      <w:bookmarkStart w:id="766" w:name="_Toc327868634"/>
      <w:bookmarkStart w:id="767" w:name="_Toc327971752"/>
      <w:bookmarkStart w:id="768" w:name="_Toc327994125"/>
      <w:r>
        <w:t xml:space="preserve">Phụ lục </w:t>
      </w:r>
      <w:proofErr w:type="gramStart"/>
      <w:r>
        <w:t>A :</w:t>
      </w:r>
      <w:proofErr w:type="gramEnd"/>
      <w:r>
        <w:t xml:space="preserve"> Các khái niệm cơ bản</w:t>
      </w:r>
      <w:bookmarkEnd w:id="765"/>
      <w:bookmarkEnd w:id="766"/>
      <w:bookmarkEnd w:id="767"/>
      <w:bookmarkEnd w:id="768"/>
    </w:p>
    <w:p w:rsidR="00CC4837" w:rsidRDefault="00CC4837" w:rsidP="003C7CC9">
      <w:pPr>
        <w:pStyle w:val="Heading2"/>
        <w:numPr>
          <w:ilvl w:val="0"/>
          <w:numId w:val="0"/>
        </w:numPr>
        <w:ind w:left="1110"/>
        <w:jc w:val="both"/>
      </w:pPr>
      <w:bookmarkStart w:id="769" w:name="_Toc327868635"/>
      <w:bookmarkStart w:id="770" w:name="_Toc327994126"/>
      <w:r>
        <w:t xml:space="preserve">Phụ lục </w:t>
      </w:r>
      <w:proofErr w:type="gramStart"/>
      <w:r>
        <w:t>B :</w:t>
      </w:r>
      <w:proofErr w:type="gramEnd"/>
      <w:r>
        <w:t xml:space="preserve"> Các thư viện hỗ trợ</w:t>
      </w:r>
      <w:bookmarkEnd w:id="769"/>
      <w:bookmarkEnd w:id="770"/>
    </w:p>
    <w:p w:rsidR="00CC4837" w:rsidRDefault="00CC4837" w:rsidP="003C7CC9">
      <w:pPr>
        <w:ind w:firstLine="720"/>
        <w:jc w:val="both"/>
        <w:rPr>
          <w:b/>
        </w:rPr>
      </w:pPr>
      <w:r w:rsidRPr="006F2346">
        <w:rPr>
          <w:b/>
        </w:rPr>
        <w:t>Spring framework</w:t>
      </w:r>
    </w:p>
    <w:p w:rsidR="00CC4837" w:rsidRPr="006F2346" w:rsidRDefault="00CC4837" w:rsidP="003C7CC9">
      <w:pPr>
        <w:ind w:firstLine="720"/>
        <w:jc w:val="both"/>
      </w:pPr>
      <w:proofErr w:type="gramStart"/>
      <w:r w:rsidRPr="006F2346">
        <w:t>Website :</w:t>
      </w:r>
      <w:proofErr w:type="gramEnd"/>
      <w:r w:rsidRPr="006F2346">
        <w:t xml:space="preserve"> </w:t>
      </w:r>
      <w:hyperlink r:id="rId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 xml:space="preserve">Giấy </w:t>
      </w:r>
      <w:proofErr w:type="gramStart"/>
      <w:r>
        <w:t>phép :</w:t>
      </w:r>
      <w:proofErr w:type="gramEnd"/>
      <w:r>
        <w:t xml:space="preserve"> </w:t>
      </w:r>
      <w:r w:rsidRPr="00D6673F">
        <w:tab/>
        <w:t>Apache License 2.0</w:t>
      </w:r>
    </w:p>
    <w:p w:rsidR="00CC4837" w:rsidRDefault="00CC4837" w:rsidP="003C7CC9">
      <w:pPr>
        <w:pStyle w:val="ListParagraph"/>
        <w:jc w:val="both"/>
      </w:pPr>
      <w:r>
        <w:t xml:space="preserve">Hibernate </w:t>
      </w:r>
    </w:p>
    <w:p w:rsidR="00CC4837" w:rsidRDefault="00CC4837" w:rsidP="003C7CC9">
      <w:pPr>
        <w:pStyle w:val="ListParagraph"/>
        <w:jc w:val="both"/>
      </w:pPr>
      <w:proofErr w:type="gramStart"/>
      <w:r>
        <w:t>Website :</w:t>
      </w:r>
      <w:proofErr w:type="gramEnd"/>
      <w:r>
        <w:t xml:space="preserve"> </w:t>
      </w:r>
      <w:hyperlink r:id="rId78"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w:t>
      </w:r>
      <w:proofErr w:type="gramStart"/>
      <w:r>
        <w:t>phép :</w:t>
      </w:r>
      <w:proofErr w:type="gramEnd"/>
      <w:r>
        <w:t xml:space="preserve"> </w:t>
      </w:r>
      <w:r w:rsidRPr="005D6542">
        <w:t>GNU Lesser General Public License</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SmartClient </w:t>
      </w:r>
    </w:p>
    <w:p w:rsidR="00CC4837" w:rsidRDefault="00CC4837" w:rsidP="003C7CC9">
      <w:pPr>
        <w:pStyle w:val="ListParagraph"/>
        <w:jc w:val="both"/>
      </w:pPr>
      <w:proofErr w:type="gramStart"/>
      <w:r>
        <w:t>Website :</w:t>
      </w:r>
      <w:proofErr w:type="gramEnd"/>
      <w:r>
        <w:t xml:space="preserve"> </w:t>
      </w:r>
      <w:hyperlink r:id="rId79"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r>
        <w:t xml:space="preserve">SmartClient có nhiều bản thích hợp với từng mục đích khác nhau như LGPL edition, Professional Edition, Power </w:t>
      </w:r>
      <w:proofErr w:type="gramStart"/>
      <w:r>
        <w:t>Edition, …</w:t>
      </w:r>
      <w:proofErr w:type="gramEnd"/>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 xml:space="preserve">DataTables </w:t>
      </w:r>
    </w:p>
    <w:p w:rsidR="00CC4837" w:rsidRDefault="00CC4837" w:rsidP="003C7CC9">
      <w:pPr>
        <w:pStyle w:val="ListParagraph"/>
        <w:jc w:val="both"/>
      </w:pPr>
      <w:proofErr w:type="gramStart"/>
      <w:r>
        <w:t>Website :</w:t>
      </w:r>
      <w:proofErr w:type="gramEnd"/>
      <w:r>
        <w:t xml:space="preserve"> </w:t>
      </w:r>
      <w:hyperlink r:id="rId80"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3C7CC9">
      <w:pPr>
        <w:pStyle w:val="ListParagraph"/>
        <w:jc w:val="both"/>
      </w:pPr>
    </w:p>
    <w:p w:rsidR="00CC4837" w:rsidRPr="006F2346" w:rsidRDefault="00CC4837" w:rsidP="003C7CC9">
      <w:pPr>
        <w:pStyle w:val="ListParagraph"/>
        <w:jc w:val="both"/>
        <w:rPr>
          <w:b/>
        </w:rPr>
      </w:pPr>
      <w:r w:rsidRPr="006F2346">
        <w:rPr>
          <w:b/>
        </w:rPr>
        <w:t>Apache SHIRO</w:t>
      </w:r>
    </w:p>
    <w:p w:rsidR="00CC4837" w:rsidRDefault="00CC4837" w:rsidP="003C7CC9">
      <w:pPr>
        <w:pStyle w:val="ListParagraph"/>
        <w:jc w:val="both"/>
      </w:pPr>
      <w:proofErr w:type="gramStart"/>
      <w:r>
        <w:t>Website :</w:t>
      </w:r>
      <w:proofErr w:type="gramEnd"/>
      <w:r>
        <w:t xml:space="preserve"> </w:t>
      </w:r>
      <w:hyperlink r:id="rId81"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w:t>
      </w:r>
      <w:proofErr w:type="gramStart"/>
      <w:r>
        <w:t>phép :</w:t>
      </w:r>
      <w:proofErr w:type="gramEnd"/>
      <w:r>
        <w:t xml:space="preserve"> </w:t>
      </w:r>
      <w:r w:rsidRPr="006F2346">
        <w:rPr>
          <w:i/>
        </w:rPr>
        <w:t>Apache License 2.0</w:t>
      </w:r>
    </w:p>
    <w:p w:rsidR="00CC4837" w:rsidRPr="006F2346" w:rsidRDefault="00CC4837" w:rsidP="003C7CC9">
      <w:pPr>
        <w:pStyle w:val="ListParagraph"/>
        <w:jc w:val="bot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C7CC9">
      <w:pPr>
        <w:jc w:val="both"/>
      </w:pPr>
    </w:p>
    <w:p w:rsidR="00105F39" w:rsidRDefault="00105F39" w:rsidP="003C7CC9">
      <w:pPr>
        <w:jc w:val="both"/>
      </w:pPr>
    </w:p>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FFC" w:rsidRDefault="00E60FFC" w:rsidP="00750A86">
      <w:pPr>
        <w:spacing w:before="0" w:after="0" w:line="240" w:lineRule="auto"/>
      </w:pPr>
      <w:r>
        <w:separator/>
      </w:r>
    </w:p>
  </w:endnote>
  <w:endnote w:type="continuationSeparator" w:id="0">
    <w:p w:rsidR="00E60FFC" w:rsidRDefault="00E60FFC" w:rsidP="00750A86">
      <w:pPr>
        <w:spacing w:before="0" w:after="0" w:line="240" w:lineRule="auto"/>
      </w:pPr>
      <w:r>
        <w:continuationSeparator/>
      </w:r>
    </w:p>
  </w:endnote>
  <w:endnote w:type="continuationNotice" w:id="1">
    <w:p w:rsidR="00E60FFC" w:rsidRDefault="00E60FF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E06E9E" w:rsidRDefault="00E06E9E">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rsidR="00E06E9E" w:rsidRDefault="00E06E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E06E9E" w:rsidRDefault="00E06E9E">
        <w:pPr>
          <w:pStyle w:val="Footer"/>
        </w:pPr>
        <w:r>
          <w:t>Đinh Văn Hoàng – 0812164</w:t>
        </w:r>
        <w:r>
          <w:tab/>
        </w:r>
        <w:r>
          <w:fldChar w:fldCharType="begin"/>
        </w:r>
        <w:r>
          <w:instrText xml:space="preserve"> PAGE   \* MERGEFORMAT </w:instrText>
        </w:r>
        <w:r>
          <w:fldChar w:fldCharType="separate"/>
        </w:r>
        <w:r w:rsidR="00987820">
          <w:rPr>
            <w:noProof/>
          </w:rPr>
          <w:t>47</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FFC" w:rsidRDefault="00E60FFC" w:rsidP="00750A86">
      <w:pPr>
        <w:spacing w:before="0" w:after="0" w:line="240" w:lineRule="auto"/>
      </w:pPr>
      <w:r>
        <w:separator/>
      </w:r>
    </w:p>
  </w:footnote>
  <w:footnote w:type="continuationSeparator" w:id="0">
    <w:p w:rsidR="00E60FFC" w:rsidRDefault="00E60FFC" w:rsidP="00750A86">
      <w:pPr>
        <w:spacing w:before="0" w:after="0" w:line="240" w:lineRule="auto"/>
      </w:pPr>
      <w:r>
        <w:continuationSeparator/>
      </w:r>
    </w:p>
  </w:footnote>
  <w:footnote w:type="continuationNotice" w:id="1">
    <w:p w:rsidR="00E60FFC" w:rsidRDefault="00E60FFC">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E9E" w:rsidRDefault="00E06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24A4"/>
    <w:rsid w:val="0008257B"/>
    <w:rsid w:val="00082B09"/>
    <w:rsid w:val="0009400C"/>
    <w:rsid w:val="000954A4"/>
    <w:rsid w:val="000A0883"/>
    <w:rsid w:val="000A3FA5"/>
    <w:rsid w:val="000B3E78"/>
    <w:rsid w:val="000C5626"/>
    <w:rsid w:val="000E0913"/>
    <w:rsid w:val="000F419E"/>
    <w:rsid w:val="000F53D1"/>
    <w:rsid w:val="000F7431"/>
    <w:rsid w:val="00101FED"/>
    <w:rsid w:val="0010550A"/>
    <w:rsid w:val="00105F39"/>
    <w:rsid w:val="00110E7D"/>
    <w:rsid w:val="001169D9"/>
    <w:rsid w:val="00117173"/>
    <w:rsid w:val="00132B44"/>
    <w:rsid w:val="00134A09"/>
    <w:rsid w:val="00160078"/>
    <w:rsid w:val="0016593E"/>
    <w:rsid w:val="0017265A"/>
    <w:rsid w:val="00173A3F"/>
    <w:rsid w:val="0017711E"/>
    <w:rsid w:val="00186994"/>
    <w:rsid w:val="00196C4F"/>
    <w:rsid w:val="001A14F1"/>
    <w:rsid w:val="001A724A"/>
    <w:rsid w:val="001C5E05"/>
    <w:rsid w:val="001C7040"/>
    <w:rsid w:val="001C708B"/>
    <w:rsid w:val="001D2B55"/>
    <w:rsid w:val="001E3661"/>
    <w:rsid w:val="001F07DD"/>
    <w:rsid w:val="00200066"/>
    <w:rsid w:val="0020127E"/>
    <w:rsid w:val="00206576"/>
    <w:rsid w:val="0020779C"/>
    <w:rsid w:val="00224E35"/>
    <w:rsid w:val="002255AE"/>
    <w:rsid w:val="00225E86"/>
    <w:rsid w:val="002279CC"/>
    <w:rsid w:val="0023739E"/>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32EC"/>
    <w:rsid w:val="00365671"/>
    <w:rsid w:val="00365E5C"/>
    <w:rsid w:val="00375FFB"/>
    <w:rsid w:val="003774E0"/>
    <w:rsid w:val="00380A51"/>
    <w:rsid w:val="00384F98"/>
    <w:rsid w:val="00386D83"/>
    <w:rsid w:val="00395C96"/>
    <w:rsid w:val="003977E5"/>
    <w:rsid w:val="003A18A0"/>
    <w:rsid w:val="003A5C30"/>
    <w:rsid w:val="003A6EDB"/>
    <w:rsid w:val="003C106B"/>
    <w:rsid w:val="003C2517"/>
    <w:rsid w:val="003C37E7"/>
    <w:rsid w:val="003C3853"/>
    <w:rsid w:val="003C536B"/>
    <w:rsid w:val="003C7CC9"/>
    <w:rsid w:val="003E35FC"/>
    <w:rsid w:val="003E5F8D"/>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1996"/>
    <w:rsid w:val="00476E5D"/>
    <w:rsid w:val="00482941"/>
    <w:rsid w:val="00494156"/>
    <w:rsid w:val="004A0C97"/>
    <w:rsid w:val="004A605E"/>
    <w:rsid w:val="004B5598"/>
    <w:rsid w:val="004B5FD9"/>
    <w:rsid w:val="004D0CE1"/>
    <w:rsid w:val="004E27D5"/>
    <w:rsid w:val="004E54F8"/>
    <w:rsid w:val="004E60B7"/>
    <w:rsid w:val="004F1121"/>
    <w:rsid w:val="00500523"/>
    <w:rsid w:val="0050074E"/>
    <w:rsid w:val="005131E9"/>
    <w:rsid w:val="005153A3"/>
    <w:rsid w:val="00521322"/>
    <w:rsid w:val="0052144C"/>
    <w:rsid w:val="0053388B"/>
    <w:rsid w:val="00537659"/>
    <w:rsid w:val="00543839"/>
    <w:rsid w:val="00547F4A"/>
    <w:rsid w:val="00551119"/>
    <w:rsid w:val="005527EA"/>
    <w:rsid w:val="00553516"/>
    <w:rsid w:val="005540F9"/>
    <w:rsid w:val="00554DE6"/>
    <w:rsid w:val="00555EAB"/>
    <w:rsid w:val="005615D5"/>
    <w:rsid w:val="005718C7"/>
    <w:rsid w:val="0057385D"/>
    <w:rsid w:val="0058378B"/>
    <w:rsid w:val="00592969"/>
    <w:rsid w:val="005A37B9"/>
    <w:rsid w:val="005A5FA3"/>
    <w:rsid w:val="005A6630"/>
    <w:rsid w:val="005B3472"/>
    <w:rsid w:val="005C288C"/>
    <w:rsid w:val="005D0F08"/>
    <w:rsid w:val="005D6542"/>
    <w:rsid w:val="005D6BF0"/>
    <w:rsid w:val="005E4D2C"/>
    <w:rsid w:val="005E7A50"/>
    <w:rsid w:val="005F3FEF"/>
    <w:rsid w:val="00600A9C"/>
    <w:rsid w:val="0060140C"/>
    <w:rsid w:val="006032D9"/>
    <w:rsid w:val="00605230"/>
    <w:rsid w:val="00620530"/>
    <w:rsid w:val="006326D3"/>
    <w:rsid w:val="00642FEE"/>
    <w:rsid w:val="00644D3E"/>
    <w:rsid w:val="00645001"/>
    <w:rsid w:val="0065568B"/>
    <w:rsid w:val="00673317"/>
    <w:rsid w:val="00682A98"/>
    <w:rsid w:val="006964A1"/>
    <w:rsid w:val="006970F7"/>
    <w:rsid w:val="006A0AAC"/>
    <w:rsid w:val="006A4D8F"/>
    <w:rsid w:val="006A66F7"/>
    <w:rsid w:val="006B2196"/>
    <w:rsid w:val="006C1F51"/>
    <w:rsid w:val="006C7DA3"/>
    <w:rsid w:val="006D4734"/>
    <w:rsid w:val="006E26C7"/>
    <w:rsid w:val="006E3E27"/>
    <w:rsid w:val="006E6DD8"/>
    <w:rsid w:val="006F36F8"/>
    <w:rsid w:val="006F400C"/>
    <w:rsid w:val="006F6354"/>
    <w:rsid w:val="00716A1B"/>
    <w:rsid w:val="00736517"/>
    <w:rsid w:val="00737B1E"/>
    <w:rsid w:val="00750A86"/>
    <w:rsid w:val="007522EF"/>
    <w:rsid w:val="00761601"/>
    <w:rsid w:val="007746F5"/>
    <w:rsid w:val="0079611E"/>
    <w:rsid w:val="007A0CD1"/>
    <w:rsid w:val="007A2043"/>
    <w:rsid w:val="007A576E"/>
    <w:rsid w:val="007B654D"/>
    <w:rsid w:val="007B772B"/>
    <w:rsid w:val="007C4387"/>
    <w:rsid w:val="007D1799"/>
    <w:rsid w:val="007D2AA5"/>
    <w:rsid w:val="007D4E8E"/>
    <w:rsid w:val="007E001E"/>
    <w:rsid w:val="007F1210"/>
    <w:rsid w:val="007F3B1A"/>
    <w:rsid w:val="007F7023"/>
    <w:rsid w:val="007F75B6"/>
    <w:rsid w:val="00800FE2"/>
    <w:rsid w:val="00816D51"/>
    <w:rsid w:val="008226D4"/>
    <w:rsid w:val="00822724"/>
    <w:rsid w:val="008228EA"/>
    <w:rsid w:val="00822A16"/>
    <w:rsid w:val="00832DE8"/>
    <w:rsid w:val="00833FB7"/>
    <w:rsid w:val="00842545"/>
    <w:rsid w:val="00855D2B"/>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9074D5"/>
    <w:rsid w:val="00920E67"/>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399D"/>
    <w:rsid w:val="009F50E8"/>
    <w:rsid w:val="00A116D4"/>
    <w:rsid w:val="00A1299D"/>
    <w:rsid w:val="00A1636A"/>
    <w:rsid w:val="00A22B66"/>
    <w:rsid w:val="00A250EA"/>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8B"/>
    <w:rsid w:val="00BF1CF0"/>
    <w:rsid w:val="00BF3BA6"/>
    <w:rsid w:val="00C04A38"/>
    <w:rsid w:val="00C05149"/>
    <w:rsid w:val="00C0520A"/>
    <w:rsid w:val="00C122DB"/>
    <w:rsid w:val="00C14EB3"/>
    <w:rsid w:val="00C17C94"/>
    <w:rsid w:val="00C20188"/>
    <w:rsid w:val="00C27704"/>
    <w:rsid w:val="00C37A31"/>
    <w:rsid w:val="00C567D7"/>
    <w:rsid w:val="00C66E25"/>
    <w:rsid w:val="00CB4C71"/>
    <w:rsid w:val="00CB55A3"/>
    <w:rsid w:val="00CB6155"/>
    <w:rsid w:val="00CB689F"/>
    <w:rsid w:val="00CC4837"/>
    <w:rsid w:val="00CC7FB1"/>
    <w:rsid w:val="00CF0A46"/>
    <w:rsid w:val="00D0504E"/>
    <w:rsid w:val="00D1130B"/>
    <w:rsid w:val="00D40C4C"/>
    <w:rsid w:val="00D51F94"/>
    <w:rsid w:val="00D60FF7"/>
    <w:rsid w:val="00D63482"/>
    <w:rsid w:val="00D640F4"/>
    <w:rsid w:val="00D6673F"/>
    <w:rsid w:val="00D70654"/>
    <w:rsid w:val="00D75ED5"/>
    <w:rsid w:val="00D824E2"/>
    <w:rsid w:val="00D827A2"/>
    <w:rsid w:val="00D8332A"/>
    <w:rsid w:val="00D84F98"/>
    <w:rsid w:val="00D944DA"/>
    <w:rsid w:val="00DB798C"/>
    <w:rsid w:val="00DC293A"/>
    <w:rsid w:val="00DC6796"/>
    <w:rsid w:val="00DD58F0"/>
    <w:rsid w:val="00DD743E"/>
    <w:rsid w:val="00DD760C"/>
    <w:rsid w:val="00DE04EE"/>
    <w:rsid w:val="00DE1816"/>
    <w:rsid w:val="00DE5B4D"/>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1.png"/><Relationship Id="rId21" Type="http://schemas.openxmlformats.org/officeDocument/2006/relationships/customXml" Target="../customXml/item21.xml"/><Relationship Id="rId34" Type="http://schemas.openxmlformats.org/officeDocument/2006/relationships/footnotes" Target="footnotes.xml"/><Relationship Id="rId42" Type="http://schemas.openxmlformats.org/officeDocument/2006/relationships/image" Target="media/image4.emf"/><Relationship Id="rId47" Type="http://schemas.openxmlformats.org/officeDocument/2006/relationships/image" Target="media/image9.emf"/><Relationship Id="rId50" Type="http://schemas.openxmlformats.org/officeDocument/2006/relationships/image" Target="media/image11.emf"/><Relationship Id="rId55" Type="http://schemas.openxmlformats.org/officeDocument/2006/relationships/image" Target="media/image14.emf"/><Relationship Id="rId63" Type="http://schemas.openxmlformats.org/officeDocument/2006/relationships/image" Target="media/image21.png"/><Relationship Id="rId68" Type="http://schemas.openxmlformats.org/officeDocument/2006/relationships/image" Target="media/image25.png"/><Relationship Id="rId76" Type="http://schemas.openxmlformats.org/officeDocument/2006/relationships/image" Target="media/image33.png"/><Relationship Id="rId7" Type="http://schemas.openxmlformats.org/officeDocument/2006/relationships/customXml" Target="../customXml/item7.xml"/><Relationship Id="rId71"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numbering" Target="numbering.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settings" Target="settings.xml"/><Relationship Id="rId37" Type="http://schemas.openxmlformats.org/officeDocument/2006/relationships/footer" Target="footer1.xm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image" Target="media/image13.emf"/><Relationship Id="rId58" Type="http://schemas.openxmlformats.org/officeDocument/2006/relationships/image" Target="media/image17.emf"/><Relationship Id="rId66"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www.smartclient.com/product/smartclient.jsp" TargetMode="External"/><Relationship Id="rId5" Type="http://schemas.openxmlformats.org/officeDocument/2006/relationships/customXml" Target="../customXml/item5.xml"/><Relationship Id="rId61" Type="http://schemas.openxmlformats.org/officeDocument/2006/relationships/oleObject" Target="embeddings/oleObject4.bin"/><Relationship Id="rId82" Type="http://schemas.openxmlformats.org/officeDocument/2006/relationships/fontTable" Target="fontTable.xml"/><Relationship Id="rId10" Type="http://schemas.openxmlformats.org/officeDocument/2006/relationships/customXml" Target="../customXml/item10.xml"/><Relationship Id="rId19" Type="http://schemas.openxmlformats.org/officeDocument/2006/relationships/customXml" Target="../customXml/item19.xml"/><Relationship Id="rId31" Type="http://schemas.microsoft.com/office/2007/relationships/stylesWithEffects" Target="stylesWithEffects.xml"/><Relationship Id="rId44" Type="http://schemas.openxmlformats.org/officeDocument/2006/relationships/image" Target="media/image6.emf"/><Relationship Id="rId52" Type="http://schemas.openxmlformats.org/officeDocument/2006/relationships/image" Target="media/image12.png"/><Relationship Id="rId60" Type="http://schemas.openxmlformats.org/officeDocument/2006/relationships/image" Target="media/image19.emf"/><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www.hibernate.org" TargetMode="External"/><Relationship Id="rId81"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tyles" Target="styles.xml"/><Relationship Id="rId35" Type="http://schemas.openxmlformats.org/officeDocument/2006/relationships/endnotes" Target="endnotes.xml"/><Relationship Id="rId43" Type="http://schemas.openxmlformats.org/officeDocument/2006/relationships/image" Target="media/image5.emf"/><Relationship Id="rId48" Type="http://schemas.openxmlformats.org/officeDocument/2006/relationships/image" Target="media/image10.emf"/><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hyperlink" Target="http://www.springsource.org/spring-framework" TargetMode="External"/><Relationship Id="rId8" Type="http://schemas.openxmlformats.org/officeDocument/2006/relationships/customXml" Target="../customXml/item8.xml"/><Relationship Id="rId51" Type="http://schemas.openxmlformats.org/officeDocument/2006/relationships/oleObject" Target="embeddings/oleObject2.bin"/><Relationship Id="rId72" Type="http://schemas.openxmlformats.org/officeDocument/2006/relationships/image" Target="media/image29.png"/><Relationship Id="rId80" Type="http://schemas.openxmlformats.org/officeDocument/2006/relationships/hyperlink" Target="http://www.datatables.net/"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webSettings" Target="webSettings.xml"/><Relationship Id="rId38" Type="http://schemas.openxmlformats.org/officeDocument/2006/relationships/footer" Target="footer2.xml"/><Relationship Id="rId46" Type="http://schemas.openxmlformats.org/officeDocument/2006/relationships/image" Target="media/image8.emf"/><Relationship Id="rId59" Type="http://schemas.openxmlformats.org/officeDocument/2006/relationships/image" Target="media/image18.png"/><Relationship Id="rId67" Type="http://schemas.openxmlformats.org/officeDocument/2006/relationships/hyperlink" Target="mailto:admin@yahoo.com" TargetMode="External"/><Relationship Id="rId20" Type="http://schemas.openxmlformats.org/officeDocument/2006/relationships/customXml" Target="../customXml/item20.xml"/><Relationship Id="rId41" Type="http://schemas.openxmlformats.org/officeDocument/2006/relationships/image" Target="media/image3.png"/><Relationship Id="rId54" Type="http://schemas.openxmlformats.org/officeDocument/2006/relationships/oleObject" Target="embeddings/oleObject3.bin"/><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header" Target="header1.xml"/><Relationship Id="rId49" Type="http://schemas.openxmlformats.org/officeDocument/2006/relationships/oleObject" Target="embeddings/oleObject1.bin"/><Relationship Id="rId57"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2C2ED-DE6C-483F-9C25-9801B6618C4D}">
  <ds:schemaRefs>
    <ds:schemaRef ds:uri="http://schemas.openxmlformats.org/officeDocument/2006/bibliography"/>
  </ds:schemaRefs>
</ds:datastoreItem>
</file>

<file path=customXml/itemProps10.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11.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12.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13.xml><?xml version="1.0" encoding="utf-8"?>
<ds:datastoreItem xmlns:ds="http://schemas.openxmlformats.org/officeDocument/2006/customXml" ds:itemID="{BBC8C240-6DD6-4438-82D1-168D3F3BCE81}">
  <ds:schemaRefs>
    <ds:schemaRef ds:uri="http://schemas.openxmlformats.org/officeDocument/2006/bibliography"/>
  </ds:schemaRefs>
</ds:datastoreItem>
</file>

<file path=customXml/itemProps14.xml><?xml version="1.0" encoding="utf-8"?>
<ds:datastoreItem xmlns:ds="http://schemas.openxmlformats.org/officeDocument/2006/customXml" ds:itemID="{AC382756-9B5D-4B83-B4D1-D16FA86A96D6}">
  <ds:schemaRefs>
    <ds:schemaRef ds:uri="http://schemas.openxmlformats.org/officeDocument/2006/bibliography"/>
  </ds:schemaRefs>
</ds:datastoreItem>
</file>

<file path=customXml/itemProps15.xml><?xml version="1.0" encoding="utf-8"?>
<ds:datastoreItem xmlns:ds="http://schemas.openxmlformats.org/officeDocument/2006/customXml" ds:itemID="{DBA69415-3680-4943-8BA5-0E7FC51E4D45}">
  <ds:schemaRefs>
    <ds:schemaRef ds:uri="http://schemas.openxmlformats.org/officeDocument/2006/bibliography"/>
  </ds:schemaRefs>
</ds:datastoreItem>
</file>

<file path=customXml/itemProps16.xml><?xml version="1.0" encoding="utf-8"?>
<ds:datastoreItem xmlns:ds="http://schemas.openxmlformats.org/officeDocument/2006/customXml" ds:itemID="{98531FD9-4900-4CB7-AC11-FE3D9238321C}">
  <ds:schemaRefs>
    <ds:schemaRef ds:uri="http://schemas.openxmlformats.org/officeDocument/2006/bibliography"/>
  </ds:schemaRefs>
</ds:datastoreItem>
</file>

<file path=customXml/itemProps17.xml><?xml version="1.0" encoding="utf-8"?>
<ds:datastoreItem xmlns:ds="http://schemas.openxmlformats.org/officeDocument/2006/customXml" ds:itemID="{68C147D5-5ACB-4DCF-A93F-0474DFF0BCC5}">
  <ds:schemaRefs>
    <ds:schemaRef ds:uri="http://schemas.openxmlformats.org/officeDocument/2006/bibliography"/>
  </ds:schemaRefs>
</ds:datastoreItem>
</file>

<file path=customXml/itemProps18.xml><?xml version="1.0" encoding="utf-8"?>
<ds:datastoreItem xmlns:ds="http://schemas.openxmlformats.org/officeDocument/2006/customXml" ds:itemID="{D5728565-3D2A-4BD3-BF84-493F6D2E7DD9}">
  <ds:schemaRefs>
    <ds:schemaRef ds:uri="http://schemas.openxmlformats.org/officeDocument/2006/bibliography"/>
  </ds:schemaRefs>
</ds:datastoreItem>
</file>

<file path=customXml/itemProps19.xml><?xml version="1.0" encoding="utf-8"?>
<ds:datastoreItem xmlns:ds="http://schemas.openxmlformats.org/officeDocument/2006/customXml" ds:itemID="{981B4391-813E-490A-93A6-8AEB30BBCE0F}">
  <ds:schemaRefs>
    <ds:schemaRef ds:uri="http://schemas.openxmlformats.org/officeDocument/2006/bibliography"/>
  </ds:schemaRefs>
</ds:datastoreItem>
</file>

<file path=customXml/itemProps2.xml><?xml version="1.0" encoding="utf-8"?>
<ds:datastoreItem xmlns:ds="http://schemas.openxmlformats.org/officeDocument/2006/customXml" ds:itemID="{C3DE8708-6AE2-478A-8D9E-4C953C534083}">
  <ds:schemaRefs>
    <ds:schemaRef ds:uri="http://schemas.openxmlformats.org/officeDocument/2006/bibliography"/>
  </ds:schemaRefs>
</ds:datastoreItem>
</file>

<file path=customXml/itemProps20.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21.xml><?xml version="1.0" encoding="utf-8"?>
<ds:datastoreItem xmlns:ds="http://schemas.openxmlformats.org/officeDocument/2006/customXml" ds:itemID="{FDE86CAE-B10B-4FB5-9D7B-29C4BD82C54F}">
  <ds:schemaRefs>
    <ds:schemaRef ds:uri="http://schemas.openxmlformats.org/officeDocument/2006/bibliography"/>
  </ds:schemaRefs>
</ds:datastoreItem>
</file>

<file path=customXml/itemProps22.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23.xml><?xml version="1.0" encoding="utf-8"?>
<ds:datastoreItem xmlns:ds="http://schemas.openxmlformats.org/officeDocument/2006/customXml" ds:itemID="{82BC298F-6517-4FD0-82E3-355C584AF9A0}">
  <ds:schemaRefs>
    <ds:schemaRef ds:uri="http://schemas.openxmlformats.org/officeDocument/2006/bibliography"/>
  </ds:schemaRefs>
</ds:datastoreItem>
</file>

<file path=customXml/itemProps24.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25.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26.xml><?xml version="1.0" encoding="utf-8"?>
<ds:datastoreItem xmlns:ds="http://schemas.openxmlformats.org/officeDocument/2006/customXml" ds:itemID="{13B07F38-5B96-4E7B-AD5E-E89357D49219}">
  <ds:schemaRefs>
    <ds:schemaRef ds:uri="http://schemas.openxmlformats.org/officeDocument/2006/bibliography"/>
  </ds:schemaRefs>
</ds:datastoreItem>
</file>

<file path=customXml/itemProps27.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28.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3.xml><?xml version="1.0" encoding="utf-8"?>
<ds:datastoreItem xmlns:ds="http://schemas.openxmlformats.org/officeDocument/2006/customXml" ds:itemID="{45A44303-9CF8-4599-95CD-B3E8B70D904F}">
  <ds:schemaRefs>
    <ds:schemaRef ds:uri="http://schemas.openxmlformats.org/officeDocument/2006/bibliography"/>
  </ds:schemaRefs>
</ds:datastoreItem>
</file>

<file path=customXml/itemProps4.xml><?xml version="1.0" encoding="utf-8"?>
<ds:datastoreItem xmlns:ds="http://schemas.openxmlformats.org/officeDocument/2006/customXml" ds:itemID="{D9F94F9E-0BFD-4743-AD4A-299B833514DD}">
  <ds:schemaRefs>
    <ds:schemaRef ds:uri="http://schemas.openxmlformats.org/officeDocument/2006/bibliography"/>
  </ds:schemaRefs>
</ds:datastoreItem>
</file>

<file path=customXml/itemProps5.xml><?xml version="1.0" encoding="utf-8"?>
<ds:datastoreItem xmlns:ds="http://schemas.openxmlformats.org/officeDocument/2006/customXml" ds:itemID="{AB1DE08B-B89B-4511-9993-843C143A8A69}">
  <ds:schemaRefs>
    <ds:schemaRef ds:uri="http://schemas.openxmlformats.org/officeDocument/2006/bibliography"/>
  </ds:schemaRefs>
</ds:datastoreItem>
</file>

<file path=customXml/itemProps6.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7.xml><?xml version="1.0" encoding="utf-8"?>
<ds:datastoreItem xmlns:ds="http://schemas.openxmlformats.org/officeDocument/2006/customXml" ds:itemID="{37E9BA2C-06D9-4EA9-A03C-1675FBABA513}">
  <ds:schemaRefs>
    <ds:schemaRef ds:uri="http://schemas.openxmlformats.org/officeDocument/2006/bibliography"/>
  </ds:schemaRefs>
</ds:datastoreItem>
</file>

<file path=customXml/itemProps8.xml><?xml version="1.0" encoding="utf-8"?>
<ds:datastoreItem xmlns:ds="http://schemas.openxmlformats.org/officeDocument/2006/customXml" ds:itemID="{0FCC8DF7-B8A5-4B77-BC05-F7D091EAD325}">
  <ds:schemaRefs>
    <ds:schemaRef ds:uri="http://schemas.openxmlformats.org/officeDocument/2006/bibliography"/>
  </ds:schemaRefs>
</ds:datastoreItem>
</file>

<file path=customXml/itemProps9.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70</Pages>
  <Words>8630</Words>
  <Characters>49195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221</cp:revision>
  <cp:lastPrinted>2012-06-20T04:11:00Z</cp:lastPrinted>
  <dcterms:created xsi:type="dcterms:W3CDTF">2012-05-22T14:47:00Z</dcterms:created>
  <dcterms:modified xsi:type="dcterms:W3CDTF">2012-06-20T15:38:00Z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