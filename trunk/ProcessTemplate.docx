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FAD" w:rsidRDefault="00383FAD" w:rsidP="00383FAD">
      <w:pPr>
        <w:pStyle w:val="Title"/>
        <w:rPr>
          <w:ins w:id="0" w:author="win7" w:date="2012-01-12T16:10:00Z"/>
        </w:rPr>
        <w:pPrChange w:id="1" w:author="win7" w:date="2012-01-12T16:10:00Z">
          <w:pPr/>
        </w:pPrChange>
      </w:pPr>
      <w:ins w:id="2" w:author="win7" w:date="2012-01-12T16:09:00Z">
        <w:r>
          <w:t>PROCESS TEMPLATE</w:t>
        </w:r>
      </w:ins>
      <w:bookmarkStart w:id="3" w:name="_GoBack"/>
      <w:bookmarkEnd w:id="3"/>
    </w:p>
    <w:customXmlInsRangeStart w:id="4" w:author="win7" w:date="2012-01-12T16:10:00Z"/>
    <w:sdt>
      <w:sdtPr>
        <w:id w:val="7883220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customXmlInsRangeEnd w:id="4"/>
        <w:p w:rsidR="00383FAD" w:rsidRDefault="00383FAD">
          <w:pPr>
            <w:pStyle w:val="TOCHeading"/>
            <w:rPr>
              <w:ins w:id="5" w:author="win7" w:date="2012-01-12T16:10:00Z"/>
            </w:rPr>
          </w:pPr>
          <w:ins w:id="6" w:author="win7" w:date="2012-01-12T16:10:00Z">
            <w:r>
              <w:t>Contents</w:t>
            </w:r>
          </w:ins>
        </w:p>
        <w:p w:rsidR="00CF64F8" w:rsidRDefault="00383FAD">
          <w:pPr>
            <w:pStyle w:val="TOC1"/>
            <w:tabs>
              <w:tab w:val="left" w:pos="440"/>
              <w:tab w:val="right" w:leader="dot" w:pos="9350"/>
            </w:tabs>
            <w:rPr>
              <w:ins w:id="7" w:author="win7" w:date="2012-01-12T16:17:00Z"/>
              <w:rFonts w:eastAsiaTheme="minorEastAsia"/>
              <w:noProof/>
            </w:rPr>
          </w:pPr>
          <w:ins w:id="8" w:author="win7" w:date="2012-01-12T16:10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9" w:author="win7" w:date="2012-01-12T16:17:00Z">
            <w:r w:rsidR="00CF64F8" w:rsidRPr="00F50B89">
              <w:rPr>
                <w:rStyle w:val="Hyperlink"/>
                <w:noProof/>
              </w:rPr>
              <w:fldChar w:fldCharType="begin"/>
            </w:r>
            <w:r w:rsidR="00CF64F8" w:rsidRPr="00F50B89">
              <w:rPr>
                <w:rStyle w:val="Hyperlink"/>
                <w:noProof/>
              </w:rPr>
              <w:instrText xml:space="preserve"> </w:instrText>
            </w:r>
            <w:r w:rsidR="00CF64F8">
              <w:rPr>
                <w:noProof/>
              </w:rPr>
              <w:instrText>HYPERLINK \l "_Toc314148377"</w:instrText>
            </w:r>
            <w:r w:rsidR="00CF64F8" w:rsidRPr="00F50B89">
              <w:rPr>
                <w:rStyle w:val="Hyperlink"/>
                <w:noProof/>
              </w:rPr>
              <w:instrText xml:space="preserve"> </w:instrText>
            </w:r>
            <w:r w:rsidR="00CF64F8" w:rsidRPr="00F50B89">
              <w:rPr>
                <w:rStyle w:val="Hyperlink"/>
                <w:noProof/>
              </w:rPr>
            </w:r>
            <w:r w:rsidR="00CF64F8" w:rsidRPr="00F50B89">
              <w:rPr>
                <w:rStyle w:val="Hyperlink"/>
                <w:noProof/>
              </w:rPr>
              <w:fldChar w:fldCharType="separate"/>
            </w:r>
            <w:r w:rsidR="00CF64F8" w:rsidRPr="00F50B89">
              <w:rPr>
                <w:rStyle w:val="Hyperlink"/>
                <w:noProof/>
              </w:rPr>
              <w:t>I.</w:t>
            </w:r>
            <w:r w:rsidR="00CF64F8">
              <w:rPr>
                <w:rFonts w:eastAsiaTheme="minorEastAsia"/>
                <w:noProof/>
              </w:rPr>
              <w:tab/>
            </w:r>
            <w:r w:rsidR="00CF64F8" w:rsidRPr="00F50B89">
              <w:rPr>
                <w:rStyle w:val="Hyperlink"/>
                <w:noProof/>
              </w:rPr>
              <w:t>What is process templates?</w:t>
            </w:r>
            <w:r w:rsidR="00CF64F8">
              <w:rPr>
                <w:noProof/>
                <w:webHidden/>
              </w:rPr>
              <w:tab/>
            </w:r>
            <w:r w:rsidR="00CF64F8">
              <w:rPr>
                <w:noProof/>
                <w:webHidden/>
              </w:rPr>
              <w:fldChar w:fldCharType="begin"/>
            </w:r>
            <w:r w:rsidR="00CF64F8">
              <w:rPr>
                <w:noProof/>
                <w:webHidden/>
              </w:rPr>
              <w:instrText xml:space="preserve"> PAGEREF _Toc314148377 \h </w:instrText>
            </w:r>
            <w:r w:rsidR="00CF64F8">
              <w:rPr>
                <w:noProof/>
                <w:webHidden/>
              </w:rPr>
            </w:r>
          </w:ins>
          <w:r w:rsidR="00CF64F8">
            <w:rPr>
              <w:noProof/>
              <w:webHidden/>
            </w:rPr>
            <w:fldChar w:fldCharType="separate"/>
          </w:r>
          <w:ins w:id="10" w:author="win7" w:date="2012-01-12T16:17:00Z">
            <w:r w:rsidR="00CF64F8">
              <w:rPr>
                <w:noProof/>
                <w:webHidden/>
              </w:rPr>
              <w:t>2</w:t>
            </w:r>
            <w:r w:rsidR="00CF64F8">
              <w:rPr>
                <w:noProof/>
                <w:webHidden/>
              </w:rPr>
              <w:fldChar w:fldCharType="end"/>
            </w:r>
            <w:r w:rsidR="00CF64F8"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1"/>
            <w:tabs>
              <w:tab w:val="left" w:pos="440"/>
              <w:tab w:val="right" w:leader="dot" w:pos="9350"/>
            </w:tabs>
            <w:rPr>
              <w:ins w:id="11" w:author="win7" w:date="2012-01-12T16:17:00Z"/>
              <w:rFonts w:eastAsiaTheme="minorEastAsia"/>
              <w:noProof/>
            </w:rPr>
          </w:pPr>
          <w:ins w:id="12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"_Toc314148378"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Process template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" w:author="win7" w:date="2012-01-12T16:17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14" w:author="win7" w:date="2012-01-12T16:17:00Z"/>
              <w:rFonts w:eastAsiaTheme="minorEastAsia"/>
              <w:noProof/>
            </w:rPr>
          </w:pPr>
          <w:ins w:id="15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"_Toc314148379"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Process template plug-ins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" w:author="win7" w:date="2012-01-12T16:17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17" w:author="win7" w:date="2012-01-12T16:17:00Z"/>
              <w:rFonts w:eastAsiaTheme="minorEastAsia"/>
              <w:noProof/>
            </w:rPr>
          </w:pPr>
          <w:ins w:id="18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"_Toc314148380"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New team project wizard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20" w:author="win7" w:date="2012-01-12T16:17:00Z"/>
              <w:rFonts w:eastAsiaTheme="minorEastAsia"/>
              <w:noProof/>
            </w:rPr>
          </w:pPr>
          <w:ins w:id="21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"_Toc314148381"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Xml process definition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1"/>
            <w:tabs>
              <w:tab w:val="left" w:pos="660"/>
              <w:tab w:val="right" w:leader="dot" w:pos="9350"/>
            </w:tabs>
            <w:rPr>
              <w:ins w:id="23" w:author="win7" w:date="2012-01-12T16:17:00Z"/>
              <w:rFonts w:eastAsiaTheme="minorEastAsia"/>
              <w:noProof/>
            </w:rPr>
          </w:pPr>
          <w:ins w:id="24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"_Toc314148382"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Chi tiết về xml process definition 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26" w:author="win7" w:date="2012-01-12T16:17:00Z"/>
              <w:rFonts w:eastAsiaTheme="minorEastAsia"/>
              <w:noProof/>
            </w:rPr>
          </w:pPr>
          <w:ins w:id="27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"_Toc314148383"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Root xml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29" w:author="win7" w:date="2012-01-12T16:17:00Z"/>
              <w:rFonts w:eastAsiaTheme="minorEastAsia"/>
              <w:noProof/>
            </w:rPr>
          </w:pPr>
          <w:ins w:id="30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"_Toc314148384"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32" w:author="win7" w:date="2012-01-12T16:17:00Z"/>
              <w:rFonts w:eastAsiaTheme="minorEastAsia"/>
              <w:noProof/>
            </w:rPr>
          </w:pPr>
          <w:ins w:id="33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"_Toc314148385"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win7" w:date="2012-01-12T16:17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35" w:author="win7" w:date="2012-01-12T16:17:00Z"/>
              <w:rFonts w:eastAsiaTheme="minorEastAsia"/>
              <w:noProof/>
            </w:rPr>
          </w:pPr>
          <w:ins w:id="36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"_Toc314148386"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win7" w:date="2012-01-12T16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38" w:author="win7" w:date="2012-01-12T16:17:00Z"/>
              <w:rFonts w:eastAsiaTheme="minorEastAsia"/>
              <w:noProof/>
            </w:rPr>
          </w:pPr>
          <w:ins w:id="39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"_Toc314148387"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d)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Task groups: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win7" w:date="2012-01-12T16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41" w:author="win7" w:date="2012-01-12T16:17:00Z"/>
              <w:rFonts w:eastAsiaTheme="minorEastAsia"/>
              <w:noProof/>
            </w:rPr>
          </w:pPr>
          <w:ins w:id="42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"_Toc314148388"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3" w:author="win7" w:date="2012-01-12T16:17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44" w:author="win7" w:date="2012-01-12T16:17:00Z"/>
              <w:rFonts w:eastAsiaTheme="minorEastAsia"/>
              <w:noProof/>
            </w:rPr>
          </w:pPr>
          <w:ins w:id="45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"_Toc314148389"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_Toc314148389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6" w:author="win7" w:date="2012-01-12T16:17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1"/>
            <w:tabs>
              <w:tab w:val="left" w:pos="660"/>
              <w:tab w:val="right" w:leader="dot" w:pos="9350"/>
            </w:tabs>
            <w:rPr>
              <w:ins w:id="47" w:author="win7" w:date="2012-01-12T16:17:00Z"/>
              <w:rFonts w:eastAsiaTheme="minorEastAsia"/>
              <w:noProof/>
            </w:rPr>
          </w:pPr>
          <w:ins w:id="48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"_Toc314148390"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Chi tiết một số process template plug-in chính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9" w:author="win7" w:date="2012-01-12T16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50" w:author="win7" w:date="2012-01-12T16:17:00Z"/>
              <w:rFonts w:eastAsiaTheme="minorEastAsia"/>
              <w:noProof/>
            </w:rPr>
          </w:pPr>
          <w:ins w:id="51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"_Toc314148391"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1)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Classification process template plugin: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win7" w:date="2012-01-12T16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53" w:author="win7" w:date="2012-01-12T16:17:00Z"/>
              <w:rFonts w:eastAsiaTheme="minorEastAsia"/>
              <w:noProof/>
            </w:rPr>
          </w:pPr>
          <w:ins w:id="54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"_Toc314148392"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Iterations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5" w:author="win7" w:date="2012-01-12T16:17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56" w:author="win7" w:date="2012-01-12T16:17:00Z"/>
              <w:rFonts w:eastAsiaTheme="minorEastAsia"/>
              <w:noProof/>
            </w:rPr>
          </w:pPr>
          <w:ins w:id="57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"_Toc314148393"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2)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Work item tracking process template plug-in: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8" w:author="win7" w:date="2012-01-12T16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59" w:author="win7" w:date="2012-01-12T16:17:00Z"/>
              <w:rFonts w:eastAsiaTheme="minorEastAsia"/>
              <w:noProof/>
            </w:rPr>
          </w:pPr>
          <w:ins w:id="60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"_Toc314148394"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Work item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1" w:author="win7" w:date="2012-01-12T16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62" w:author="win7" w:date="2012-01-12T16:17:00Z"/>
              <w:rFonts w:eastAsiaTheme="minorEastAsia"/>
              <w:noProof/>
            </w:rPr>
          </w:pPr>
          <w:ins w:id="63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"_Toc314148395"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4" w:author="win7" w:date="2012-01-12T16:17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3"/>
            <w:tabs>
              <w:tab w:val="left" w:pos="880"/>
              <w:tab w:val="right" w:leader="dot" w:pos="9350"/>
            </w:tabs>
            <w:rPr>
              <w:ins w:id="65" w:author="win7" w:date="2012-01-12T16:17:00Z"/>
              <w:rFonts w:eastAsiaTheme="minorEastAsia"/>
              <w:noProof/>
            </w:rPr>
          </w:pPr>
          <w:ins w:id="66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"_Toc314148396"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work item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7" w:author="win7" w:date="2012-01-12T16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2"/>
            <w:tabs>
              <w:tab w:val="left" w:pos="660"/>
              <w:tab w:val="right" w:leader="dot" w:pos="9350"/>
            </w:tabs>
            <w:rPr>
              <w:ins w:id="68" w:author="win7" w:date="2012-01-12T16:17:00Z"/>
              <w:rFonts w:eastAsiaTheme="minorEastAsia"/>
              <w:noProof/>
            </w:rPr>
          </w:pPr>
          <w:ins w:id="69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"_Toc314148397"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Groups and permissions process template plug-in: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0" w:author="win7" w:date="2012-01-12T16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CF64F8" w:rsidRDefault="00CF64F8">
          <w:pPr>
            <w:pStyle w:val="TOC1"/>
            <w:tabs>
              <w:tab w:val="left" w:pos="440"/>
              <w:tab w:val="right" w:leader="dot" w:pos="9350"/>
            </w:tabs>
            <w:rPr>
              <w:ins w:id="71" w:author="win7" w:date="2012-01-12T16:17:00Z"/>
              <w:rFonts w:eastAsiaTheme="minorEastAsia"/>
              <w:noProof/>
            </w:rPr>
          </w:pPr>
          <w:ins w:id="72" w:author="win7" w:date="2012-01-12T16:17:00Z">
            <w:r w:rsidRPr="00F50B89">
              <w:rPr>
                <w:rStyle w:val="Hyperlink"/>
                <w:noProof/>
              </w:rPr>
              <w:fldChar w:fldCharType="begin"/>
            </w:r>
            <w:r w:rsidRPr="00F50B89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"_Toc314148398"</w:instrText>
            </w:r>
            <w:r w:rsidRPr="00F50B89">
              <w:rPr>
                <w:rStyle w:val="Hyperlink"/>
                <w:noProof/>
              </w:rPr>
              <w:instrText xml:space="preserve"> </w:instrText>
            </w:r>
            <w:r w:rsidRPr="00F50B89">
              <w:rPr>
                <w:rStyle w:val="Hyperlink"/>
                <w:noProof/>
              </w:rPr>
            </w:r>
            <w:r w:rsidRPr="00F50B89">
              <w:rPr>
                <w:rStyle w:val="Hyperlink"/>
                <w:noProof/>
              </w:rPr>
              <w:fldChar w:fldCharType="separate"/>
            </w:r>
            <w:r w:rsidRPr="00F50B89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F50B89">
              <w:rPr>
                <w:rStyle w:val="Hyperlink"/>
                <w:noProof/>
              </w:rPr>
              <w:t>Chi tiết về work item 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_Toc314148398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3" w:author="win7" w:date="2012-01-12T16:17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F50B89">
              <w:rPr>
                <w:rStyle w:val="Hyperlink"/>
                <w:noProof/>
              </w:rPr>
              <w:fldChar w:fldCharType="end"/>
            </w:r>
          </w:ins>
        </w:p>
        <w:p w:rsidR="00383FAD" w:rsidDel="00CF64F8" w:rsidRDefault="00383FAD">
          <w:pPr>
            <w:pStyle w:val="TOC1"/>
            <w:tabs>
              <w:tab w:val="left" w:pos="440"/>
              <w:tab w:val="right" w:leader="dot" w:pos="9350"/>
            </w:tabs>
            <w:rPr>
              <w:del w:id="74" w:author="win7" w:date="2012-01-12T16:17:00Z"/>
              <w:noProof/>
            </w:rPr>
          </w:pPr>
          <w:del w:id="75" w:author="win7" w:date="2012-01-12T16:17:00Z">
            <w:r w:rsidRPr="00CF64F8" w:rsidDel="00CF64F8">
              <w:rPr>
                <w:rStyle w:val="Hyperlink"/>
                <w:noProof/>
                <w:rPrChange w:id="76" w:author="win7" w:date="2012-01-12T16:17:00Z">
                  <w:rPr>
                    <w:rStyle w:val="Hyperlink"/>
                    <w:noProof/>
                  </w:rPr>
                </w:rPrChange>
              </w:rPr>
              <w:delText>I.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77" w:author="win7" w:date="2012-01-12T16:17:00Z">
                  <w:rPr>
                    <w:rStyle w:val="Hyperlink"/>
                    <w:noProof/>
                  </w:rPr>
                </w:rPrChange>
              </w:rPr>
              <w:delText>What is process templates?</w:delText>
            </w:r>
            <w:r w:rsidDel="00CF64F8">
              <w:rPr>
                <w:noProof/>
                <w:webHidden/>
              </w:rPr>
              <w:tab/>
              <w:delText>2</w:delText>
            </w:r>
          </w:del>
        </w:p>
        <w:p w:rsidR="00383FAD" w:rsidDel="00CF64F8" w:rsidRDefault="00383FAD">
          <w:pPr>
            <w:pStyle w:val="TOC1"/>
            <w:tabs>
              <w:tab w:val="left" w:pos="440"/>
              <w:tab w:val="right" w:leader="dot" w:pos="9350"/>
            </w:tabs>
            <w:rPr>
              <w:del w:id="78" w:author="win7" w:date="2012-01-12T16:17:00Z"/>
              <w:noProof/>
            </w:rPr>
          </w:pPr>
          <w:del w:id="79" w:author="win7" w:date="2012-01-12T16:17:00Z">
            <w:r w:rsidRPr="00CF64F8" w:rsidDel="00CF64F8">
              <w:rPr>
                <w:rStyle w:val="Hyperlink"/>
                <w:noProof/>
                <w:rPrChange w:id="80" w:author="win7" w:date="2012-01-12T16:17:00Z">
                  <w:rPr>
                    <w:rStyle w:val="Hyperlink"/>
                    <w:noProof/>
                  </w:rPr>
                </w:rPrChange>
              </w:rPr>
              <w:delText>II.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81" w:author="win7" w:date="2012-01-12T16:17:00Z">
                  <w:rPr>
                    <w:rStyle w:val="Hyperlink"/>
                    <w:noProof/>
                  </w:rPr>
                </w:rPrChange>
              </w:rPr>
              <w:delText>Process template architecture</w:delText>
            </w:r>
            <w:r w:rsidDel="00CF64F8">
              <w:rPr>
                <w:noProof/>
                <w:webHidden/>
              </w:rPr>
              <w:tab/>
              <w:delText>2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82" w:author="win7" w:date="2012-01-12T16:17:00Z"/>
              <w:noProof/>
            </w:rPr>
          </w:pPr>
          <w:del w:id="83" w:author="win7" w:date="2012-01-12T16:17:00Z">
            <w:r w:rsidRPr="00CF64F8" w:rsidDel="00CF64F8">
              <w:rPr>
                <w:rStyle w:val="Hyperlink"/>
                <w:noProof/>
                <w:rPrChange w:id="84" w:author="win7" w:date="2012-01-12T16:17:00Z">
                  <w:rPr>
                    <w:rStyle w:val="Hyperlink"/>
                    <w:noProof/>
                  </w:rPr>
                </w:rPrChange>
              </w:rPr>
              <w:delText>1)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85" w:author="win7" w:date="2012-01-12T16:17:00Z">
                  <w:rPr>
                    <w:rStyle w:val="Hyperlink"/>
                    <w:noProof/>
                  </w:rPr>
                </w:rPrChange>
              </w:rPr>
              <w:delText>Process template plug-ins</w:delText>
            </w:r>
            <w:r w:rsidDel="00CF64F8">
              <w:rPr>
                <w:noProof/>
                <w:webHidden/>
              </w:rPr>
              <w:tab/>
              <w:delText>2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86" w:author="win7" w:date="2012-01-12T16:17:00Z"/>
              <w:noProof/>
            </w:rPr>
          </w:pPr>
          <w:del w:id="87" w:author="win7" w:date="2012-01-12T16:17:00Z">
            <w:r w:rsidRPr="00CF64F8" w:rsidDel="00CF64F8">
              <w:rPr>
                <w:rStyle w:val="Hyperlink"/>
                <w:noProof/>
                <w:rPrChange w:id="88" w:author="win7" w:date="2012-01-12T16:17:00Z">
                  <w:rPr>
                    <w:rStyle w:val="Hyperlink"/>
                    <w:noProof/>
                  </w:rPr>
                </w:rPrChange>
              </w:rPr>
              <w:delText>2)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89" w:author="win7" w:date="2012-01-12T16:17:00Z">
                  <w:rPr>
                    <w:rStyle w:val="Hyperlink"/>
                    <w:noProof/>
                  </w:rPr>
                </w:rPrChange>
              </w:rPr>
              <w:delText>New team project wizard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90" w:author="win7" w:date="2012-01-12T16:17:00Z"/>
              <w:noProof/>
            </w:rPr>
          </w:pPr>
          <w:del w:id="91" w:author="win7" w:date="2012-01-12T16:17:00Z">
            <w:r w:rsidRPr="00CF64F8" w:rsidDel="00CF64F8">
              <w:rPr>
                <w:rStyle w:val="Hyperlink"/>
                <w:noProof/>
                <w:rPrChange w:id="92" w:author="win7" w:date="2012-01-12T16:17:00Z">
                  <w:rPr>
                    <w:rStyle w:val="Hyperlink"/>
                    <w:noProof/>
                  </w:rPr>
                </w:rPrChange>
              </w:rPr>
              <w:delText>3)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93" w:author="win7" w:date="2012-01-12T16:17:00Z">
                  <w:rPr>
                    <w:rStyle w:val="Hyperlink"/>
                    <w:noProof/>
                  </w:rPr>
                </w:rPrChange>
              </w:rPr>
              <w:delText>Xml process definition files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1"/>
            <w:tabs>
              <w:tab w:val="left" w:pos="660"/>
              <w:tab w:val="right" w:leader="dot" w:pos="9350"/>
            </w:tabs>
            <w:rPr>
              <w:del w:id="94" w:author="win7" w:date="2012-01-12T16:17:00Z"/>
              <w:noProof/>
            </w:rPr>
          </w:pPr>
          <w:del w:id="95" w:author="win7" w:date="2012-01-12T16:17:00Z">
            <w:r w:rsidRPr="00CF64F8" w:rsidDel="00CF64F8">
              <w:rPr>
                <w:rStyle w:val="Hyperlink"/>
                <w:noProof/>
                <w:rPrChange w:id="96" w:author="win7" w:date="2012-01-12T16:17:00Z">
                  <w:rPr>
                    <w:rStyle w:val="Hyperlink"/>
                    <w:noProof/>
                  </w:rPr>
                </w:rPrChange>
              </w:rPr>
              <w:delText>III.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97" w:author="win7" w:date="2012-01-12T16:17:00Z">
                  <w:rPr>
                    <w:rStyle w:val="Hyperlink"/>
                    <w:noProof/>
                  </w:rPr>
                </w:rPrChange>
              </w:rPr>
              <w:delText>Chi tiết về xml process definition files: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98" w:author="win7" w:date="2012-01-12T16:17:00Z"/>
              <w:noProof/>
            </w:rPr>
          </w:pPr>
          <w:del w:id="99" w:author="win7" w:date="2012-01-12T16:17:00Z">
            <w:r w:rsidRPr="00CF64F8" w:rsidDel="00CF64F8">
              <w:rPr>
                <w:rStyle w:val="Hyperlink"/>
                <w:noProof/>
                <w:rPrChange w:id="100" w:author="win7" w:date="2012-01-12T16:17:00Z">
                  <w:rPr>
                    <w:rStyle w:val="Hyperlink"/>
                    <w:noProof/>
                  </w:rPr>
                </w:rPrChange>
              </w:rPr>
              <w:delText>1)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01" w:author="win7" w:date="2012-01-12T16:17:00Z">
                  <w:rPr>
                    <w:rStyle w:val="Hyperlink"/>
                    <w:noProof/>
                  </w:rPr>
                </w:rPrChange>
              </w:rPr>
              <w:delText>Root xml file: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02" w:author="win7" w:date="2012-01-12T16:17:00Z"/>
              <w:noProof/>
            </w:rPr>
          </w:pPr>
          <w:del w:id="103" w:author="win7" w:date="2012-01-12T16:17:00Z">
            <w:r w:rsidRPr="00CF64F8" w:rsidDel="00CF64F8">
              <w:rPr>
                <w:rStyle w:val="Hyperlink"/>
                <w:noProof/>
                <w:rPrChange w:id="104" w:author="win7" w:date="2012-01-12T16:17:00Z">
                  <w:rPr>
                    <w:rStyle w:val="Hyperlink"/>
                    <w:noProof/>
                  </w:rPr>
                </w:rPrChange>
              </w:rPr>
              <w:delText>a)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05" w:author="win7" w:date="2012-01-12T16:17:00Z">
                  <w:rPr>
                    <w:rStyle w:val="Hyperlink"/>
                    <w:noProof/>
                  </w:rPr>
                </w:rPrChange>
              </w:rPr>
              <w:delText>Name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06" w:author="win7" w:date="2012-01-12T16:17:00Z"/>
              <w:noProof/>
            </w:rPr>
          </w:pPr>
          <w:del w:id="107" w:author="win7" w:date="2012-01-12T16:17:00Z">
            <w:r w:rsidRPr="00CF64F8" w:rsidDel="00CF64F8">
              <w:rPr>
                <w:rStyle w:val="Hyperlink"/>
                <w:noProof/>
                <w:rPrChange w:id="108" w:author="win7" w:date="2012-01-12T16:17:00Z">
                  <w:rPr>
                    <w:rStyle w:val="Hyperlink"/>
                    <w:noProof/>
                  </w:rPr>
                </w:rPrChange>
              </w:rPr>
              <w:delText>b)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09" w:author="win7" w:date="2012-01-12T16:17:00Z">
                  <w:rPr>
                    <w:rStyle w:val="Hyperlink"/>
                    <w:noProof/>
                  </w:rPr>
                </w:rPrChange>
              </w:rPr>
              <w:delText>Description</w:delText>
            </w:r>
            <w:r w:rsidDel="00CF64F8">
              <w:rPr>
                <w:noProof/>
                <w:webHidden/>
              </w:rPr>
              <w:tab/>
              <w:delText>3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10" w:author="win7" w:date="2012-01-12T16:17:00Z"/>
              <w:noProof/>
            </w:rPr>
          </w:pPr>
          <w:del w:id="111" w:author="win7" w:date="2012-01-12T16:17:00Z">
            <w:r w:rsidRPr="00CF64F8" w:rsidDel="00CF64F8">
              <w:rPr>
                <w:rStyle w:val="Hyperlink"/>
                <w:noProof/>
                <w:rPrChange w:id="112" w:author="win7" w:date="2012-01-12T16:17:00Z">
                  <w:rPr>
                    <w:rStyle w:val="Hyperlink"/>
                    <w:noProof/>
                  </w:rPr>
                </w:rPrChange>
              </w:rPr>
              <w:delText>c)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13" w:author="win7" w:date="2012-01-12T16:17:00Z">
                  <w:rPr>
                    <w:rStyle w:val="Hyperlink"/>
                    <w:noProof/>
                  </w:rPr>
                </w:rPrChange>
              </w:rPr>
              <w:delText>Plugins</w:delText>
            </w:r>
            <w:r w:rsidDel="00CF64F8">
              <w:rPr>
                <w:noProof/>
                <w:webHidden/>
              </w:rPr>
              <w:tab/>
              <w:delText>4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14" w:author="win7" w:date="2012-01-12T16:17:00Z"/>
              <w:noProof/>
            </w:rPr>
          </w:pPr>
          <w:del w:id="115" w:author="win7" w:date="2012-01-12T16:17:00Z">
            <w:r w:rsidRPr="00CF64F8" w:rsidDel="00CF64F8">
              <w:rPr>
                <w:rStyle w:val="Hyperlink"/>
                <w:noProof/>
                <w:rPrChange w:id="116" w:author="win7" w:date="2012-01-12T16:17:00Z">
                  <w:rPr>
                    <w:rStyle w:val="Hyperlink"/>
                    <w:noProof/>
                  </w:rPr>
                </w:rPrChange>
              </w:rPr>
              <w:delText>d)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17" w:author="win7" w:date="2012-01-12T16:17:00Z">
                  <w:rPr>
                    <w:rStyle w:val="Hyperlink"/>
                    <w:noProof/>
                  </w:rPr>
                </w:rPrChange>
              </w:rPr>
              <w:delText>Task groups:</w:delText>
            </w:r>
            <w:r w:rsidDel="00CF64F8">
              <w:rPr>
                <w:noProof/>
                <w:webHidden/>
              </w:rPr>
              <w:tab/>
              <w:delText>4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118" w:author="win7" w:date="2012-01-12T16:17:00Z"/>
              <w:noProof/>
            </w:rPr>
          </w:pPr>
          <w:del w:id="119" w:author="win7" w:date="2012-01-12T16:17:00Z">
            <w:r w:rsidRPr="00CF64F8" w:rsidDel="00CF64F8">
              <w:rPr>
                <w:rStyle w:val="Hyperlink"/>
                <w:noProof/>
                <w:rPrChange w:id="120" w:author="win7" w:date="2012-01-12T16:17:00Z">
                  <w:rPr>
                    <w:rStyle w:val="Hyperlink"/>
                    <w:noProof/>
                  </w:rPr>
                </w:rPrChange>
              </w:rPr>
              <w:delText>2)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21" w:author="win7" w:date="2012-01-12T16:17:00Z">
                  <w:rPr>
                    <w:rStyle w:val="Hyperlink"/>
                    <w:noProof/>
                  </w:rPr>
                </w:rPrChange>
              </w:rPr>
              <w:delText>Task</w:delText>
            </w:r>
            <w:r w:rsidDel="00CF64F8">
              <w:rPr>
                <w:noProof/>
                <w:webHidden/>
              </w:rPr>
              <w:tab/>
              <w:delText>4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122" w:author="win7" w:date="2012-01-12T16:17:00Z"/>
              <w:noProof/>
            </w:rPr>
          </w:pPr>
          <w:del w:id="123" w:author="win7" w:date="2012-01-12T16:17:00Z">
            <w:r w:rsidRPr="00CF64F8" w:rsidDel="00CF64F8">
              <w:rPr>
                <w:rStyle w:val="Hyperlink"/>
                <w:noProof/>
                <w:rPrChange w:id="124" w:author="win7" w:date="2012-01-12T16:17:00Z">
                  <w:rPr>
                    <w:rStyle w:val="Hyperlink"/>
                    <w:noProof/>
                  </w:rPr>
                </w:rPrChange>
              </w:rPr>
              <w:delText>3)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25" w:author="win7" w:date="2012-01-12T16:17:00Z">
                  <w:rPr>
                    <w:rStyle w:val="Hyperlink"/>
                    <w:noProof/>
                  </w:rPr>
                </w:rPrChange>
              </w:rPr>
              <w:delText>Dependencies</w:delText>
            </w:r>
            <w:r w:rsidDel="00CF64F8">
              <w:rPr>
                <w:noProof/>
                <w:webHidden/>
              </w:rPr>
              <w:tab/>
              <w:delText>5</w:delText>
            </w:r>
          </w:del>
        </w:p>
        <w:p w:rsidR="00383FAD" w:rsidDel="00CF64F8" w:rsidRDefault="00383FAD">
          <w:pPr>
            <w:pStyle w:val="TOC1"/>
            <w:tabs>
              <w:tab w:val="left" w:pos="660"/>
              <w:tab w:val="right" w:leader="dot" w:pos="9350"/>
            </w:tabs>
            <w:rPr>
              <w:del w:id="126" w:author="win7" w:date="2012-01-12T16:17:00Z"/>
              <w:noProof/>
            </w:rPr>
          </w:pPr>
          <w:del w:id="127" w:author="win7" w:date="2012-01-12T16:17:00Z">
            <w:r w:rsidRPr="00CF64F8" w:rsidDel="00CF64F8">
              <w:rPr>
                <w:rStyle w:val="Hyperlink"/>
                <w:noProof/>
                <w:rPrChange w:id="128" w:author="win7" w:date="2012-01-12T16:17:00Z">
                  <w:rPr>
                    <w:rStyle w:val="Hyperlink"/>
                    <w:noProof/>
                  </w:rPr>
                </w:rPrChange>
              </w:rPr>
              <w:delText>IV.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29" w:author="win7" w:date="2012-01-12T16:17:00Z">
                  <w:rPr>
                    <w:rStyle w:val="Hyperlink"/>
                    <w:noProof/>
                  </w:rPr>
                </w:rPrChange>
              </w:rPr>
              <w:delText>Chi tiết về process template plug-ins:</w:delText>
            </w:r>
            <w:r w:rsidDel="00CF64F8">
              <w:rPr>
                <w:noProof/>
                <w:webHidden/>
              </w:rPr>
              <w:tab/>
              <w:delText>6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130" w:author="win7" w:date="2012-01-12T16:17:00Z"/>
              <w:noProof/>
            </w:rPr>
          </w:pPr>
          <w:del w:id="131" w:author="win7" w:date="2012-01-12T16:17:00Z">
            <w:r w:rsidRPr="00CF64F8" w:rsidDel="00CF64F8">
              <w:rPr>
                <w:rStyle w:val="Hyperlink"/>
                <w:noProof/>
                <w:rPrChange w:id="132" w:author="win7" w:date="2012-01-12T16:17:00Z">
                  <w:rPr>
                    <w:rStyle w:val="Hyperlink"/>
                    <w:noProof/>
                  </w:rPr>
                </w:rPrChange>
              </w:rPr>
              <w:delText>1)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33" w:author="win7" w:date="2012-01-12T16:17:00Z">
                  <w:rPr>
                    <w:rStyle w:val="Hyperlink"/>
                    <w:noProof/>
                  </w:rPr>
                </w:rPrChange>
              </w:rPr>
              <w:delText>Classification process template plugin:</w:delText>
            </w:r>
            <w:r w:rsidDel="00CF64F8">
              <w:rPr>
                <w:noProof/>
                <w:webHidden/>
              </w:rPr>
              <w:tab/>
              <w:delText>6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34" w:author="win7" w:date="2012-01-12T16:17:00Z"/>
              <w:noProof/>
            </w:rPr>
          </w:pPr>
          <w:del w:id="135" w:author="win7" w:date="2012-01-12T16:17:00Z">
            <w:r w:rsidRPr="00CF64F8" w:rsidDel="00CF64F8">
              <w:rPr>
                <w:rStyle w:val="Hyperlink"/>
                <w:noProof/>
                <w:rPrChange w:id="136" w:author="win7" w:date="2012-01-12T16:17:00Z">
                  <w:rPr>
                    <w:rStyle w:val="Hyperlink"/>
                    <w:noProof/>
                  </w:rPr>
                </w:rPrChange>
              </w:rPr>
              <w:delText>a)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37" w:author="win7" w:date="2012-01-12T16:17:00Z">
                  <w:rPr>
                    <w:rStyle w:val="Hyperlink"/>
                    <w:noProof/>
                  </w:rPr>
                </w:rPrChange>
              </w:rPr>
              <w:delText>Iterations</w:delText>
            </w:r>
            <w:r w:rsidDel="00CF64F8">
              <w:rPr>
                <w:noProof/>
                <w:webHidden/>
              </w:rPr>
              <w:tab/>
              <w:delText>6</w:delText>
            </w:r>
          </w:del>
        </w:p>
        <w:p w:rsidR="00383FAD" w:rsidDel="00CF64F8" w:rsidRDefault="00383FAD">
          <w:pPr>
            <w:pStyle w:val="TOC2"/>
            <w:tabs>
              <w:tab w:val="left" w:pos="660"/>
              <w:tab w:val="right" w:leader="dot" w:pos="9350"/>
            </w:tabs>
            <w:rPr>
              <w:del w:id="138" w:author="win7" w:date="2012-01-12T16:17:00Z"/>
              <w:noProof/>
            </w:rPr>
          </w:pPr>
          <w:del w:id="139" w:author="win7" w:date="2012-01-12T16:17:00Z">
            <w:r w:rsidRPr="00CF64F8" w:rsidDel="00CF64F8">
              <w:rPr>
                <w:rStyle w:val="Hyperlink"/>
                <w:noProof/>
                <w:rPrChange w:id="140" w:author="win7" w:date="2012-01-12T16:17:00Z">
                  <w:rPr>
                    <w:rStyle w:val="Hyperlink"/>
                    <w:noProof/>
                  </w:rPr>
                </w:rPrChange>
              </w:rPr>
              <w:delText>2)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41" w:author="win7" w:date="2012-01-12T16:17:00Z">
                  <w:rPr>
                    <w:rStyle w:val="Hyperlink"/>
                    <w:noProof/>
                  </w:rPr>
                </w:rPrChange>
              </w:rPr>
              <w:delText>Work item tracking process template plug-in:</w:delText>
            </w:r>
            <w:r w:rsidDel="00CF64F8">
              <w:rPr>
                <w:noProof/>
                <w:webHidden/>
              </w:rPr>
              <w:tab/>
              <w:delText>7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42" w:author="win7" w:date="2012-01-12T16:17:00Z"/>
              <w:noProof/>
            </w:rPr>
          </w:pPr>
          <w:del w:id="143" w:author="win7" w:date="2012-01-12T16:17:00Z">
            <w:r w:rsidRPr="00CF64F8" w:rsidDel="00CF64F8">
              <w:rPr>
                <w:rStyle w:val="Hyperlink"/>
                <w:noProof/>
                <w:rPrChange w:id="144" w:author="win7" w:date="2012-01-12T16:17:00Z">
                  <w:rPr>
                    <w:rStyle w:val="Hyperlink"/>
                    <w:noProof/>
                  </w:rPr>
                </w:rPrChange>
              </w:rPr>
              <w:delText>a)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45" w:author="win7" w:date="2012-01-12T16:17:00Z">
                  <w:rPr>
                    <w:rStyle w:val="Hyperlink"/>
                    <w:noProof/>
                  </w:rPr>
                </w:rPrChange>
              </w:rPr>
              <w:delText>Work item types</w:delText>
            </w:r>
            <w:r w:rsidDel="00CF64F8">
              <w:rPr>
                <w:noProof/>
                <w:webHidden/>
              </w:rPr>
              <w:tab/>
              <w:delText>7</w:delText>
            </w:r>
          </w:del>
        </w:p>
        <w:p w:rsidR="00383FAD" w:rsidDel="00CF64F8" w:rsidRDefault="00383FAD">
          <w:pPr>
            <w:pStyle w:val="TOC3"/>
            <w:tabs>
              <w:tab w:val="left" w:pos="880"/>
              <w:tab w:val="right" w:leader="dot" w:pos="9350"/>
            </w:tabs>
            <w:rPr>
              <w:del w:id="146" w:author="win7" w:date="2012-01-12T16:17:00Z"/>
              <w:noProof/>
            </w:rPr>
          </w:pPr>
          <w:del w:id="147" w:author="win7" w:date="2012-01-12T16:17:00Z">
            <w:r w:rsidRPr="00CF64F8" w:rsidDel="00CF64F8">
              <w:rPr>
                <w:rStyle w:val="Hyperlink"/>
                <w:noProof/>
                <w:rPrChange w:id="148" w:author="win7" w:date="2012-01-12T16:17:00Z">
                  <w:rPr>
                    <w:rStyle w:val="Hyperlink"/>
                    <w:noProof/>
                  </w:rPr>
                </w:rPrChange>
              </w:rPr>
              <w:delText>b)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49" w:author="win7" w:date="2012-01-12T16:17:00Z">
                  <w:rPr>
                    <w:rStyle w:val="Hyperlink"/>
                    <w:noProof/>
                  </w:rPr>
                </w:rPrChange>
              </w:rPr>
              <w:delText>Queries:</w:delText>
            </w:r>
            <w:r w:rsidDel="00CF64F8">
              <w:rPr>
                <w:noProof/>
                <w:webHidden/>
              </w:rPr>
              <w:tab/>
              <w:delText>7</w:delText>
            </w:r>
          </w:del>
        </w:p>
        <w:p w:rsidR="00383FAD" w:rsidDel="00CF64F8" w:rsidRDefault="00383FAD">
          <w:pPr>
            <w:pStyle w:val="TOC1"/>
            <w:tabs>
              <w:tab w:val="left" w:pos="440"/>
              <w:tab w:val="right" w:leader="dot" w:pos="9350"/>
            </w:tabs>
            <w:rPr>
              <w:del w:id="150" w:author="win7" w:date="2012-01-12T16:17:00Z"/>
              <w:noProof/>
            </w:rPr>
          </w:pPr>
          <w:del w:id="151" w:author="win7" w:date="2012-01-12T16:17:00Z">
            <w:r w:rsidRPr="00CF64F8" w:rsidDel="00CF64F8">
              <w:rPr>
                <w:rStyle w:val="Hyperlink"/>
                <w:noProof/>
                <w:rPrChange w:id="152" w:author="win7" w:date="2012-01-12T16:17:00Z">
                  <w:rPr>
                    <w:rStyle w:val="Hyperlink"/>
                    <w:noProof/>
                  </w:rPr>
                </w:rPrChange>
              </w:rPr>
              <w:delText>V.</w:delText>
            </w:r>
            <w:r w:rsidDel="00CF64F8">
              <w:rPr>
                <w:noProof/>
              </w:rPr>
              <w:tab/>
            </w:r>
            <w:r w:rsidRPr="00CF64F8" w:rsidDel="00CF64F8">
              <w:rPr>
                <w:rStyle w:val="Hyperlink"/>
                <w:noProof/>
                <w:rPrChange w:id="153" w:author="win7" w:date="2012-01-12T16:17:00Z">
                  <w:rPr>
                    <w:rStyle w:val="Hyperlink"/>
                    <w:noProof/>
                  </w:rPr>
                </w:rPrChange>
              </w:rPr>
              <w:delText>Chi tiết về work item types:</w:delText>
            </w:r>
            <w:r w:rsidDel="00CF64F8">
              <w:rPr>
                <w:noProof/>
                <w:webHidden/>
              </w:rPr>
              <w:tab/>
              <w:delText>8</w:delText>
            </w:r>
          </w:del>
        </w:p>
        <w:p w:rsidR="00383FAD" w:rsidRDefault="00383FAD">
          <w:pPr>
            <w:rPr>
              <w:ins w:id="154" w:author="win7" w:date="2012-01-12T16:10:00Z"/>
            </w:rPr>
          </w:pPr>
          <w:ins w:id="155" w:author="win7" w:date="2012-01-12T16:10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156" w:author="win7" w:date="2012-01-12T16:10:00Z"/>
      </w:sdtContent>
    </w:sdt>
    <w:customXmlInsRangeEnd w:id="156"/>
    <w:p w:rsidR="00383FAD" w:rsidRDefault="00383FAD" w:rsidP="00383FAD">
      <w:pPr>
        <w:rPr>
          <w:ins w:id="157" w:author="win7" w:date="2012-01-12T16:09:00Z"/>
        </w:rPr>
        <w:pPrChange w:id="158" w:author="win7" w:date="2012-01-12T16:10:00Z">
          <w:pPr/>
        </w:pPrChange>
      </w:pPr>
      <w:ins w:id="159" w:author="win7" w:date="2012-01-12T16:09:00Z">
        <w:r>
          <w:br w:type="page"/>
        </w:r>
      </w:ins>
    </w:p>
    <w:p w:rsidR="00383FAD" w:rsidRDefault="00383FAD" w:rsidP="00651D31">
      <w:pPr>
        <w:rPr>
          <w:ins w:id="160" w:author="win7" w:date="2012-01-12T16:09:00Z"/>
        </w:rPr>
      </w:pPr>
    </w:p>
    <w:p w:rsidR="006D41B8" w:rsidRDefault="00651D31" w:rsidP="00651D31">
      <w:pPr>
        <w:pStyle w:val="Heading1"/>
      </w:pPr>
      <w:bookmarkStart w:id="161" w:name="_Toc314148377"/>
      <w:r>
        <w:t xml:space="preserve">What </w:t>
      </w:r>
      <w:proofErr w:type="gramStart"/>
      <w:r>
        <w:t>is process templates</w:t>
      </w:r>
      <w:proofErr w:type="gramEnd"/>
      <w:r>
        <w:t>?</w:t>
      </w:r>
      <w:bookmarkEnd w:id="161"/>
    </w:p>
    <w:p w:rsidR="00651D31" w:rsidRDefault="00651D31" w:rsidP="00651D31">
      <w:proofErr w:type="gramStart"/>
      <w:r>
        <w:t xml:space="preserve">Process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="005C6ECE">
        <w:t>.</w:t>
      </w:r>
      <w:proofErr w:type="gramEnd"/>
      <w:r w:rsidR="005C6ECE">
        <w:t xml:space="preserve"> </w:t>
      </w:r>
      <w:proofErr w:type="spellStart"/>
      <w:proofErr w:type="gramStart"/>
      <w:r w:rsidR="005C6ECE">
        <w:t>Có</w:t>
      </w:r>
      <w:proofErr w:type="spellEnd"/>
      <w:r w:rsidR="005C6ECE">
        <w:t xml:space="preserve"> </w:t>
      </w:r>
      <w:proofErr w:type="spellStart"/>
      <w:r w:rsidR="005C6ECE">
        <w:t>nhiều</w:t>
      </w:r>
      <w:proofErr w:type="spellEnd"/>
      <w:r w:rsidR="005C6ECE">
        <w:t xml:space="preserve"> </w:t>
      </w:r>
      <w:proofErr w:type="spellStart"/>
      <w:r w:rsidR="005C6ECE">
        <w:t>mục</w:t>
      </w:r>
      <w:proofErr w:type="spellEnd"/>
      <w:r w:rsidR="005C6ECE">
        <w:t xml:space="preserve"> </w:t>
      </w:r>
      <w:proofErr w:type="spellStart"/>
      <w:r w:rsidR="005C6ECE">
        <w:t>đích</w:t>
      </w:r>
      <w:proofErr w:type="spellEnd"/>
      <w:r>
        <w:t xml:space="preserve"> </w:t>
      </w:r>
      <w:proofErr w:type="spellStart"/>
      <w:r w:rsidR="005636BB">
        <w:t>khác</w:t>
      </w:r>
      <w:proofErr w:type="spellEnd"/>
      <w:r w:rsidR="005636BB">
        <w:t xml:space="preserve"> </w:t>
      </w:r>
      <w:proofErr w:type="spellStart"/>
      <w:r w:rsidR="005636BB">
        <w:t>nhau</w:t>
      </w:r>
      <w:proofErr w:type="spellEnd"/>
      <w:r w:rsidR="005636BB"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</w:t>
      </w:r>
      <w:r w:rsidR="005C6ECE">
        <w:t>m</w:t>
      </w:r>
      <w:proofErr w:type="spellEnd"/>
      <w:r w:rsidR="005C6ECE">
        <w:t xml:space="preserve">, </w:t>
      </w:r>
      <w:proofErr w:type="spellStart"/>
      <w:r w:rsidR="005C6ECE">
        <w:t>tạo</w:t>
      </w:r>
      <w:proofErr w:type="spellEnd"/>
      <w:r w:rsidR="005C6ECE">
        <w:t xml:space="preserve"> </w:t>
      </w:r>
      <w:proofErr w:type="spellStart"/>
      <w:r w:rsidR="005C6ECE">
        <w:t>ra</w:t>
      </w:r>
      <w:proofErr w:type="spellEnd"/>
      <w:r w:rsidR="005C6ECE"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  <w:proofErr w:type="gramEnd"/>
      <w:r>
        <w:t xml:space="preserve"> ....  </w:t>
      </w: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proofErr w:type="gramEnd"/>
    </w:p>
    <w:p w:rsidR="00652163" w:rsidRDefault="00651D31" w:rsidP="0040139C">
      <w:pPr>
        <w:tabs>
          <w:tab w:val="left" w:pos="6460"/>
        </w:tabs>
      </w:pPr>
      <w:r>
        <w:t xml:space="preserve">Process template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</w:t>
      </w:r>
      <w:r w:rsidR="0040139C">
        <w:t>ng</w:t>
      </w:r>
      <w:proofErr w:type="spellEnd"/>
      <w:r w:rsidR="0040139C">
        <w:t xml:space="preserve">. </w:t>
      </w:r>
      <w:proofErr w:type="spellStart"/>
      <w:proofErr w:type="gramStart"/>
      <w:r w:rsidR="0040139C">
        <w:t>Được</w:t>
      </w:r>
      <w:proofErr w:type="spellEnd"/>
      <w:r w:rsidR="0040139C">
        <w:t xml:space="preserve"> </w:t>
      </w:r>
      <w:proofErr w:type="spellStart"/>
      <w:r w:rsidR="0040139C">
        <w:t>mô</w:t>
      </w:r>
      <w:proofErr w:type="spellEnd"/>
      <w:r w:rsidR="0040139C">
        <w:t xml:space="preserve"> </w:t>
      </w:r>
      <w:proofErr w:type="spellStart"/>
      <w:r w:rsidR="0040139C">
        <w:t>tả</w:t>
      </w:r>
      <w:proofErr w:type="spellEnd"/>
      <w:r w:rsidR="0040139C">
        <w:t xml:space="preserve"> </w:t>
      </w:r>
      <w:proofErr w:type="spellStart"/>
      <w:r w:rsidR="0040139C">
        <w:t>dưới</w:t>
      </w:r>
      <w:proofErr w:type="spellEnd"/>
      <w:r w:rsidR="0040139C">
        <w:t xml:space="preserve"> </w:t>
      </w:r>
      <w:proofErr w:type="spellStart"/>
      <w:r w:rsidR="0040139C">
        <w:t>dạng</w:t>
      </w:r>
      <w:proofErr w:type="spellEnd"/>
      <w:r w:rsidR="0040139C">
        <w:t xml:space="preserve"> xml.</w:t>
      </w:r>
      <w:proofErr w:type="gramEnd"/>
    </w:p>
    <w:p w:rsidR="00652163" w:rsidRDefault="00652163" w:rsidP="00652163">
      <w:r>
        <w:t xml:space="preserve">Process template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phần</w:t>
      </w:r>
      <w:proofErr w:type="spellEnd"/>
      <w:r>
        <w:t xml:space="preserve"> :</w:t>
      </w:r>
      <w:proofErr w:type="gramEnd"/>
      <w:r>
        <w:t xml:space="preserve"> </w:t>
      </w:r>
    </w:p>
    <w:p w:rsidR="00652163" w:rsidRDefault="00652163" w:rsidP="00652163">
      <w:pPr>
        <w:pStyle w:val="ListParagraph"/>
        <w:numPr>
          <w:ilvl w:val="0"/>
          <w:numId w:val="3"/>
        </w:numPr>
      </w:pPr>
      <w:proofErr w:type="gramStart"/>
      <w:r>
        <w:t>work</w:t>
      </w:r>
      <w:proofErr w:type="gramEnd"/>
      <w:r>
        <w:t xml:space="preserve"> item (work item types).</w:t>
      </w:r>
    </w:p>
    <w:p w:rsidR="00652163" w:rsidRDefault="00652163" w:rsidP="00652163">
      <w:pPr>
        <w:pStyle w:val="ListParagraph"/>
        <w:numPr>
          <w:ilvl w:val="0"/>
          <w:numId w:val="3"/>
        </w:numPr>
      </w:pPr>
      <w:proofErr w:type="spellStart"/>
      <w:r>
        <w:t>Mối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 item.</w:t>
      </w:r>
    </w:p>
    <w:p w:rsidR="00652163" w:rsidRDefault="00652163" w:rsidP="00652163">
      <w:pPr>
        <w:pStyle w:val="ListParagraph"/>
        <w:numPr>
          <w:ilvl w:val="0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work item (work item queries).</w:t>
      </w:r>
    </w:p>
    <w:p w:rsidR="00652163" w:rsidRPr="00652163" w:rsidRDefault="00652163" w:rsidP="00652163">
      <w:pPr>
        <w:pStyle w:val="ListParagraph"/>
        <w:numPr>
          <w:ilvl w:val="0"/>
          <w:numId w:val="3"/>
        </w:numPr>
      </w:pPr>
      <w:r w:rsidRPr="00652163">
        <w:t>product templates</w:t>
      </w:r>
    </w:p>
    <w:p w:rsidR="00652163" w:rsidRDefault="00652163" w:rsidP="00652163">
      <w:pPr>
        <w:pStyle w:val="ListParagraph"/>
        <w:numPr>
          <w:ilvl w:val="0"/>
          <w:numId w:val="3"/>
        </w:numPr>
      </w:pPr>
      <w:proofErr w:type="gramStart"/>
      <w:r>
        <w:t>reports</w:t>
      </w:r>
      <w:proofErr w:type="gramEnd"/>
      <w:r>
        <w:t>.</w:t>
      </w:r>
    </w:p>
    <w:p w:rsidR="00652163" w:rsidRDefault="00652163" w:rsidP="00652163">
      <w:pPr>
        <w:pStyle w:val="ListParagraph"/>
        <w:numPr>
          <w:ilvl w:val="0"/>
          <w:numId w:val="3"/>
        </w:numPr>
      </w:pPr>
      <w:r>
        <w:t>Security groups.</w:t>
      </w:r>
    </w:p>
    <w:p w:rsidR="00652163" w:rsidRPr="00651D31" w:rsidRDefault="00652163" w:rsidP="00652163">
      <w:pPr>
        <w:pStyle w:val="ListParagraph"/>
        <w:numPr>
          <w:ilvl w:val="0"/>
          <w:numId w:val="3"/>
        </w:numPr>
      </w:pPr>
      <w:r>
        <w:t>Guidance.</w:t>
      </w:r>
    </w:p>
    <w:p w:rsidR="00651D31" w:rsidRDefault="00651D31" w:rsidP="00651D31">
      <w:r>
        <w:rPr>
          <w:noProof/>
        </w:rPr>
        <mc:AlternateContent>
          <mc:Choice Requires="wpc">
            <w:drawing>
              <wp:inline distT="0" distB="0" distL="0" distR="0">
                <wp:extent cx="3454400" cy="191481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3314699" cy="1879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272pt;height:150.75pt;mso-position-horizontal-relative:char;mso-position-vertical-relative:line" coordsize="34544,19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4544;height:19145;visibility:visible;mso-wrap-style:square">
                  <v:fill o:detectmouseclick="t"/>
                  <v:path o:connecttype="none"/>
                </v:shape>
                <v:shape id="Picture 3" o:spid="_x0000_s1028" type="#_x0000_t75" style="position:absolute;width:33147;height:187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3JobFAAAA2gAAAA8AAABkcnMvZG93bnJldi54bWxEj0FrAjEUhO9C/0N4BS+i2VoRWY0iFqVg&#10;L9oe9PbcvO5u3bwsm+hGf31TKHgcZuYbZrYIphJXalxpWcHLIAFBnFldcq7g63Pdn4BwHlljZZkU&#10;3MjBYv7UmWGqbcs7uu59LiKEXYoKCu/rVEqXFWTQDWxNHL1v2xj0UTa51A22EW4qOUySsTRYclwo&#10;sKZVQdl5fzEK3nqbn4/NvXX+ZOx2ewyH3jKMlOo+h+UUhKfgH+H/9rtW8Ap/V+INkP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tyaGxQAAANo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652163" w:rsidRDefault="00652163" w:rsidP="00652163">
      <w:pPr>
        <w:pStyle w:val="Heading1"/>
      </w:pPr>
      <w:bookmarkStart w:id="162" w:name="_Toc314148378"/>
      <w:r>
        <w:t>Process template architecture</w:t>
      </w:r>
      <w:bookmarkEnd w:id="162"/>
    </w:p>
    <w:p w:rsidR="00652163" w:rsidRDefault="00652163" w:rsidP="00652163">
      <w:r>
        <w:t xml:space="preserve">Process template architecture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gramStart"/>
      <w:r>
        <w:t xml:space="preserve">3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process template plug-ins, new team project wizard,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xml process definition files.</w:t>
      </w:r>
    </w:p>
    <w:p w:rsidR="00652163" w:rsidRDefault="00652163" w:rsidP="00652163">
      <w:pPr>
        <w:pStyle w:val="Heading2"/>
      </w:pPr>
      <w:bookmarkStart w:id="163" w:name="_Toc314148379"/>
      <w:r>
        <w:t>Process template plug-ins</w:t>
      </w:r>
      <w:bookmarkEnd w:id="163"/>
    </w:p>
    <w:p w:rsidR="00A20041" w:rsidRDefault="00A20041" w:rsidP="00A20041">
      <w:proofErr w:type="spellStart"/>
      <w:proofErr w:type="gram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“team project”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  <w:proofErr w:type="gramEnd"/>
      <w:r w:rsidR="00EC0667">
        <w:t xml:space="preserve"> P</w:t>
      </w:r>
      <w:r w:rsidR="003A7B67">
        <w:t xml:space="preserve">lug-in </w:t>
      </w:r>
      <w:proofErr w:type="spellStart"/>
      <w:r w:rsidR="003A7B67">
        <w:t>thiết</w:t>
      </w:r>
      <w:proofErr w:type="spellEnd"/>
      <w:r w:rsidR="003A7B67">
        <w:t xml:space="preserve"> </w:t>
      </w:r>
      <w:proofErr w:type="spellStart"/>
      <w:r w:rsidR="003A7B67">
        <w:t>lập</w:t>
      </w:r>
      <w:proofErr w:type="spellEnd"/>
      <w:r w:rsidR="003A7B67">
        <w:t xml:space="preserve"> </w:t>
      </w:r>
      <w:proofErr w:type="spellStart"/>
      <w:r w:rsidR="003A7B67">
        <w:t>các</w:t>
      </w:r>
      <w:proofErr w:type="spellEnd"/>
      <w:r w:rsidR="003A7B67">
        <w:t xml:space="preserve"> file </w:t>
      </w:r>
      <w:proofErr w:type="spellStart"/>
      <w:r w:rsidR="003A7B67">
        <w:t>cần</w:t>
      </w:r>
      <w:proofErr w:type="spellEnd"/>
      <w:r w:rsidR="003A7B67">
        <w:t xml:space="preserve"> </w:t>
      </w:r>
      <w:proofErr w:type="spellStart"/>
      <w:r w:rsidR="003A7B67">
        <w:t>thiết</w:t>
      </w:r>
      <w:proofErr w:type="spellEnd"/>
      <w:r w:rsidR="003A7B67">
        <w:t xml:space="preserve"> </w:t>
      </w:r>
      <w:proofErr w:type="spellStart"/>
      <w:r w:rsidR="003A7B67">
        <w:t>và</w:t>
      </w:r>
      <w:proofErr w:type="spellEnd"/>
      <w:r w:rsidR="003A7B67">
        <w:t xml:space="preserve"> </w:t>
      </w:r>
      <w:proofErr w:type="spellStart"/>
      <w:r w:rsidR="003A7B67">
        <w:t>cấu</w:t>
      </w:r>
      <w:proofErr w:type="spellEnd"/>
      <w:r w:rsidR="003A7B67">
        <w:t xml:space="preserve"> </w:t>
      </w:r>
      <w:proofErr w:type="spellStart"/>
      <w:r w:rsidR="003A7B67">
        <w:t>hình</w:t>
      </w:r>
      <w:proofErr w:type="spellEnd"/>
      <w:r w:rsidR="003A7B67">
        <w:t xml:space="preserve"> </w:t>
      </w:r>
      <w:proofErr w:type="spellStart"/>
      <w:r w:rsidR="003A7B67">
        <w:t>dữ</w:t>
      </w:r>
      <w:proofErr w:type="spellEnd"/>
      <w:r w:rsidR="003A7B67">
        <w:t xml:space="preserve"> </w:t>
      </w:r>
      <w:proofErr w:type="spellStart"/>
      <w:r w:rsidR="003A7B67">
        <w:t>liệu</w:t>
      </w:r>
      <w:proofErr w:type="spellEnd"/>
      <w:r w:rsidR="003A7B67">
        <w:t xml:space="preserve"> </w:t>
      </w:r>
      <w:proofErr w:type="spellStart"/>
      <w:r w:rsidR="003A7B67">
        <w:t>có</w:t>
      </w:r>
      <w:proofErr w:type="spellEnd"/>
      <w:r w:rsidR="003A7B67">
        <w:t xml:space="preserve"> </w:t>
      </w:r>
      <w:proofErr w:type="spellStart"/>
      <w:r w:rsidR="003A7B67">
        <w:t>liên</w:t>
      </w:r>
      <w:proofErr w:type="spellEnd"/>
      <w:r w:rsidR="003A7B67">
        <w:t xml:space="preserve"> </w:t>
      </w:r>
      <w:proofErr w:type="spellStart"/>
      <w:r w:rsidR="003A7B67">
        <w:t>quan</w:t>
      </w:r>
      <w:proofErr w:type="spellEnd"/>
      <w:r w:rsidR="003A7B67">
        <w:t>.</w:t>
      </w:r>
    </w:p>
    <w:p w:rsidR="003A7B67" w:rsidRDefault="003A7B67" w:rsidP="00A20041">
      <w:proofErr w:type="spellStart"/>
      <w:r>
        <w:t>Các</w:t>
      </w:r>
      <w:proofErr w:type="spellEnd"/>
      <w:r>
        <w:t xml:space="preserve"> plug-in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proofErr w:type="gramStart"/>
      <w:r>
        <w:t>sẵn</w:t>
      </w:r>
      <w:proofErr w:type="spellEnd"/>
      <w:r>
        <w:t xml:space="preserve"> :</w:t>
      </w:r>
      <w:proofErr w:type="gramEnd"/>
    </w:p>
    <w:p w:rsidR="003A7B67" w:rsidRPr="003A7B67" w:rsidRDefault="003A7B67" w:rsidP="003A7B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3395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10706"/>
      </w:tblGrid>
      <w:tr w:rsidR="003A7B67" w:rsidRPr="003A7B67" w:rsidTr="003A7B67">
        <w:trPr>
          <w:trHeight w:val="315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000000"/>
              </w:rPr>
            </w:pPr>
            <w:r w:rsidRPr="003A7B67">
              <w:rPr>
                <w:rFonts w:ascii="Segoe UI" w:eastAsia="Times New Roman" w:hAnsi="Segoe UI" w:cs="Segoe UI"/>
                <w:b/>
                <w:bCs/>
                <w:color w:val="000000"/>
              </w:rPr>
              <w:t>Process Template Plug-in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000000"/>
              </w:rPr>
            </w:pPr>
            <w:r w:rsidRPr="003A7B67">
              <w:rPr>
                <w:rFonts w:ascii="Segoe UI" w:eastAsia="Times New Roman" w:hAnsi="Segoe UI" w:cs="Segoe UI"/>
                <w:b/>
                <w:bCs/>
                <w:color w:val="000000"/>
              </w:rPr>
              <w:t>Description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Classification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a team project's initial iterations and areas.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Groups and Permissions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a team project's initial security groups and their permissions.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Windows SharePoint Services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the project portal for the team based on a SharePoint site template. Also defines template files and process guidance.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Work Item Tracking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a team project's initial work item types, queries, and work item instances.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Reports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a team project's initial reports and sets up the report site.</w:t>
            </w:r>
          </w:p>
        </w:tc>
      </w:tr>
      <w:tr w:rsidR="003A7B67" w:rsidRPr="003A7B67" w:rsidTr="003A7B67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Version Control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A7B67" w:rsidRPr="003A7B67" w:rsidRDefault="003A7B67" w:rsidP="003A7B67">
            <w:pPr>
              <w:spacing w:after="0" w:line="270" w:lineRule="atLeast"/>
              <w:ind w:left="15" w:right="15"/>
            </w:pPr>
            <w:r w:rsidRPr="003A7B67">
              <w:t>Defines a team project's initial version control security permissions, and check-in notes.</w:t>
            </w:r>
          </w:p>
        </w:tc>
      </w:tr>
    </w:tbl>
    <w:p w:rsidR="003A7B67" w:rsidRPr="00A20041" w:rsidRDefault="003A7B67" w:rsidP="00A20041"/>
    <w:p w:rsidR="00652163" w:rsidRDefault="003A7B67" w:rsidP="003A7B67">
      <w:pPr>
        <w:pStyle w:val="Heading2"/>
      </w:pPr>
      <w:bookmarkStart w:id="164" w:name="_Toc314148380"/>
      <w:r>
        <w:t>New team project wizard</w:t>
      </w:r>
      <w:bookmarkEnd w:id="164"/>
    </w:p>
    <w:p w:rsidR="003A7B67" w:rsidRDefault="003A7B67" w:rsidP="003A7B67">
      <w:proofErr w:type="spellStart"/>
      <w:proofErr w:type="gram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del w:id="165" w:author="win7" w:date="2012-01-12T14:41:00Z">
        <w:r w:rsidDel="00E800F6">
          <w:delText>“</w:delText>
        </w:r>
      </w:del>
      <w:ins w:id="166" w:author="win7" w:date="2012-01-12T14:41:00Z">
        <w:r w:rsidR="00E800F6">
          <w:t>(</w:t>
        </w:r>
      </w:ins>
      <w:r>
        <w:t>project leads</w:t>
      </w:r>
      <w:ins w:id="167" w:author="win7" w:date="2012-01-12T14:41:00Z">
        <w:r w:rsidR="00E800F6">
          <w:t>)</w:t>
        </w:r>
      </w:ins>
      <w:del w:id="168" w:author="win7" w:date="2012-01-12T14:41:00Z">
        <w:r w:rsidDel="00E800F6">
          <w:delText>”</w:delText>
        </w:r>
      </w:del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“team project”.</w:t>
      </w:r>
      <w:proofErr w:type="gramEnd"/>
      <w:r>
        <w:t xml:space="preserve"> </w:t>
      </w:r>
      <w:proofErr w:type="spellStart"/>
      <w:proofErr w:type="gramStart"/>
      <w:r>
        <w:t>Những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wizard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plug-in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proofErr w:type="gramEnd"/>
    </w:p>
    <w:p w:rsidR="003A7B67" w:rsidRDefault="003A7B67" w:rsidP="003A7B67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wizard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plug-ins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project.</w:t>
      </w:r>
      <w:proofErr w:type="gram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plug-in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xml process definition file.</w:t>
      </w:r>
    </w:p>
    <w:p w:rsidR="003A7B67" w:rsidRDefault="003A7B67" w:rsidP="00247438">
      <w:pPr>
        <w:pStyle w:val="Heading2"/>
      </w:pPr>
      <w:bookmarkStart w:id="169" w:name="_Toc314148381"/>
      <w:r>
        <w:t>Xml process definition files</w:t>
      </w:r>
      <w:bookmarkEnd w:id="169"/>
    </w:p>
    <w:p w:rsidR="00400FB9" w:rsidRDefault="004F2F2F" w:rsidP="00400FB9">
      <w:proofErr w:type="spellStart"/>
      <w:proofErr w:type="gram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xml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(task)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  <w:proofErr w:type="gramEnd"/>
      <w:r w:rsidR="00EC0667">
        <w:t xml:space="preserve"> </w:t>
      </w:r>
      <w:proofErr w:type="spellStart"/>
      <w:proofErr w:type="gramStart"/>
      <w:r w:rsidR="00EC0667">
        <w:t>Khi</w:t>
      </w:r>
      <w:proofErr w:type="spellEnd"/>
      <w:r w:rsidR="00EC0667">
        <w:t xml:space="preserve"> new team project wizard </w:t>
      </w:r>
      <w:proofErr w:type="spellStart"/>
      <w:r w:rsidR="00EC0667">
        <w:t>tạo</w:t>
      </w:r>
      <w:proofErr w:type="spellEnd"/>
      <w:r w:rsidR="00EC0667">
        <w:t xml:space="preserve"> </w:t>
      </w:r>
      <w:proofErr w:type="spellStart"/>
      <w:r w:rsidR="00EC0667">
        <w:t>một</w:t>
      </w:r>
      <w:proofErr w:type="spellEnd"/>
      <w:r w:rsidR="00EC0667">
        <w:t xml:space="preserve"> “team project” </w:t>
      </w:r>
      <w:proofErr w:type="spellStart"/>
      <w:r w:rsidR="00EC0667">
        <w:t>thì</w:t>
      </w:r>
      <w:proofErr w:type="spellEnd"/>
      <w:r w:rsidR="00EC0667">
        <w:t xml:space="preserve"> </w:t>
      </w:r>
      <w:proofErr w:type="spellStart"/>
      <w:r w:rsidR="00EC0667">
        <w:t>nó</w:t>
      </w:r>
      <w:proofErr w:type="spellEnd"/>
      <w:r w:rsidR="00EC0667">
        <w:t xml:space="preserve"> </w:t>
      </w:r>
      <w:proofErr w:type="spellStart"/>
      <w:r w:rsidR="00EC0667">
        <w:t>sẽ</w:t>
      </w:r>
      <w:proofErr w:type="spellEnd"/>
      <w:r w:rsidR="00EC0667">
        <w:t xml:space="preserve"> </w:t>
      </w:r>
      <w:proofErr w:type="spellStart"/>
      <w:r w:rsidR="00EC0667">
        <w:t>gọi</w:t>
      </w:r>
      <w:proofErr w:type="spellEnd"/>
      <w:r w:rsidR="00EC0667">
        <w:t xml:space="preserve"> </w:t>
      </w:r>
      <w:proofErr w:type="spellStart"/>
      <w:r w:rsidR="00EC0667">
        <w:t>các</w:t>
      </w:r>
      <w:proofErr w:type="spellEnd"/>
      <w:r w:rsidR="00EC0667">
        <w:t xml:space="preserve"> </w:t>
      </w:r>
      <w:proofErr w:type="spellStart"/>
      <w:r w:rsidR="00EC0667">
        <w:t>các</w:t>
      </w:r>
      <w:proofErr w:type="spellEnd"/>
      <w:r w:rsidR="00EC0667">
        <w:t xml:space="preserve"> plug-in </w:t>
      </w:r>
      <w:proofErr w:type="spellStart"/>
      <w:r w:rsidR="00EC0667">
        <w:t>cần</w:t>
      </w:r>
      <w:proofErr w:type="spellEnd"/>
      <w:r w:rsidR="00EC0667">
        <w:t xml:space="preserve"> </w:t>
      </w:r>
      <w:proofErr w:type="spellStart"/>
      <w:r w:rsidR="00EC0667">
        <w:t>thiết</w:t>
      </w:r>
      <w:proofErr w:type="spellEnd"/>
      <w:r w:rsidR="00EC0667">
        <w:t>.</w:t>
      </w:r>
      <w:proofErr w:type="gramEnd"/>
      <w:r w:rsidR="00EC0667">
        <w:t xml:space="preserve"> </w:t>
      </w:r>
      <w:proofErr w:type="spellStart"/>
      <w:r w:rsidR="00EC0667">
        <w:t>Các</w:t>
      </w:r>
      <w:proofErr w:type="spellEnd"/>
      <w:r w:rsidR="00EC0667">
        <w:t xml:space="preserve"> plug-in </w:t>
      </w:r>
      <w:proofErr w:type="spellStart"/>
      <w:r w:rsidR="00EC0667">
        <w:t>sẽ</w:t>
      </w:r>
      <w:proofErr w:type="spellEnd"/>
      <w:r w:rsidR="00EC0667">
        <w:t xml:space="preserve"> </w:t>
      </w:r>
      <w:proofErr w:type="spellStart"/>
      <w:r w:rsidR="00EC0667">
        <w:t>đọc</w:t>
      </w:r>
      <w:proofErr w:type="spellEnd"/>
      <w:r w:rsidR="00EC0667">
        <w:t xml:space="preserve"> file </w:t>
      </w:r>
      <w:proofErr w:type="gramStart"/>
      <w:r w:rsidR="00EC0667">
        <w:t xml:space="preserve">xml  </w:t>
      </w:r>
      <w:proofErr w:type="spellStart"/>
      <w:r w:rsidR="00EC0667">
        <w:t>mô</w:t>
      </w:r>
      <w:proofErr w:type="spellEnd"/>
      <w:proofErr w:type="gramEnd"/>
      <w:r w:rsidR="00EC0667">
        <w:t xml:space="preserve"> </w:t>
      </w:r>
      <w:proofErr w:type="spellStart"/>
      <w:r w:rsidR="00EC0667">
        <w:t>tả</w:t>
      </w:r>
      <w:proofErr w:type="spellEnd"/>
      <w:r w:rsidR="00EC0667">
        <w:t xml:space="preserve"> </w:t>
      </w:r>
      <w:proofErr w:type="spellStart"/>
      <w:r w:rsidR="00EC0667">
        <w:t>quy</w:t>
      </w:r>
      <w:proofErr w:type="spellEnd"/>
      <w:r w:rsidR="00EC0667">
        <w:t xml:space="preserve"> </w:t>
      </w:r>
      <w:proofErr w:type="spellStart"/>
      <w:r w:rsidR="00EC0667">
        <w:t>trình</w:t>
      </w:r>
      <w:proofErr w:type="spellEnd"/>
      <w:r w:rsidR="00EC0667">
        <w:t xml:space="preserve"> </w:t>
      </w:r>
      <w:proofErr w:type="spellStart"/>
      <w:r w:rsidR="00EC0667">
        <w:t>tương</w:t>
      </w:r>
      <w:proofErr w:type="spellEnd"/>
      <w:r w:rsidR="00EC0667">
        <w:t xml:space="preserve"> </w:t>
      </w:r>
      <w:proofErr w:type="spellStart"/>
      <w:r w:rsidR="00EC0667">
        <w:t>ứng</w:t>
      </w:r>
      <w:proofErr w:type="spellEnd"/>
      <w:r w:rsidR="00EC0667">
        <w:t xml:space="preserve"> </w:t>
      </w:r>
      <w:proofErr w:type="spellStart"/>
      <w:r w:rsidR="00EC0667">
        <w:t>để</w:t>
      </w:r>
      <w:proofErr w:type="spellEnd"/>
      <w:r w:rsidR="00EC0667">
        <w:t xml:space="preserve"> </w:t>
      </w:r>
      <w:proofErr w:type="spellStart"/>
      <w:r w:rsidR="00EC0667">
        <w:t>biết</w:t>
      </w:r>
      <w:proofErr w:type="spellEnd"/>
      <w:r w:rsidR="00EC0667">
        <w:t xml:space="preserve"> </w:t>
      </w:r>
      <w:proofErr w:type="spellStart"/>
      <w:r w:rsidR="00EC0667">
        <w:t>được</w:t>
      </w:r>
      <w:proofErr w:type="spellEnd"/>
      <w:r w:rsidR="00EC0667">
        <w:t xml:space="preserve"> </w:t>
      </w:r>
      <w:proofErr w:type="spellStart"/>
      <w:r w:rsidR="00EC0667">
        <w:t>danh</w:t>
      </w:r>
      <w:proofErr w:type="spellEnd"/>
      <w:r w:rsidR="00EC0667">
        <w:t xml:space="preserve"> </w:t>
      </w:r>
      <w:proofErr w:type="spellStart"/>
      <w:r w:rsidR="00EC0667">
        <w:t>sách</w:t>
      </w:r>
      <w:proofErr w:type="spellEnd"/>
      <w:r w:rsidR="00EC0667">
        <w:t xml:space="preserve"> </w:t>
      </w:r>
      <w:proofErr w:type="spellStart"/>
      <w:r w:rsidR="00EC0667">
        <w:t>công</w:t>
      </w:r>
      <w:proofErr w:type="spellEnd"/>
      <w:r w:rsidR="00EC0667">
        <w:t xml:space="preserve"> </w:t>
      </w:r>
      <w:proofErr w:type="spellStart"/>
      <w:r w:rsidR="00EC0667">
        <w:t>việc</w:t>
      </w:r>
      <w:proofErr w:type="spellEnd"/>
      <w:r w:rsidR="00EC0667">
        <w:t xml:space="preserve"> (task) </w:t>
      </w:r>
      <w:proofErr w:type="spellStart"/>
      <w:r w:rsidR="00EC0667">
        <w:t>cần</w:t>
      </w:r>
      <w:proofErr w:type="spellEnd"/>
      <w:r w:rsidR="00EC0667">
        <w:t xml:space="preserve"> </w:t>
      </w:r>
      <w:proofErr w:type="spellStart"/>
      <w:r w:rsidR="00EC0667">
        <w:t>thực</w:t>
      </w:r>
      <w:proofErr w:type="spellEnd"/>
      <w:r w:rsidR="00EC0667">
        <w:t xml:space="preserve"> </w:t>
      </w:r>
      <w:proofErr w:type="spellStart"/>
      <w:r w:rsidR="00EC0667">
        <w:t>hiện</w:t>
      </w:r>
      <w:proofErr w:type="spellEnd"/>
      <w:r w:rsidR="00EC0667">
        <w:t>.</w:t>
      </w:r>
    </w:p>
    <w:p w:rsidR="00247438" w:rsidRDefault="0040139C" w:rsidP="0040139C">
      <w:pPr>
        <w:pStyle w:val="Heading1"/>
      </w:pPr>
      <w:bookmarkStart w:id="170" w:name="_Toc314148382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xml process definition files:</w:t>
      </w:r>
      <w:bookmarkEnd w:id="170"/>
    </w:p>
    <w:p w:rsidR="00820552" w:rsidRDefault="00820552" w:rsidP="00820552">
      <w:pPr>
        <w:pStyle w:val="Heading2"/>
        <w:numPr>
          <w:ilvl w:val="0"/>
          <w:numId w:val="4"/>
        </w:numPr>
      </w:pPr>
      <w:bookmarkStart w:id="171" w:name="_Toc314148383"/>
      <w:r>
        <w:t>Root xml file:</w:t>
      </w:r>
      <w:bookmarkEnd w:id="171"/>
    </w:p>
    <w:p w:rsidR="00820552" w:rsidRDefault="00715E58" w:rsidP="00820552">
      <w:proofErr w:type="gramStart"/>
      <w:r>
        <w:t xml:space="preserve">ProcessTemplate.xml  </w:t>
      </w:r>
      <w:proofErr w:type="spellStart"/>
      <w:r>
        <w:t>là</w:t>
      </w:r>
      <w:proofErr w:type="spellEnd"/>
      <w:proofErr w:type="gramEnd"/>
      <w:r>
        <w:t xml:space="preserve"> root xml file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xml con.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t xml:space="preserve"> Name, Description, Plugins, Task groups.</w:t>
      </w:r>
    </w:p>
    <w:p w:rsidR="00715E58" w:rsidRDefault="00715E58" w:rsidP="00715E58">
      <w:pPr>
        <w:pStyle w:val="Heading3"/>
      </w:pPr>
      <w:bookmarkStart w:id="172" w:name="_Toc314148384"/>
      <w:r>
        <w:t>Name</w:t>
      </w:r>
      <w:bookmarkEnd w:id="172"/>
    </w:p>
    <w:p w:rsidR="00715E58" w:rsidRDefault="00715E58" w:rsidP="00715E58">
      <w:pPr>
        <w:ind w:left="360"/>
      </w:pPr>
      <w:proofErr w:type="spellStart"/>
      <w:proofErr w:type="gram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process template.</w:t>
      </w:r>
      <w:proofErr w:type="gramEnd"/>
    </w:p>
    <w:p w:rsidR="007A2E08" w:rsidRDefault="007A2E08" w:rsidP="00715E58">
      <w:pPr>
        <w:ind w:left="360"/>
      </w:pPr>
      <w:r>
        <w:rPr>
          <w:noProof/>
        </w:rPr>
        <w:drawing>
          <wp:inline distT="0" distB="0" distL="0" distR="0" wp14:anchorId="60B23DD9" wp14:editId="30FB9BFA">
            <wp:extent cx="3169920" cy="51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8" w:rsidRDefault="00715E58" w:rsidP="00715E58">
      <w:pPr>
        <w:pStyle w:val="Heading3"/>
      </w:pPr>
      <w:bookmarkStart w:id="173" w:name="_Toc314148385"/>
      <w:r>
        <w:t>Description</w:t>
      </w:r>
      <w:bookmarkEnd w:id="173"/>
    </w:p>
    <w:p w:rsidR="00715E58" w:rsidRDefault="00715E58" w:rsidP="00715E58">
      <w:pPr>
        <w:ind w:left="360"/>
      </w:pPr>
      <w:proofErr w:type="spellStart"/>
      <w:proofErr w:type="gram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process template.</w:t>
      </w:r>
      <w:proofErr w:type="gramEnd"/>
    </w:p>
    <w:p w:rsidR="007A2E08" w:rsidRDefault="007A2E08" w:rsidP="00715E58">
      <w:pPr>
        <w:ind w:left="360"/>
      </w:pPr>
      <w:r>
        <w:rPr>
          <w:noProof/>
        </w:rPr>
        <w:drawing>
          <wp:inline distT="0" distB="0" distL="0" distR="0" wp14:anchorId="7503B2E2" wp14:editId="3FD77ACF">
            <wp:extent cx="5943600" cy="4686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8" w:rsidRDefault="007A2E08" w:rsidP="007A2E08">
      <w:pPr>
        <w:pStyle w:val="Heading3"/>
      </w:pPr>
      <w:bookmarkStart w:id="174" w:name="_Toc314148386"/>
      <w:r>
        <w:t>Plugins</w:t>
      </w:r>
      <w:bookmarkEnd w:id="174"/>
    </w:p>
    <w:p w:rsidR="007A2E08" w:rsidRDefault="007A2E08" w:rsidP="007A2E08">
      <w:pPr>
        <w:ind w:left="360"/>
      </w:pPr>
      <w:proofErr w:type="spellStart"/>
      <w:proofErr w:type="gram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process template.</w:t>
      </w:r>
      <w:proofErr w:type="gramEnd"/>
    </w:p>
    <w:p w:rsidR="007A2E08" w:rsidRDefault="007A2E08" w:rsidP="007A2E08">
      <w:pPr>
        <w:ind w:left="360"/>
      </w:pPr>
      <w:r>
        <w:rPr>
          <w:noProof/>
        </w:rPr>
        <w:drawing>
          <wp:inline distT="0" distB="0" distL="0" distR="0" wp14:anchorId="0A8B49AF" wp14:editId="3C9B609D">
            <wp:extent cx="5943600" cy="1329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8" w:rsidRDefault="007A2E08" w:rsidP="007A2E08">
      <w:pPr>
        <w:pStyle w:val="Heading3"/>
      </w:pPr>
      <w:bookmarkStart w:id="175" w:name="_Toc314148387"/>
      <w:r>
        <w:t>Task groups:</w:t>
      </w:r>
      <w:bookmarkEnd w:id="175"/>
    </w:p>
    <w:p w:rsidR="007A2E08" w:rsidRDefault="007A2E08" w:rsidP="007A2E08">
      <w:pPr>
        <w:ind w:left="360"/>
      </w:pP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</w:p>
    <w:p w:rsidR="003359FC" w:rsidRDefault="003359FC" w:rsidP="007A2E08">
      <w:pPr>
        <w:ind w:left="360"/>
      </w:pPr>
      <w:r>
        <w:rPr>
          <w:noProof/>
        </w:rPr>
        <w:drawing>
          <wp:inline distT="0" distB="0" distL="0" distR="0" wp14:anchorId="02DFD819" wp14:editId="3E2DD7DF">
            <wp:extent cx="5943600" cy="1461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67" w:rsidRDefault="00805B67" w:rsidP="007A2E08">
      <w:pPr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task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Classification.xml</w:t>
      </w:r>
    </w:p>
    <w:p w:rsidR="00805B67" w:rsidRDefault="00805B67" w:rsidP="007A2E08">
      <w:pPr>
        <w:ind w:left="36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phần</w:t>
      </w:r>
      <w:proofErr w:type="spellEnd"/>
      <w:r>
        <w:t xml:space="preserve"> :</w:t>
      </w:r>
      <w:proofErr w:type="gramEnd"/>
    </w:p>
    <w:p w:rsidR="00805B67" w:rsidRPr="007A2E08" w:rsidRDefault="00805B67" w:rsidP="007A2E08">
      <w:pPr>
        <w:ind w:left="360"/>
      </w:pPr>
      <w:r>
        <w:rPr>
          <w:noProof/>
        </w:rPr>
        <w:drawing>
          <wp:inline distT="0" distB="0" distL="0" distR="0" wp14:anchorId="2D237CBB" wp14:editId="73FC6886">
            <wp:extent cx="5943600" cy="1731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08" w:rsidRPr="007A2E08" w:rsidRDefault="007A2E08" w:rsidP="007A2E08">
      <w:pPr>
        <w:ind w:left="360"/>
      </w:pPr>
    </w:p>
    <w:p w:rsidR="003A7B67" w:rsidRDefault="00A24618" w:rsidP="00A24618">
      <w:pPr>
        <w:pStyle w:val="Heading2"/>
      </w:pPr>
      <w:bookmarkStart w:id="176" w:name="_Toc314148388"/>
      <w:r>
        <w:t>Task</w:t>
      </w:r>
      <w:bookmarkEnd w:id="176"/>
      <w:r>
        <w:t xml:space="preserve"> </w:t>
      </w:r>
    </w:p>
    <w:p w:rsidR="00A24618" w:rsidRDefault="00952EC2" w:rsidP="00A24618">
      <w:r>
        <w:rPr>
          <w:noProof/>
        </w:rPr>
        <w:drawing>
          <wp:anchor distT="0" distB="0" distL="114300" distR="114300" simplePos="0" relativeHeight="251659264" behindDoc="0" locked="0" layoutInCell="1" allowOverlap="1" wp14:anchorId="1A582373" wp14:editId="4254BB62">
            <wp:simplePos x="0" y="0"/>
            <wp:positionH relativeFrom="column">
              <wp:posOffset>171450</wp:posOffset>
            </wp:positionH>
            <wp:positionV relativeFrom="paragraph">
              <wp:posOffset>871220</wp:posOffset>
            </wp:positionV>
            <wp:extent cx="5943600" cy="241363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A24618">
        <w:t>Mô</w:t>
      </w:r>
      <w:proofErr w:type="spellEnd"/>
      <w:r w:rsidR="00A24618">
        <w:t xml:space="preserve"> </w:t>
      </w:r>
      <w:proofErr w:type="spellStart"/>
      <w:r w:rsidR="00A24618">
        <w:t>tả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  <w:proofErr w:type="gramEnd"/>
      <w:r>
        <w:t xml:space="preserve"> Task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work item </w:t>
      </w:r>
      <w:proofErr w:type="spellStart"/>
      <w:r>
        <w:t>mới</w:t>
      </w:r>
      <w:proofErr w:type="spellEnd"/>
      <w:proofErr w:type="gramStart"/>
      <w:r>
        <w:t xml:space="preserve">,  </w:t>
      </w:r>
      <w:r w:rsidRPr="00952EC2">
        <w:t>copy</w:t>
      </w:r>
      <w:proofErr w:type="gramEnd"/>
      <w:r w:rsidRPr="00952EC2">
        <w:t xml:space="preserve"> a file to the project </w:t>
      </w:r>
      <w:proofErr w:type="spellStart"/>
      <w:r w:rsidRPr="00952EC2">
        <w:t>portal</w:t>
      </w:r>
      <w:r>
        <w:rPr>
          <w:rFonts w:ascii="Segoe UI" w:hAnsi="Segoe UI" w:cs="Segoe UI"/>
          <w:color w:val="000000"/>
          <w:sz w:val="20"/>
          <w:szCs w:val="20"/>
        </w:rPr>
        <w:t>,</w:t>
      </w:r>
      <w:r>
        <w:t>thêm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security, …</w:t>
      </w:r>
    </w:p>
    <w:p w:rsidR="00952EC2" w:rsidRDefault="00952EC2" w:rsidP="00A24618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phần</w:t>
      </w:r>
      <w:proofErr w:type="spellEnd"/>
      <w:r>
        <w:t xml:space="preserve"> :</w:t>
      </w:r>
      <w:proofErr w:type="gramEnd"/>
    </w:p>
    <w:p w:rsidR="00E554E9" w:rsidRDefault="00952EC2" w:rsidP="00A24618">
      <w:r>
        <w:rPr>
          <w:noProof/>
        </w:rPr>
        <w:drawing>
          <wp:inline distT="0" distB="0" distL="0" distR="0" wp14:anchorId="113AC5F2" wp14:editId="0FB97D23">
            <wp:extent cx="5943600" cy="2132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E9" w:rsidRDefault="00E554E9" w:rsidP="00E554E9">
      <w:pPr>
        <w:pStyle w:val="Heading2"/>
      </w:pPr>
      <w:bookmarkStart w:id="177" w:name="_Toc314148389"/>
      <w:r>
        <w:t>Dependencies</w:t>
      </w:r>
      <w:bookmarkEnd w:id="177"/>
    </w:p>
    <w:p w:rsidR="00E554E9" w:rsidRDefault="00E554E9" w:rsidP="00E554E9">
      <w:proofErr w:type="spellStart"/>
      <w:proofErr w:type="gram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  <w:r>
        <w:t xml:space="preserve"> </w:t>
      </w:r>
    </w:p>
    <w:p w:rsidR="00E554E9" w:rsidRDefault="00E554E9" w:rsidP="00E554E9">
      <w:r>
        <w:rPr>
          <w:noProof/>
        </w:rPr>
        <w:drawing>
          <wp:inline distT="0" distB="0" distL="0" distR="0" wp14:anchorId="0A45A73F" wp14:editId="2D2DD968">
            <wp:extent cx="5547360" cy="1927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C2" w:rsidRDefault="00E554E9" w:rsidP="00E554E9">
      <w:r>
        <w:rPr>
          <w:noProof/>
        </w:rPr>
        <w:drawing>
          <wp:inline distT="0" distB="0" distL="0" distR="0" wp14:anchorId="3B79C012" wp14:editId="11F58408">
            <wp:extent cx="5943600" cy="1527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EC2">
        <w:br w:type="textWrapping" w:clear="all"/>
      </w:r>
    </w:p>
    <w:p w:rsidR="00E554E9" w:rsidRDefault="00E554E9" w:rsidP="00E554E9">
      <w:pPr>
        <w:pStyle w:val="Heading1"/>
      </w:pPr>
      <w:bookmarkStart w:id="178" w:name="_Toc314148390"/>
      <w:r>
        <w:t xml:space="preserve">Chi </w:t>
      </w:r>
      <w:proofErr w:type="spellStart"/>
      <w:r>
        <w:t>tiết</w:t>
      </w:r>
      <w:proofErr w:type="spellEnd"/>
      <w:ins w:id="179" w:author="win7" w:date="2012-01-12T16:15:00Z">
        <w:r w:rsidR="001F6C06">
          <w:t xml:space="preserve"> </w:t>
        </w:r>
        <w:proofErr w:type="spellStart"/>
        <w:r w:rsidR="001F6C06">
          <w:t>một</w:t>
        </w:r>
        <w:proofErr w:type="spellEnd"/>
        <w:r w:rsidR="001F6C06">
          <w:t xml:space="preserve"> </w:t>
        </w:r>
        <w:proofErr w:type="spellStart"/>
        <w:r w:rsidR="001F6C06">
          <w:t>số</w:t>
        </w:r>
        <w:proofErr w:type="spellEnd"/>
        <w:r w:rsidR="001F6C06">
          <w:t xml:space="preserve"> </w:t>
        </w:r>
      </w:ins>
      <w:del w:id="180" w:author="win7" w:date="2012-01-12T16:15:00Z">
        <w:r w:rsidDel="001F6C06">
          <w:delText xml:space="preserve"> </w:delText>
        </w:r>
      </w:del>
      <w:r>
        <w:t>process template plug-in</w:t>
      </w:r>
      <w:ins w:id="181" w:author="win7" w:date="2012-01-12T16:15:00Z">
        <w:r w:rsidR="001F6C06">
          <w:t xml:space="preserve"> </w:t>
        </w:r>
        <w:proofErr w:type="spellStart"/>
        <w:proofErr w:type="gramStart"/>
        <w:r w:rsidR="001F6C06">
          <w:t>chính</w:t>
        </w:r>
        <w:proofErr w:type="spellEnd"/>
        <w:r w:rsidR="001F6C06">
          <w:t xml:space="preserve"> :</w:t>
        </w:r>
      </w:ins>
      <w:bookmarkEnd w:id="178"/>
      <w:proofErr w:type="gramEnd"/>
      <w:del w:id="182" w:author="win7" w:date="2012-01-12T16:15:00Z">
        <w:r w:rsidDel="001F6C06">
          <w:delText>s:</w:delText>
        </w:r>
      </w:del>
    </w:p>
    <w:p w:rsidR="005636BB" w:rsidRDefault="005636BB" w:rsidP="002B31CA">
      <w:pPr>
        <w:pStyle w:val="Heading2"/>
        <w:numPr>
          <w:ilvl w:val="0"/>
          <w:numId w:val="10"/>
        </w:numPr>
      </w:pPr>
      <w:bookmarkStart w:id="183" w:name="_Toc314148391"/>
      <w:r>
        <w:t>Classification process template plugin:</w:t>
      </w:r>
      <w:bookmarkEnd w:id="183"/>
    </w:p>
    <w:p w:rsidR="005636BB" w:rsidRDefault="005636BB" w:rsidP="005636BB">
      <w:proofErr w:type="spellStart"/>
      <w:proofErr w:type="gram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iteration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“team project”.</w:t>
      </w:r>
      <w:proofErr w:type="gramEnd"/>
    </w:p>
    <w:p w:rsidR="002B31CA" w:rsidRDefault="002B31CA" w:rsidP="002B31CA">
      <w:pPr>
        <w:pStyle w:val="Heading3"/>
        <w:numPr>
          <w:ilvl w:val="0"/>
          <w:numId w:val="9"/>
        </w:numPr>
      </w:pPr>
      <w:bookmarkStart w:id="184" w:name="_Toc314148392"/>
      <w:r>
        <w:t>Iterations</w:t>
      </w:r>
      <w:bookmarkEnd w:id="184"/>
    </w:p>
    <w:p w:rsidR="002B31CA" w:rsidRDefault="002B31CA" w:rsidP="002B31CA">
      <w:r>
        <w:t xml:space="preserve">Iterations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proofErr w:type="gramStart"/>
      <w:r>
        <w:t xml:space="preserve">,  </w:t>
      </w:r>
      <w:proofErr w:type="spellStart"/>
      <w:r>
        <w:t>kiểm</w:t>
      </w:r>
      <w:proofErr w:type="spellEnd"/>
      <w:proofErr w:type="gramEnd"/>
      <w:r>
        <w:t xml:space="preserve"> </w:t>
      </w:r>
      <w:proofErr w:type="spellStart"/>
      <w:r>
        <w:t>tra</w:t>
      </w:r>
      <w:proofErr w:type="spellEnd"/>
      <w:r>
        <w:t xml:space="preserve"> …).</w:t>
      </w:r>
    </w:p>
    <w:p w:rsidR="002B31CA" w:rsidRDefault="002B31CA" w:rsidP="002B31CA">
      <w:pPr>
        <w:rPr>
          <w:ins w:id="185" w:author="win7" w:date="2012-01-12T11:06:00Z"/>
        </w:rPr>
      </w:pPr>
      <w:r>
        <w:t xml:space="preserve">Iteration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 w:rsidRPr="002B31CA">
        <w:t>System.IterationPath</w:t>
      </w:r>
      <w:proofErr w:type="spellEnd"/>
      <w:r w:rsidRPr="002B31CA">
        <w:t xml:space="preserve"> </w:t>
      </w:r>
      <w:proofErr w:type="spellStart"/>
      <w:r w:rsidRPr="002B31CA">
        <w:t>củ</w:t>
      </w:r>
      <w:r>
        <w:t>a</w:t>
      </w:r>
      <w:proofErr w:type="spellEnd"/>
      <w:r>
        <w:t xml:space="preserve"> work items.</w:t>
      </w:r>
    </w:p>
    <w:p w:rsidR="00E80F84" w:rsidDel="00E80F84" w:rsidRDefault="00E80F84" w:rsidP="002B31CA">
      <w:pPr>
        <w:rPr>
          <w:del w:id="186" w:author="win7" w:date="2012-01-12T11:07:00Z"/>
        </w:rPr>
      </w:pPr>
    </w:p>
    <w:p w:rsidR="002B31CA" w:rsidRDefault="002B31CA" w:rsidP="002B31CA">
      <w:pPr>
        <w:rPr>
          <w:b/>
        </w:rPr>
      </w:pPr>
      <w:r>
        <w:rPr>
          <w:noProof/>
        </w:rPr>
        <w:drawing>
          <wp:inline distT="0" distB="0" distL="0" distR="0" wp14:anchorId="2771EED2" wp14:editId="127D4FFD">
            <wp:extent cx="5943600" cy="2887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23" w:rsidRPr="002B31CA" w:rsidRDefault="00CC2723" w:rsidP="002B31CA">
      <w:pPr>
        <w:rPr>
          <w:b/>
        </w:rPr>
      </w:pPr>
      <w:proofErr w:type="spellStart"/>
      <w:r>
        <w:rPr>
          <w:b/>
        </w:rPr>
        <w:t>Trong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4 </w:t>
      </w:r>
      <w:proofErr w:type="gramStart"/>
      <w:r>
        <w:rPr>
          <w:b/>
        </w:rPr>
        <w:t>iteration :</w:t>
      </w:r>
      <w:proofErr w:type="gramEnd"/>
      <w:r>
        <w:rPr>
          <w:b/>
        </w:rPr>
        <w:t xml:space="preserve"> Milestone 1, Milestone 2, Beta, RTM.</w:t>
      </w:r>
    </w:p>
    <w:p w:rsidR="00CA6ED9" w:rsidRDefault="00CA6ED9" w:rsidP="002B31CA">
      <w:pPr>
        <w:pStyle w:val="Heading2"/>
      </w:pPr>
      <w:bookmarkStart w:id="187" w:name="_Toc314148393"/>
      <w:r w:rsidRPr="002B31CA">
        <w:t>Work i</w:t>
      </w:r>
      <w:r>
        <w:t>tem tracking process template plug-in:</w:t>
      </w:r>
      <w:bookmarkEnd w:id="187"/>
    </w:p>
    <w:p w:rsidR="00CA6ED9" w:rsidRDefault="00CA6ED9" w:rsidP="00CA6ED9">
      <w:pPr>
        <w:ind w:left="36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work item type, queries</w:t>
      </w:r>
      <w:r w:rsidR="001B79E4">
        <w:t xml:space="preserve">, </w:t>
      </w:r>
      <w:r>
        <w:t>work item instance</w:t>
      </w:r>
    </w:p>
    <w:p w:rsidR="00CA6ED9" w:rsidRDefault="00CA6ED9" w:rsidP="00CA6ED9">
      <w:pPr>
        <w:pStyle w:val="Heading3"/>
        <w:numPr>
          <w:ilvl w:val="0"/>
          <w:numId w:val="7"/>
        </w:numPr>
      </w:pPr>
      <w:bookmarkStart w:id="188" w:name="_Toc314148394"/>
      <w:r>
        <w:t>Work item types</w:t>
      </w:r>
      <w:bookmarkEnd w:id="188"/>
    </w:p>
    <w:p w:rsidR="00CA6ED9" w:rsidRDefault="00CA6ED9" w:rsidP="00CA6ED9">
      <w:r>
        <w:rPr>
          <w:noProof/>
        </w:rPr>
        <w:drawing>
          <wp:inline distT="0" distB="0" distL="0" distR="0" wp14:anchorId="3958E926" wp14:editId="00A58DB7">
            <wp:extent cx="5943600" cy="2566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EA" w:rsidRPr="00CA6ED9" w:rsidRDefault="006D64EA" w:rsidP="00CA6ED9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Bug.xml, Task.xml, </w:t>
      </w:r>
      <w:proofErr w:type="gramStart"/>
      <w:r>
        <w:t>QoS.xml, …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work items.</w:t>
      </w:r>
    </w:p>
    <w:p w:rsidR="00CA6ED9" w:rsidRDefault="00CA6ED9" w:rsidP="00CA6ED9">
      <w:pPr>
        <w:pStyle w:val="Heading3"/>
      </w:pPr>
      <w:bookmarkStart w:id="189" w:name="_Toc314148395"/>
      <w:r>
        <w:t>Queries:</w:t>
      </w:r>
      <w:bookmarkEnd w:id="189"/>
    </w:p>
    <w:p w:rsidR="00BD02F3" w:rsidRPr="00BD02F3" w:rsidRDefault="00BD02F3" w:rsidP="00BD02F3">
      <w:r>
        <w:t xml:space="preserve">Queries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 item</w:t>
      </w:r>
      <w:ins w:id="190" w:author="win7" w:date="2012-01-12T11:10:00Z">
        <w:r w:rsidR="001766A8">
          <w:t>s</w:t>
        </w:r>
      </w:ins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queries.</w:t>
      </w:r>
    </w:p>
    <w:p w:rsidR="00F937E0" w:rsidRDefault="00F937E0" w:rsidP="00F937E0">
      <w:r>
        <w:rPr>
          <w:noProof/>
        </w:rPr>
        <w:drawing>
          <wp:inline distT="0" distB="0" distL="0" distR="0" wp14:anchorId="58E08D2B" wp14:editId="50A418D1">
            <wp:extent cx="5943600" cy="2374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F3" w:rsidRDefault="00BD02F3" w:rsidP="00F937E0">
      <w:pPr>
        <w:rPr>
          <w:ins w:id="191" w:author="win7" w:date="2012-01-12T11:00:00Z"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query “All scenarios”</w:t>
      </w:r>
      <w:r w:rsidR="00E472A7">
        <w:t xml:space="preserve"> </w:t>
      </w:r>
      <w:proofErr w:type="spellStart"/>
      <w:r w:rsidR="00E472A7">
        <w:t>có</w:t>
      </w:r>
      <w:proofErr w:type="spellEnd"/>
      <w:r w:rsidR="00E472A7">
        <w:t xml:space="preserve"> file </w:t>
      </w:r>
      <w:proofErr w:type="spellStart"/>
      <w:r w:rsidR="00E472A7">
        <w:t>mô</w:t>
      </w:r>
      <w:proofErr w:type="spellEnd"/>
      <w:r w:rsidR="00E472A7">
        <w:t xml:space="preserve"> </w:t>
      </w:r>
      <w:proofErr w:type="spellStart"/>
      <w:r w:rsidR="00E472A7">
        <w:t>tả</w:t>
      </w:r>
      <w:proofErr w:type="spellEnd"/>
      <w:r w:rsidR="00E472A7">
        <w:t xml:space="preserve"> query </w:t>
      </w:r>
      <w:proofErr w:type="spellStart"/>
      <w:proofErr w:type="gramStart"/>
      <w:r w:rsidR="00E472A7">
        <w:t>là</w:t>
      </w:r>
      <w:proofErr w:type="spellEnd"/>
      <w:r w:rsidR="00E472A7">
        <w:t xml:space="preserve"> </w:t>
      </w:r>
      <w:r w:rsidR="00323A80">
        <w:t xml:space="preserve"> </w:t>
      </w:r>
      <w:proofErr w:type="spellStart"/>
      <w:r w:rsidR="00323A80">
        <w:t>AllScenario.wiq</w:t>
      </w:r>
      <w:proofErr w:type="spellEnd"/>
      <w:proofErr w:type="gramEnd"/>
      <w:ins w:id="192" w:author="win7" w:date="2012-01-12T11:00:00Z">
        <w:r w:rsidR="00267A13">
          <w:t>.</w:t>
        </w:r>
      </w:ins>
    </w:p>
    <w:p w:rsidR="00267A13" w:rsidRDefault="00267A13" w:rsidP="00F937E0">
      <w:pPr>
        <w:rPr>
          <w:ins w:id="193" w:author="win7" w:date="2012-01-12T11:01:00Z"/>
        </w:rPr>
      </w:pPr>
      <w:proofErr w:type="spellStart"/>
      <w:ins w:id="194" w:author="win7" w:date="2012-01-12T11:01:00Z">
        <w:r>
          <w:t>Ví</w:t>
        </w:r>
        <w:proofErr w:type="spellEnd"/>
        <w:r>
          <w:t xml:space="preserve"> </w:t>
        </w:r>
        <w:proofErr w:type="spellStart"/>
        <w:r>
          <w:t>dụ</w:t>
        </w:r>
        <w:proofErr w:type="spellEnd"/>
        <w:r>
          <w:t xml:space="preserve"> </w:t>
        </w:r>
        <w:proofErr w:type="spellStart"/>
        <w:r>
          <w:t>về</w:t>
        </w:r>
        <w:proofErr w:type="spellEnd"/>
        <w:r>
          <w:t xml:space="preserve"> file </w:t>
        </w:r>
        <w:proofErr w:type="spellStart"/>
        <w:r>
          <w:t>mô</w:t>
        </w:r>
        <w:proofErr w:type="spellEnd"/>
        <w:r>
          <w:t xml:space="preserve"> </w:t>
        </w:r>
        <w:proofErr w:type="spellStart"/>
        <w:r>
          <w:t>tả</w:t>
        </w:r>
        <w:proofErr w:type="spellEnd"/>
        <w:r>
          <w:t xml:space="preserve"> query “</w:t>
        </w:r>
        <w:proofErr w:type="spellStart"/>
        <w:r>
          <w:t>ActiveBugs.wiq</w:t>
        </w:r>
        <w:proofErr w:type="spellEnd"/>
        <w:proofErr w:type="gramStart"/>
        <w:r>
          <w:t>” :</w:t>
        </w:r>
        <w:proofErr w:type="gramEnd"/>
      </w:ins>
    </w:p>
    <w:p w:rsidR="006B594B" w:rsidDel="00383FAD" w:rsidRDefault="00267A13" w:rsidP="00F937E0">
      <w:pPr>
        <w:rPr>
          <w:del w:id="195" w:author="win7" w:date="2012-01-12T11:10:00Z"/>
        </w:rPr>
      </w:pPr>
      <w:ins w:id="196" w:author="win7" w:date="2012-01-12T11:01:00Z">
        <w:r>
          <w:rPr>
            <w:noProof/>
          </w:rPr>
          <w:drawing>
            <wp:inline distT="0" distB="0" distL="0" distR="0" wp14:anchorId="199ED93D" wp14:editId="7E00ADAE">
              <wp:extent cx="5379720" cy="3390900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9720" cy="3390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83FAD" w:rsidRDefault="00383FAD" w:rsidP="00CA6ED9">
      <w:pPr>
        <w:rPr>
          <w:ins w:id="197" w:author="win7" w:date="2012-01-12T16:12:00Z"/>
        </w:rPr>
      </w:pPr>
    </w:p>
    <w:p w:rsidR="00383FAD" w:rsidRDefault="00383FAD" w:rsidP="00383FAD">
      <w:pPr>
        <w:pStyle w:val="Heading3"/>
        <w:rPr>
          <w:ins w:id="198" w:author="win7" w:date="2012-01-12T16:12:00Z"/>
        </w:rPr>
        <w:pPrChange w:id="199" w:author="win7" w:date="2012-01-12T16:12:00Z">
          <w:pPr/>
        </w:pPrChange>
      </w:pPr>
      <w:bookmarkStart w:id="200" w:name="_Toc314148396"/>
      <w:proofErr w:type="gramStart"/>
      <w:ins w:id="201" w:author="win7" w:date="2012-01-12T16:11:00Z">
        <w:r>
          <w:t>work</w:t>
        </w:r>
        <w:proofErr w:type="gramEnd"/>
        <w:r>
          <w:t xml:space="preserve"> item instan</w:t>
        </w:r>
      </w:ins>
      <w:ins w:id="202" w:author="win7" w:date="2012-01-12T16:12:00Z">
        <w:r>
          <w:t>ces</w:t>
        </w:r>
        <w:bookmarkEnd w:id="200"/>
      </w:ins>
    </w:p>
    <w:p w:rsidR="00383FAD" w:rsidRPr="00383FAD" w:rsidRDefault="00383FAD" w:rsidP="00383FAD">
      <w:pPr>
        <w:rPr>
          <w:ins w:id="203" w:author="win7" w:date="2012-01-12T16:11:00Z"/>
          <w:rPrChange w:id="204" w:author="win7" w:date="2012-01-12T16:12:00Z">
            <w:rPr>
              <w:ins w:id="205" w:author="win7" w:date="2012-01-12T16:11:00Z"/>
            </w:rPr>
          </w:rPrChange>
        </w:rPr>
        <w:pPrChange w:id="206" w:author="win7" w:date="2012-01-12T16:12:00Z">
          <w:pPr/>
        </w:pPrChange>
      </w:pPr>
      <w:ins w:id="207" w:author="win7" w:date="2012-01-12T16:12:00Z">
        <w:r>
          <w:rPr>
            <w:noProof/>
          </w:rPr>
          <w:drawing>
            <wp:inline distT="0" distB="0" distL="0" distR="0" wp14:anchorId="7681CFFA" wp14:editId="4C0802B8">
              <wp:extent cx="5943600" cy="2610485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10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A6ED9" w:rsidRDefault="00356B30" w:rsidP="00356B30">
      <w:pPr>
        <w:pStyle w:val="Heading2"/>
        <w:rPr>
          <w:ins w:id="208" w:author="win7" w:date="2012-01-12T16:13:00Z"/>
        </w:rPr>
        <w:pPrChange w:id="209" w:author="win7" w:date="2012-01-12T16:13:00Z">
          <w:pPr/>
        </w:pPrChange>
      </w:pPr>
      <w:bookmarkStart w:id="210" w:name="_Toc314148397"/>
      <w:ins w:id="211" w:author="win7" w:date="2012-01-12T16:13:00Z">
        <w:r>
          <w:t>Groups and permissions process template plug-in:</w:t>
        </w:r>
        <w:bookmarkEnd w:id="210"/>
      </w:ins>
    </w:p>
    <w:p w:rsidR="00356B30" w:rsidRDefault="00356B30" w:rsidP="00356B30">
      <w:pPr>
        <w:rPr>
          <w:ins w:id="212" w:author="win7" w:date="2012-01-12T16:15:00Z"/>
        </w:rPr>
        <w:pPrChange w:id="213" w:author="win7" w:date="2012-01-12T16:13:00Z">
          <w:pPr/>
        </w:pPrChange>
      </w:pPr>
      <w:proofErr w:type="spellStart"/>
      <w:proofErr w:type="gramStart"/>
      <w:ins w:id="214" w:author="win7" w:date="2012-01-12T16:14:00Z">
        <w:r>
          <w:t>Định</w:t>
        </w:r>
        <w:proofErr w:type="spellEnd"/>
        <w:r>
          <w:t xml:space="preserve"> </w:t>
        </w:r>
        <w:proofErr w:type="spellStart"/>
        <w:r>
          <w:t>nghĩa</w:t>
        </w:r>
        <w:proofErr w:type="spellEnd"/>
        <w:r>
          <w:t xml:space="preserve"> </w:t>
        </w:r>
        <w:proofErr w:type="spellStart"/>
        <w:r>
          <w:t>các</w:t>
        </w:r>
        <w:proofErr w:type="spellEnd"/>
        <w:r>
          <w:t xml:space="preserve"> </w:t>
        </w:r>
        <w:proofErr w:type="spellStart"/>
        <w:r>
          <w:t>nhóm</w:t>
        </w:r>
        <w:proofErr w:type="spellEnd"/>
        <w:r>
          <w:t xml:space="preserve"> </w:t>
        </w:r>
        <w:proofErr w:type="spellStart"/>
        <w:r>
          <w:t>và</w:t>
        </w:r>
        <w:proofErr w:type="spellEnd"/>
        <w:r>
          <w:t xml:space="preserve"> </w:t>
        </w:r>
        <w:proofErr w:type="spellStart"/>
        <w:r>
          <w:t>quyền</w:t>
        </w:r>
        <w:proofErr w:type="spellEnd"/>
        <w:r>
          <w:t xml:space="preserve"> </w:t>
        </w:r>
        <w:proofErr w:type="spellStart"/>
        <w:r>
          <w:t>tương</w:t>
        </w:r>
        <w:proofErr w:type="spellEnd"/>
        <w:r>
          <w:t xml:space="preserve"> </w:t>
        </w:r>
        <w:proofErr w:type="spellStart"/>
        <w:r>
          <w:t>ứng</w:t>
        </w:r>
        <w:proofErr w:type="spellEnd"/>
        <w:r>
          <w:t>.</w:t>
        </w:r>
      </w:ins>
      <w:proofErr w:type="gramEnd"/>
    </w:p>
    <w:p w:rsidR="00356B30" w:rsidRPr="00356B30" w:rsidRDefault="00356B30" w:rsidP="00356B30">
      <w:pPr>
        <w:rPr>
          <w:rPrChange w:id="215" w:author="win7" w:date="2012-01-12T16:13:00Z">
            <w:rPr/>
          </w:rPrChange>
        </w:rPr>
        <w:pPrChange w:id="216" w:author="win7" w:date="2012-01-12T16:13:00Z">
          <w:pPr/>
        </w:pPrChange>
      </w:pPr>
      <w:ins w:id="217" w:author="win7" w:date="2012-01-12T16:15:00Z">
        <w:r>
          <w:rPr>
            <w:noProof/>
          </w:rPr>
          <w:drawing>
            <wp:inline distT="0" distB="0" distL="0" distR="0" wp14:anchorId="4E4423B6" wp14:editId="47206D3A">
              <wp:extent cx="5943600" cy="1232535"/>
              <wp:effectExtent l="0" t="0" r="0" b="571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325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80F84" w:rsidRDefault="00E80F84">
      <w:pPr>
        <w:pStyle w:val="Heading1"/>
        <w:rPr>
          <w:ins w:id="218" w:author="win7" w:date="2012-01-12T11:11:00Z"/>
        </w:rPr>
        <w:pPrChange w:id="219" w:author="win7" w:date="2012-01-12T11:07:00Z">
          <w:pPr/>
        </w:pPrChange>
      </w:pPr>
      <w:bookmarkStart w:id="220" w:name="_Toc314148398"/>
      <w:ins w:id="221" w:author="win7" w:date="2012-01-12T11:07:00Z">
        <w:r>
          <w:t xml:space="preserve">Chi </w:t>
        </w:r>
        <w:proofErr w:type="spellStart"/>
        <w:r>
          <w:t>tiết</w:t>
        </w:r>
        <w:proofErr w:type="spellEnd"/>
        <w:r>
          <w:t xml:space="preserve"> </w:t>
        </w:r>
        <w:proofErr w:type="spellStart"/>
        <w:r>
          <w:t>về</w:t>
        </w:r>
        <w:proofErr w:type="spellEnd"/>
        <w:r>
          <w:t xml:space="preserve"> work item types:</w:t>
        </w:r>
      </w:ins>
      <w:bookmarkEnd w:id="220"/>
    </w:p>
    <w:p w:rsidR="00F241E7" w:rsidRDefault="001766A8">
      <w:pPr>
        <w:rPr>
          <w:ins w:id="222" w:author="win7" w:date="2012-01-12T11:14:00Z"/>
        </w:rPr>
      </w:pPr>
      <w:ins w:id="223" w:author="win7" w:date="2012-01-12T11:11:00Z">
        <w:r>
          <w:t>Work item</w:t>
        </w:r>
      </w:ins>
      <w:ins w:id="224" w:author="win7" w:date="2012-01-12T11:13:00Z">
        <w:r>
          <w:t>s</w:t>
        </w:r>
      </w:ins>
      <w:ins w:id="225" w:author="win7" w:date="2012-01-12T11:11:00Z">
        <w:r>
          <w:t xml:space="preserve"> </w:t>
        </w:r>
        <w:proofErr w:type="spellStart"/>
        <w:r>
          <w:t>là</w:t>
        </w:r>
        <w:proofErr w:type="spellEnd"/>
        <w:r>
          <w:t xml:space="preserve"> </w:t>
        </w:r>
        <w:proofErr w:type="spellStart"/>
        <w:r>
          <w:t>những</w:t>
        </w:r>
        <w:proofErr w:type="spellEnd"/>
        <w:r>
          <w:t xml:space="preserve"> </w:t>
        </w:r>
        <w:proofErr w:type="spellStart"/>
        <w:r>
          <w:t>thứ</w:t>
        </w:r>
        <w:proofErr w:type="spellEnd"/>
        <w:r>
          <w:t xml:space="preserve"> </w:t>
        </w:r>
        <w:proofErr w:type="spellStart"/>
        <w:r>
          <w:t>giúp</w:t>
        </w:r>
      </w:ins>
      <w:proofErr w:type="spellEnd"/>
      <w:ins w:id="226" w:author="win7" w:date="2012-01-12T11:13:00Z">
        <w:r>
          <w:t xml:space="preserve"> </w:t>
        </w:r>
        <w:proofErr w:type="spellStart"/>
        <w:r>
          <w:t>nhóm</w:t>
        </w:r>
      </w:ins>
      <w:proofErr w:type="spellEnd"/>
      <w:ins w:id="227" w:author="win7" w:date="2012-01-12T11:11:00Z">
        <w:r>
          <w:t xml:space="preserve"> </w:t>
        </w:r>
      </w:ins>
      <w:proofErr w:type="spellStart"/>
      <w:ins w:id="228" w:author="win7" w:date="2012-01-12T11:12:00Z">
        <w:r>
          <w:t>phát</w:t>
        </w:r>
        <w:proofErr w:type="spellEnd"/>
        <w:r>
          <w:t xml:space="preserve"> </w:t>
        </w:r>
        <w:proofErr w:type="spellStart"/>
        <w:r>
          <w:t>triển</w:t>
        </w:r>
        <w:proofErr w:type="spellEnd"/>
        <w:r>
          <w:t xml:space="preserve"> </w:t>
        </w:r>
        <w:proofErr w:type="spellStart"/>
        <w:r>
          <w:t>phần</w:t>
        </w:r>
        <w:proofErr w:type="spellEnd"/>
        <w:r>
          <w:t xml:space="preserve"> </w:t>
        </w:r>
        <w:proofErr w:type="spellStart"/>
        <w:r>
          <w:t>mềm</w:t>
        </w:r>
        <w:proofErr w:type="spellEnd"/>
        <w:r>
          <w:t xml:space="preserve"> </w:t>
        </w:r>
        <w:proofErr w:type="spellStart"/>
        <w:r>
          <w:t>quản</w:t>
        </w:r>
        <w:proofErr w:type="spellEnd"/>
        <w:r>
          <w:t xml:space="preserve"> </w:t>
        </w:r>
        <w:proofErr w:type="spellStart"/>
        <w:r>
          <w:t>lý</w:t>
        </w:r>
        <w:proofErr w:type="spellEnd"/>
        <w:r>
          <w:t xml:space="preserve"> </w:t>
        </w:r>
        <w:proofErr w:type="spellStart"/>
        <w:r>
          <w:t>công</w:t>
        </w:r>
        <w:proofErr w:type="spellEnd"/>
        <w:r>
          <w:t xml:space="preserve"> </w:t>
        </w:r>
        <w:proofErr w:type="spellStart"/>
        <w:r>
          <w:t>việc</w:t>
        </w:r>
        <w:proofErr w:type="spellEnd"/>
        <w:r>
          <w:t xml:space="preserve">. </w:t>
        </w:r>
        <w:proofErr w:type="spellStart"/>
        <w:r>
          <w:t>Ví</w:t>
        </w:r>
        <w:proofErr w:type="spellEnd"/>
        <w:r>
          <w:t xml:space="preserve"> </w:t>
        </w:r>
        <w:proofErr w:type="spellStart"/>
        <w:r>
          <w:t>dụ</w:t>
        </w:r>
        <w:proofErr w:type="spellEnd"/>
        <w:r>
          <w:t xml:space="preserve"> </w:t>
        </w:r>
        <w:proofErr w:type="spellStart"/>
        <w:r>
          <w:t>như</w:t>
        </w:r>
        <w:proofErr w:type="spellEnd"/>
        <w:r>
          <w:t xml:space="preserve"> bugs, requirements, tasks, </w:t>
        </w:r>
        <w:proofErr w:type="gramStart"/>
        <w:r>
          <w:t>risks, …</w:t>
        </w:r>
      </w:ins>
      <w:proofErr w:type="gramEnd"/>
      <w:ins w:id="229" w:author="win7" w:date="2012-01-12T11:13:00Z">
        <w:r w:rsidR="00222AB1">
          <w:t xml:space="preserve"> </w:t>
        </w:r>
      </w:ins>
    </w:p>
    <w:p w:rsidR="001766A8" w:rsidRDefault="00222AB1">
      <w:pPr>
        <w:rPr>
          <w:ins w:id="230" w:author="win7" w:date="2012-01-12T15:55:00Z"/>
        </w:rPr>
      </w:pPr>
      <w:proofErr w:type="gramStart"/>
      <w:ins w:id="231" w:author="win7" w:date="2012-01-12T11:13:00Z">
        <w:r>
          <w:t xml:space="preserve">Work item </w:t>
        </w:r>
        <w:proofErr w:type="spellStart"/>
        <w:r>
          <w:t>là</w:t>
        </w:r>
        <w:proofErr w:type="spellEnd"/>
        <w:r>
          <w:t xml:space="preserve"> </w:t>
        </w:r>
        <w:proofErr w:type="spellStart"/>
        <w:r>
          <w:t>những</w:t>
        </w:r>
        <w:proofErr w:type="spellEnd"/>
        <w:r>
          <w:t xml:space="preserve"> </w:t>
        </w:r>
        <w:proofErr w:type="spellStart"/>
        <w:r>
          <w:t>đối</w:t>
        </w:r>
        <w:proofErr w:type="spellEnd"/>
        <w:r>
          <w:t xml:space="preserve"> </w:t>
        </w:r>
        <w:proofErr w:type="spellStart"/>
        <w:r>
          <w:t>tượng</w:t>
        </w:r>
        <w:proofErr w:type="spellEnd"/>
        <w:r>
          <w:t xml:space="preserve"> </w:t>
        </w:r>
        <w:proofErr w:type="spellStart"/>
        <w:r>
          <w:t>nền</w:t>
        </w:r>
        <w:proofErr w:type="spellEnd"/>
        <w:r>
          <w:t xml:space="preserve"> </w:t>
        </w:r>
        <w:proofErr w:type="spellStart"/>
        <w:r>
          <w:t>tả</w:t>
        </w:r>
      </w:ins>
      <w:ins w:id="232" w:author="win7" w:date="2012-01-12T11:14:00Z">
        <w:r>
          <w:t>ng</w:t>
        </w:r>
      </w:ins>
      <w:proofErr w:type="spellEnd"/>
      <w:ins w:id="233" w:author="win7" w:date="2012-01-12T11:13:00Z">
        <w:r>
          <w:t xml:space="preserve"> </w:t>
        </w:r>
        <w:proofErr w:type="spellStart"/>
        <w:r>
          <w:t>của</w:t>
        </w:r>
        <w:proofErr w:type="spellEnd"/>
        <w:r>
          <w:t xml:space="preserve"> TFS.</w:t>
        </w:r>
      </w:ins>
      <w:proofErr w:type="gramEnd"/>
      <w:ins w:id="234" w:author="win7" w:date="2012-01-12T11:14:00Z">
        <w:r w:rsidR="00F241E7">
          <w:t xml:space="preserve"> Work item </w:t>
        </w:r>
        <w:proofErr w:type="spellStart"/>
        <w:r w:rsidR="00F241E7">
          <w:t>có</w:t>
        </w:r>
        <w:proofErr w:type="spellEnd"/>
        <w:r w:rsidR="00F241E7">
          <w:t xml:space="preserve"> </w:t>
        </w:r>
        <w:proofErr w:type="spellStart"/>
        <w:r w:rsidR="00F241E7">
          <w:t>thể</w:t>
        </w:r>
        <w:proofErr w:type="spellEnd"/>
        <w:r w:rsidR="00F241E7">
          <w:t xml:space="preserve"> </w:t>
        </w:r>
        <w:proofErr w:type="spellStart"/>
        <w:r w:rsidR="00F241E7">
          <w:t>thuộc</w:t>
        </w:r>
        <w:proofErr w:type="spellEnd"/>
        <w:r w:rsidR="00F241E7">
          <w:t xml:space="preserve"> </w:t>
        </w:r>
        <w:proofErr w:type="spellStart"/>
        <w:r w:rsidR="00F241E7">
          <w:t>nhiều</w:t>
        </w:r>
        <w:proofErr w:type="spellEnd"/>
        <w:r w:rsidR="00F241E7">
          <w:t xml:space="preserve"> </w:t>
        </w:r>
        <w:proofErr w:type="spellStart"/>
        <w:r w:rsidR="00F241E7">
          <w:t>kiểu</w:t>
        </w:r>
        <w:proofErr w:type="spellEnd"/>
        <w:r w:rsidR="00F241E7">
          <w:t xml:space="preserve"> (type) </w:t>
        </w:r>
        <w:proofErr w:type="spellStart"/>
        <w:r w:rsidR="00F241E7">
          <w:t>khác</w:t>
        </w:r>
        <w:proofErr w:type="spellEnd"/>
        <w:r w:rsidR="00F241E7">
          <w:t xml:space="preserve"> </w:t>
        </w:r>
        <w:proofErr w:type="spellStart"/>
        <w:r w:rsidR="00F241E7">
          <w:t>nhau</w:t>
        </w:r>
        <w:proofErr w:type="spellEnd"/>
        <w:r w:rsidR="00F241E7">
          <w:t>.</w:t>
        </w:r>
      </w:ins>
      <w:ins w:id="235" w:author="win7" w:date="2012-01-12T11:16:00Z">
        <w:r w:rsidR="00F241E7">
          <w:t xml:space="preserve"> Work item types </w:t>
        </w:r>
        <w:proofErr w:type="spellStart"/>
        <w:r w:rsidR="00F241E7">
          <w:t>định</w:t>
        </w:r>
        <w:proofErr w:type="spellEnd"/>
        <w:r w:rsidR="00F241E7">
          <w:t xml:space="preserve"> </w:t>
        </w:r>
        <w:proofErr w:type="spellStart"/>
        <w:r w:rsidR="00F241E7">
          <w:t>nghĩa</w:t>
        </w:r>
        <w:proofErr w:type="spellEnd"/>
        <w:r w:rsidR="00F241E7">
          <w:t xml:space="preserve"> </w:t>
        </w:r>
        <w:proofErr w:type="spellStart"/>
        <w:r w:rsidR="00F241E7">
          <w:t>các</w:t>
        </w:r>
        <w:proofErr w:type="spellEnd"/>
        <w:r w:rsidR="00F241E7">
          <w:t xml:space="preserve"> </w:t>
        </w:r>
        <w:proofErr w:type="spellStart"/>
        <w:r w:rsidR="00F241E7">
          <w:t>dữ</w:t>
        </w:r>
        <w:proofErr w:type="spellEnd"/>
        <w:r w:rsidR="00F241E7">
          <w:t xml:space="preserve"> </w:t>
        </w:r>
        <w:proofErr w:type="spellStart"/>
        <w:r w:rsidR="00F241E7">
          <w:t>liệu</w:t>
        </w:r>
        <w:proofErr w:type="spellEnd"/>
        <w:r w:rsidR="00F241E7">
          <w:t xml:space="preserve"> </w:t>
        </w:r>
        <w:proofErr w:type="spellStart"/>
        <w:r w:rsidR="00F241E7">
          <w:t>sẽ</w:t>
        </w:r>
        <w:proofErr w:type="spellEnd"/>
        <w:r w:rsidR="00F241E7">
          <w:t xml:space="preserve"> </w:t>
        </w:r>
        <w:proofErr w:type="spellStart"/>
        <w:r w:rsidR="00F241E7">
          <w:t>được</w:t>
        </w:r>
        <w:proofErr w:type="spellEnd"/>
        <w:r w:rsidR="00F241E7">
          <w:t xml:space="preserve"> </w:t>
        </w:r>
        <w:proofErr w:type="spellStart"/>
        <w:proofErr w:type="gramStart"/>
        <w:r w:rsidR="00F241E7">
          <w:t>thu</w:t>
        </w:r>
        <w:proofErr w:type="spellEnd"/>
        <w:proofErr w:type="gramEnd"/>
        <w:r w:rsidR="00F241E7">
          <w:t xml:space="preserve"> </w:t>
        </w:r>
        <w:proofErr w:type="spellStart"/>
        <w:r w:rsidR="00F241E7">
          <w:t>thập</w:t>
        </w:r>
        <w:proofErr w:type="spellEnd"/>
        <w:r w:rsidR="00F241E7">
          <w:t xml:space="preserve"> </w:t>
        </w:r>
        <w:proofErr w:type="spellStart"/>
        <w:r w:rsidR="00F241E7">
          <w:t>cho</w:t>
        </w:r>
        <w:proofErr w:type="spellEnd"/>
        <w:r w:rsidR="00F241E7">
          <w:t xml:space="preserve"> work item </w:t>
        </w:r>
        <w:proofErr w:type="spellStart"/>
        <w:r w:rsidR="00F241E7">
          <w:t>bằng</w:t>
        </w:r>
        <w:proofErr w:type="spellEnd"/>
        <w:r w:rsidR="00F241E7">
          <w:t xml:space="preserve"> </w:t>
        </w:r>
        <w:proofErr w:type="spellStart"/>
        <w:r w:rsidR="00F241E7">
          <w:t>cách</w:t>
        </w:r>
        <w:proofErr w:type="spellEnd"/>
        <w:r w:rsidR="00F241E7">
          <w:t xml:space="preserve"> </w:t>
        </w:r>
        <w:proofErr w:type="spellStart"/>
        <w:r w:rsidR="00F241E7">
          <w:t>sử</w:t>
        </w:r>
        <w:proofErr w:type="spellEnd"/>
        <w:r w:rsidR="00F241E7">
          <w:t xml:space="preserve"> </w:t>
        </w:r>
        <w:proofErr w:type="spellStart"/>
        <w:r w:rsidR="00F241E7">
          <w:t>dụng</w:t>
        </w:r>
        <w:proofErr w:type="spellEnd"/>
        <w:r w:rsidR="00F241E7">
          <w:t xml:space="preserve"> </w:t>
        </w:r>
      </w:ins>
      <w:ins w:id="236" w:author="win7" w:date="2012-01-12T11:17:00Z">
        <w:r w:rsidR="00F241E7">
          <w:t xml:space="preserve">fields </w:t>
        </w:r>
        <w:proofErr w:type="spellStart"/>
        <w:r w:rsidR="00F241E7">
          <w:t>và</w:t>
        </w:r>
        <w:proofErr w:type="spellEnd"/>
        <w:r w:rsidR="00F241E7">
          <w:t xml:space="preserve"> field rules, </w:t>
        </w:r>
        <w:proofErr w:type="spellStart"/>
        <w:r w:rsidR="00F241E7">
          <w:t>cách</w:t>
        </w:r>
        <w:proofErr w:type="spellEnd"/>
        <w:r w:rsidR="00F241E7">
          <w:t xml:space="preserve"> </w:t>
        </w:r>
        <w:proofErr w:type="spellStart"/>
        <w:r w:rsidR="00F241E7">
          <w:t>thể</w:t>
        </w:r>
        <w:proofErr w:type="spellEnd"/>
        <w:r w:rsidR="00F241E7">
          <w:t xml:space="preserve"> </w:t>
        </w:r>
        <w:proofErr w:type="spellStart"/>
        <w:r w:rsidR="00F241E7">
          <w:t>hiện</w:t>
        </w:r>
        <w:proofErr w:type="spellEnd"/>
        <w:r w:rsidR="00F241E7">
          <w:t xml:space="preserve"> </w:t>
        </w:r>
        <w:proofErr w:type="spellStart"/>
        <w:r w:rsidR="00F241E7">
          <w:t>của</w:t>
        </w:r>
        <w:proofErr w:type="spellEnd"/>
        <w:r w:rsidR="00F241E7">
          <w:t xml:space="preserve"> </w:t>
        </w:r>
        <w:proofErr w:type="spellStart"/>
        <w:r w:rsidR="00F241E7">
          <w:t>dữ</w:t>
        </w:r>
        <w:proofErr w:type="spellEnd"/>
        <w:r w:rsidR="00F241E7">
          <w:t xml:space="preserve"> </w:t>
        </w:r>
        <w:proofErr w:type="spellStart"/>
        <w:r w:rsidR="00F241E7">
          <w:t>liệu</w:t>
        </w:r>
        <w:proofErr w:type="spellEnd"/>
        <w:r w:rsidR="00F241E7">
          <w:t xml:space="preserve"> work item </w:t>
        </w:r>
        <w:proofErr w:type="spellStart"/>
        <w:r w:rsidR="00F241E7">
          <w:t>bằng</w:t>
        </w:r>
        <w:proofErr w:type="spellEnd"/>
        <w:r w:rsidR="00F241E7">
          <w:t xml:space="preserve"> </w:t>
        </w:r>
        <w:proofErr w:type="spellStart"/>
        <w:r w:rsidR="00F241E7">
          <w:t>cách</w:t>
        </w:r>
        <w:proofErr w:type="spellEnd"/>
        <w:r w:rsidR="00F241E7">
          <w:t xml:space="preserve"> </w:t>
        </w:r>
        <w:proofErr w:type="spellStart"/>
        <w:r w:rsidR="00F241E7">
          <w:t>sử</w:t>
        </w:r>
        <w:proofErr w:type="spellEnd"/>
        <w:r w:rsidR="00F241E7">
          <w:t xml:space="preserve"> </w:t>
        </w:r>
        <w:proofErr w:type="spellStart"/>
        <w:r w:rsidR="00F241E7">
          <w:t>dụng</w:t>
        </w:r>
        <w:proofErr w:type="spellEnd"/>
        <w:r w:rsidR="00F241E7">
          <w:t xml:space="preserve"> form, workflow </w:t>
        </w:r>
      </w:ins>
      <w:proofErr w:type="spellStart"/>
      <w:ins w:id="237" w:author="win7" w:date="2012-01-12T11:18:00Z">
        <w:r w:rsidR="00F241E7">
          <w:t>của</w:t>
        </w:r>
        <w:proofErr w:type="spellEnd"/>
        <w:r w:rsidR="00F241E7">
          <w:t xml:space="preserve"> work item </w:t>
        </w:r>
        <w:proofErr w:type="spellStart"/>
        <w:r w:rsidR="00F241E7">
          <w:t>bằng</w:t>
        </w:r>
        <w:proofErr w:type="spellEnd"/>
        <w:r w:rsidR="00F241E7">
          <w:t xml:space="preserve"> </w:t>
        </w:r>
        <w:proofErr w:type="spellStart"/>
        <w:r w:rsidR="00F241E7">
          <w:t>cách</w:t>
        </w:r>
        <w:proofErr w:type="spellEnd"/>
        <w:r w:rsidR="00F241E7">
          <w:t xml:space="preserve"> </w:t>
        </w:r>
        <w:proofErr w:type="spellStart"/>
        <w:r w:rsidR="00F241E7">
          <w:t>sử</w:t>
        </w:r>
        <w:proofErr w:type="spellEnd"/>
        <w:r w:rsidR="00F241E7">
          <w:t xml:space="preserve"> </w:t>
        </w:r>
        <w:proofErr w:type="spellStart"/>
        <w:r w:rsidR="00F241E7">
          <w:t>dụng</w:t>
        </w:r>
        <w:proofErr w:type="spellEnd"/>
        <w:r w:rsidR="00F241E7">
          <w:t xml:space="preserve"> state-transition model.</w:t>
        </w:r>
      </w:ins>
      <w:ins w:id="238" w:author="win7" w:date="2012-01-12T11:21:00Z">
        <w:r w:rsidR="00257B5D">
          <w:t xml:space="preserve"> Work item </w:t>
        </w:r>
        <w:proofErr w:type="gramStart"/>
        <w:r w:rsidR="00257B5D">
          <w:t>types</w:t>
        </w:r>
        <w:proofErr w:type="gramEnd"/>
        <w:r w:rsidR="00257B5D">
          <w:t xml:space="preserve"> </w:t>
        </w:r>
        <w:proofErr w:type="spellStart"/>
        <w:r w:rsidR="00257B5D">
          <w:t>và</w:t>
        </w:r>
        <w:proofErr w:type="spellEnd"/>
        <w:r w:rsidR="00257B5D">
          <w:t xml:space="preserve"> work item </w:t>
        </w:r>
        <w:proofErr w:type="spellStart"/>
        <w:r w:rsidR="00257B5D">
          <w:t>có</w:t>
        </w:r>
        <w:proofErr w:type="spellEnd"/>
        <w:r w:rsidR="00257B5D">
          <w:t xml:space="preserve"> </w:t>
        </w:r>
        <w:proofErr w:type="spellStart"/>
        <w:r w:rsidR="00257B5D">
          <w:t>giới</w:t>
        </w:r>
        <w:proofErr w:type="spellEnd"/>
        <w:r w:rsidR="00257B5D">
          <w:t xml:space="preserve"> </w:t>
        </w:r>
        <w:proofErr w:type="spellStart"/>
        <w:r w:rsidR="00257B5D">
          <w:t>hạn</w:t>
        </w:r>
        <w:proofErr w:type="spellEnd"/>
        <w:r w:rsidR="00257B5D">
          <w:t xml:space="preserve"> </w:t>
        </w:r>
        <w:proofErr w:type="spellStart"/>
        <w:r w:rsidR="00257B5D">
          <w:t>trong</w:t>
        </w:r>
        <w:proofErr w:type="spellEnd"/>
        <w:r w:rsidR="00257B5D">
          <w:t xml:space="preserve"> “team project”</w:t>
        </w:r>
        <w:r w:rsidR="0035702C">
          <w:t>.</w:t>
        </w:r>
      </w:ins>
    </w:p>
    <w:p w:rsidR="00563F3B" w:rsidRPr="00433765" w:rsidRDefault="000C7CE2" w:rsidP="00433765">
      <w:pPr>
        <w:rPr>
          <w:ins w:id="239" w:author="win7" w:date="2012-01-12T11:12:00Z"/>
          <w:rPrChange w:id="240" w:author="win7" w:date="2012-01-12T15:55:00Z">
            <w:rPr>
              <w:ins w:id="241" w:author="win7" w:date="2012-01-12T11:12:00Z"/>
            </w:rPr>
          </w:rPrChange>
        </w:rPr>
        <w:pPrChange w:id="242" w:author="win7" w:date="2012-01-12T15:55:00Z">
          <w:pPr/>
        </w:pPrChange>
      </w:pPr>
      <w:proofErr w:type="spellStart"/>
      <w:ins w:id="243" w:author="win7" w:date="2012-01-12T16:01:00Z">
        <w:r>
          <w:t>Nội</w:t>
        </w:r>
        <w:proofErr w:type="spellEnd"/>
        <w:r>
          <w:t xml:space="preserve"> dung </w:t>
        </w:r>
        <w:proofErr w:type="spellStart"/>
        <w:r>
          <w:t>của</w:t>
        </w:r>
        <w:proofErr w:type="spellEnd"/>
        <w:r>
          <w:t xml:space="preserve"> </w:t>
        </w:r>
        <w:proofErr w:type="spellStart"/>
        <w:r>
          <w:t>workitem</w:t>
        </w:r>
        <w:proofErr w:type="spellEnd"/>
        <w:r>
          <w:t xml:space="preserve"> </w:t>
        </w:r>
      </w:ins>
      <w:proofErr w:type="spellStart"/>
      <w:ins w:id="244" w:author="win7" w:date="2012-01-12T16:02:00Z">
        <w:r>
          <w:t>b</w:t>
        </w:r>
      </w:ins>
      <w:ins w:id="245" w:author="win7" w:date="2012-01-12T15:55:00Z">
        <w:r w:rsidR="00433765">
          <w:t>ao</w:t>
        </w:r>
        <w:proofErr w:type="spellEnd"/>
        <w:r w:rsidR="00433765">
          <w:t xml:space="preserve"> </w:t>
        </w:r>
        <w:proofErr w:type="spellStart"/>
        <w:r w:rsidR="00433765">
          <w:t>gồm</w:t>
        </w:r>
        <w:proofErr w:type="spellEnd"/>
        <w:r w:rsidR="00433765">
          <w:t xml:space="preserve"> </w:t>
        </w:r>
        <w:proofErr w:type="spellStart"/>
        <w:r w:rsidR="00433765">
          <w:t>tên</w:t>
        </w:r>
        <w:proofErr w:type="spellEnd"/>
        <w:r w:rsidR="00433765">
          <w:t xml:space="preserve">, </w:t>
        </w:r>
        <w:proofErr w:type="spellStart"/>
        <w:r w:rsidR="00433765">
          <w:t>mô</w:t>
        </w:r>
        <w:proofErr w:type="spellEnd"/>
        <w:r w:rsidR="00433765">
          <w:t xml:space="preserve"> </w:t>
        </w:r>
        <w:proofErr w:type="spellStart"/>
        <w:r w:rsidR="00433765">
          <w:t>tả</w:t>
        </w:r>
        <w:proofErr w:type="spellEnd"/>
        <w:r w:rsidR="00433765">
          <w:t xml:space="preserve">, </w:t>
        </w:r>
      </w:ins>
      <w:proofErr w:type="spellStart"/>
      <w:ins w:id="246" w:author="win7" w:date="2012-01-12T15:56:00Z">
        <w:r w:rsidR="00433765">
          <w:t>danh</w:t>
        </w:r>
        <w:proofErr w:type="spellEnd"/>
        <w:r w:rsidR="00433765">
          <w:t xml:space="preserve"> </w:t>
        </w:r>
        <w:proofErr w:type="spellStart"/>
        <w:r w:rsidR="00433765">
          <w:t>sách</w:t>
        </w:r>
        <w:proofErr w:type="spellEnd"/>
        <w:r w:rsidR="00433765">
          <w:t xml:space="preserve"> </w:t>
        </w:r>
        <w:proofErr w:type="spellStart"/>
        <w:r w:rsidR="00433765">
          <w:t>các</w:t>
        </w:r>
        <w:proofErr w:type="spellEnd"/>
        <w:r w:rsidR="00433765">
          <w:t xml:space="preserve"> </w:t>
        </w:r>
        <w:proofErr w:type="spellStart"/>
        <w:r w:rsidR="00433765">
          <w:t>trường</w:t>
        </w:r>
        <w:proofErr w:type="spellEnd"/>
        <w:r w:rsidR="00433765">
          <w:t xml:space="preserve"> (fields), workflow, </w:t>
        </w:r>
        <w:proofErr w:type="gramStart"/>
        <w:r w:rsidR="00433765">
          <w:t>form</w:t>
        </w:r>
        <w:proofErr w:type="gramEnd"/>
        <w:r w:rsidR="00433765">
          <w:t>.</w:t>
        </w:r>
      </w:ins>
      <w:ins w:id="247" w:author="win7" w:date="2012-01-12T16:02:00Z">
        <w:r>
          <w:t xml:space="preserve"> </w:t>
        </w:r>
      </w:ins>
      <w:proofErr w:type="gramStart"/>
      <w:ins w:id="248" w:author="win7" w:date="2012-01-12T15:57:00Z">
        <w:r w:rsidR="00433765">
          <w:t xml:space="preserve">Workflow </w:t>
        </w:r>
        <w:proofErr w:type="spellStart"/>
        <w:r w:rsidR="00433765">
          <w:t>mô</w:t>
        </w:r>
        <w:proofErr w:type="spellEnd"/>
        <w:r w:rsidR="00433765">
          <w:t xml:space="preserve"> </w:t>
        </w:r>
        <w:proofErr w:type="spellStart"/>
        <w:r w:rsidR="00433765">
          <w:t>tả</w:t>
        </w:r>
        <w:proofErr w:type="spellEnd"/>
        <w:r w:rsidR="00433765">
          <w:t xml:space="preserve"> </w:t>
        </w:r>
        <w:proofErr w:type="spellStart"/>
        <w:r w:rsidR="00433765">
          <w:t>một</w:t>
        </w:r>
        <w:proofErr w:type="spellEnd"/>
        <w:r w:rsidR="00433765">
          <w:t xml:space="preserve"> </w:t>
        </w:r>
        <w:proofErr w:type="spellStart"/>
        <w:r w:rsidR="00433765">
          <w:t>tập</w:t>
        </w:r>
        <w:proofErr w:type="spellEnd"/>
        <w:r w:rsidR="00433765">
          <w:t xml:space="preserve"> </w:t>
        </w:r>
        <w:proofErr w:type="spellStart"/>
        <w:r w:rsidR="00433765">
          <w:t>các</w:t>
        </w:r>
        <w:proofErr w:type="spellEnd"/>
        <w:r w:rsidR="00433765">
          <w:t xml:space="preserve"> </w:t>
        </w:r>
        <w:proofErr w:type="spellStart"/>
        <w:r w:rsidR="00433765">
          <w:t>trạng</w:t>
        </w:r>
        <w:proofErr w:type="spellEnd"/>
        <w:r w:rsidR="00433765">
          <w:t xml:space="preserve"> </w:t>
        </w:r>
        <w:proofErr w:type="spellStart"/>
        <w:r w:rsidR="00433765">
          <w:t>thái</w:t>
        </w:r>
      </w:ins>
      <w:proofErr w:type="spellEnd"/>
      <w:ins w:id="249" w:author="win7" w:date="2012-01-12T15:58:00Z">
        <w:r w:rsidR="00433765">
          <w:t xml:space="preserve"> </w:t>
        </w:r>
        <w:proofErr w:type="spellStart"/>
        <w:r w:rsidR="00433765">
          <w:t>hợp</w:t>
        </w:r>
        <w:proofErr w:type="spellEnd"/>
        <w:r w:rsidR="00433765">
          <w:t xml:space="preserve"> </w:t>
        </w:r>
        <w:proofErr w:type="spellStart"/>
        <w:r w:rsidR="00433765">
          <w:t>lệ</w:t>
        </w:r>
        <w:proofErr w:type="spellEnd"/>
        <w:r w:rsidR="00433765">
          <w:t xml:space="preserve">, </w:t>
        </w:r>
        <w:proofErr w:type="spellStart"/>
        <w:r w:rsidR="00433765">
          <w:t>quá</w:t>
        </w:r>
        <w:proofErr w:type="spellEnd"/>
        <w:r w:rsidR="00433765">
          <w:t xml:space="preserve"> </w:t>
        </w:r>
        <w:proofErr w:type="spellStart"/>
        <w:r w:rsidR="00433765">
          <w:t>trình</w:t>
        </w:r>
        <w:proofErr w:type="spellEnd"/>
        <w:r w:rsidR="00433765">
          <w:t xml:space="preserve"> </w:t>
        </w:r>
        <w:proofErr w:type="spellStart"/>
        <w:r w:rsidR="00433765">
          <w:t>chuyển</w:t>
        </w:r>
        <w:proofErr w:type="spellEnd"/>
        <w:r w:rsidR="00433765">
          <w:t xml:space="preserve"> </w:t>
        </w:r>
        <w:proofErr w:type="spellStart"/>
        <w:r w:rsidR="00433765">
          <w:t>đổi</w:t>
        </w:r>
        <w:proofErr w:type="spellEnd"/>
        <w:r w:rsidR="00433765">
          <w:t xml:space="preserve"> </w:t>
        </w:r>
        <w:proofErr w:type="spellStart"/>
        <w:r w:rsidR="00433765">
          <w:t>hợp</w:t>
        </w:r>
        <w:proofErr w:type="spellEnd"/>
        <w:r w:rsidR="00433765">
          <w:t xml:space="preserve"> </w:t>
        </w:r>
        <w:proofErr w:type="spellStart"/>
        <w:r w:rsidR="00433765">
          <w:t>lệ</w:t>
        </w:r>
        <w:proofErr w:type="spellEnd"/>
        <w:r w:rsidR="00433765">
          <w:t xml:space="preserve"> </w:t>
        </w:r>
        <w:proofErr w:type="spellStart"/>
        <w:r w:rsidR="00433765">
          <w:t>giữa</w:t>
        </w:r>
        <w:proofErr w:type="spellEnd"/>
        <w:r w:rsidR="00433765">
          <w:t xml:space="preserve"> </w:t>
        </w:r>
        <w:proofErr w:type="spellStart"/>
        <w:r w:rsidR="00433765">
          <w:t>các</w:t>
        </w:r>
        <w:proofErr w:type="spellEnd"/>
        <w:r w:rsidR="00433765">
          <w:t xml:space="preserve"> </w:t>
        </w:r>
        <w:proofErr w:type="spellStart"/>
        <w:r w:rsidR="00433765">
          <w:t>trạng</w:t>
        </w:r>
        <w:proofErr w:type="spellEnd"/>
        <w:r w:rsidR="00433765">
          <w:t xml:space="preserve"> </w:t>
        </w:r>
        <w:proofErr w:type="spellStart"/>
        <w:r w:rsidR="00433765">
          <w:t>thái</w:t>
        </w:r>
        <w:proofErr w:type="spellEnd"/>
        <w:r w:rsidR="00433765">
          <w:t xml:space="preserve"> </w:t>
        </w:r>
        <w:proofErr w:type="spellStart"/>
        <w:r w:rsidR="00433765">
          <w:t>đó</w:t>
        </w:r>
        <w:proofErr w:type="spellEnd"/>
        <w:r w:rsidR="00433765">
          <w:t xml:space="preserve"> </w:t>
        </w:r>
        <w:proofErr w:type="spellStart"/>
        <w:r w:rsidR="00433765">
          <w:t>và</w:t>
        </w:r>
        <w:proofErr w:type="spellEnd"/>
        <w:r w:rsidR="00433765">
          <w:t xml:space="preserve"> </w:t>
        </w:r>
        <w:proofErr w:type="spellStart"/>
        <w:r w:rsidR="00433765">
          <w:t>những</w:t>
        </w:r>
        <w:proofErr w:type="spellEnd"/>
        <w:r w:rsidR="00433765">
          <w:t xml:space="preserve"> </w:t>
        </w:r>
        <w:proofErr w:type="spellStart"/>
        <w:r w:rsidR="00433765">
          <w:t>người</w:t>
        </w:r>
        <w:proofErr w:type="spellEnd"/>
        <w:r w:rsidR="00433765">
          <w:t xml:space="preserve"> </w:t>
        </w:r>
        <w:proofErr w:type="spellStart"/>
        <w:r w:rsidR="00433765">
          <w:t>dùng</w:t>
        </w:r>
        <w:proofErr w:type="spellEnd"/>
        <w:r w:rsidR="00433765">
          <w:t xml:space="preserve"> </w:t>
        </w:r>
        <w:proofErr w:type="spellStart"/>
        <w:r w:rsidR="00433765">
          <w:t>hoặc</w:t>
        </w:r>
        <w:proofErr w:type="spellEnd"/>
        <w:r w:rsidR="00433765">
          <w:t xml:space="preserve"> </w:t>
        </w:r>
        <w:proofErr w:type="spellStart"/>
        <w:r w:rsidR="00433765">
          <w:t>nhóm</w:t>
        </w:r>
        <w:proofErr w:type="spellEnd"/>
        <w:r w:rsidR="00433765">
          <w:t xml:space="preserve"> </w:t>
        </w:r>
        <w:proofErr w:type="spellStart"/>
        <w:r w:rsidR="00433765">
          <w:t>người</w:t>
        </w:r>
        <w:proofErr w:type="spellEnd"/>
        <w:r w:rsidR="00433765">
          <w:t xml:space="preserve"> </w:t>
        </w:r>
        <w:proofErr w:type="spellStart"/>
        <w:r w:rsidR="00433765">
          <w:t>dùng</w:t>
        </w:r>
        <w:proofErr w:type="spellEnd"/>
        <w:r w:rsidR="00433765">
          <w:t xml:space="preserve"> </w:t>
        </w:r>
        <w:proofErr w:type="spellStart"/>
        <w:r w:rsidR="00433765">
          <w:t>có</w:t>
        </w:r>
        <w:proofErr w:type="spellEnd"/>
        <w:r w:rsidR="00433765">
          <w:t xml:space="preserve"> </w:t>
        </w:r>
        <w:proofErr w:type="spellStart"/>
        <w:r w:rsidR="00433765">
          <w:t>quy</w:t>
        </w:r>
      </w:ins>
      <w:ins w:id="250" w:author="win7" w:date="2012-01-12T15:59:00Z">
        <w:r w:rsidR="00433765">
          <w:t>ề</w:t>
        </w:r>
      </w:ins>
      <w:ins w:id="251" w:author="win7" w:date="2012-01-12T15:58:00Z">
        <w:r w:rsidR="00433765">
          <w:t>n</w:t>
        </w:r>
        <w:proofErr w:type="spellEnd"/>
        <w:r w:rsidR="00433765">
          <w:t xml:space="preserve"> </w:t>
        </w:r>
        <w:proofErr w:type="spellStart"/>
        <w:r w:rsidR="00433765">
          <w:t>thực</w:t>
        </w:r>
        <w:proofErr w:type="spellEnd"/>
        <w:r w:rsidR="00433765">
          <w:t xml:space="preserve"> </w:t>
        </w:r>
        <w:proofErr w:type="spellStart"/>
        <w:r w:rsidR="00433765">
          <w:t>hiện</w:t>
        </w:r>
        <w:proofErr w:type="spellEnd"/>
        <w:r w:rsidR="00433765">
          <w:t xml:space="preserve"> </w:t>
        </w:r>
        <w:proofErr w:type="spellStart"/>
        <w:r w:rsidR="00433765">
          <w:t>quá</w:t>
        </w:r>
        <w:proofErr w:type="spellEnd"/>
        <w:r w:rsidR="00433765">
          <w:t xml:space="preserve"> </w:t>
        </w:r>
        <w:proofErr w:type="spellStart"/>
        <w:r w:rsidR="00433765">
          <w:t>trình</w:t>
        </w:r>
        <w:proofErr w:type="spellEnd"/>
        <w:r w:rsidR="00433765">
          <w:t xml:space="preserve"> </w:t>
        </w:r>
        <w:proofErr w:type="spellStart"/>
        <w:r w:rsidR="00433765">
          <w:t>chuyển</w:t>
        </w:r>
        <w:proofErr w:type="spellEnd"/>
        <w:r w:rsidR="00433765">
          <w:t xml:space="preserve"> </w:t>
        </w:r>
        <w:proofErr w:type="spellStart"/>
        <w:r w:rsidR="00433765">
          <w:t>đổi</w:t>
        </w:r>
        <w:proofErr w:type="spellEnd"/>
        <w:r w:rsidR="00433765">
          <w:t xml:space="preserve"> </w:t>
        </w:r>
        <w:proofErr w:type="spellStart"/>
        <w:r w:rsidR="00433765">
          <w:t>đó</w:t>
        </w:r>
        <w:proofErr w:type="spellEnd"/>
        <w:r w:rsidR="00433765">
          <w:t>.</w:t>
        </w:r>
      </w:ins>
      <w:proofErr w:type="gramEnd"/>
      <w:ins w:id="252" w:author="win7" w:date="2012-01-12T16:02:00Z">
        <w:r>
          <w:t xml:space="preserve"> </w:t>
        </w:r>
      </w:ins>
      <w:ins w:id="253" w:author="win7" w:date="2012-01-12T15:59:00Z">
        <w:r w:rsidR="00563F3B">
          <w:t xml:space="preserve">Form </w:t>
        </w:r>
        <w:proofErr w:type="spellStart"/>
        <w:r w:rsidR="00563F3B">
          <w:t>mô</w:t>
        </w:r>
        <w:proofErr w:type="spellEnd"/>
        <w:r w:rsidR="00563F3B">
          <w:t xml:space="preserve"> </w:t>
        </w:r>
        <w:proofErr w:type="spellStart"/>
        <w:r w:rsidR="00563F3B">
          <w:t>tả</w:t>
        </w:r>
        <w:proofErr w:type="spellEnd"/>
        <w:r w:rsidR="00563F3B">
          <w:t xml:space="preserve"> </w:t>
        </w:r>
        <w:proofErr w:type="spellStart"/>
        <w:r w:rsidR="00563F3B">
          <w:t>cách</w:t>
        </w:r>
        <w:proofErr w:type="spellEnd"/>
        <w:r w:rsidR="00563F3B">
          <w:t xml:space="preserve"> </w:t>
        </w:r>
        <w:proofErr w:type="spellStart"/>
        <w:r w:rsidR="00563F3B">
          <w:t>các</w:t>
        </w:r>
        <w:proofErr w:type="spellEnd"/>
        <w:r w:rsidR="00563F3B">
          <w:t xml:space="preserve"> </w:t>
        </w:r>
        <w:proofErr w:type="spellStart"/>
        <w:r w:rsidR="00563F3B">
          <w:t>trường</w:t>
        </w:r>
        <w:proofErr w:type="spellEnd"/>
        <w:r w:rsidR="00563F3B">
          <w:t xml:space="preserve"> </w:t>
        </w:r>
        <w:proofErr w:type="spellStart"/>
        <w:r w:rsidR="00563F3B">
          <w:t>được</w:t>
        </w:r>
        <w:proofErr w:type="spellEnd"/>
        <w:r w:rsidR="00563F3B">
          <w:t xml:space="preserve"> </w:t>
        </w:r>
        <w:proofErr w:type="spellStart"/>
        <w:r w:rsidR="00563F3B">
          <w:t>hiển</w:t>
        </w:r>
        <w:proofErr w:type="spellEnd"/>
        <w:r w:rsidR="00563F3B">
          <w:t xml:space="preserve"> </w:t>
        </w:r>
        <w:proofErr w:type="spellStart"/>
        <w:r w:rsidR="00563F3B">
          <w:t>thị</w:t>
        </w:r>
        <w:proofErr w:type="spellEnd"/>
        <w:r w:rsidR="00563F3B">
          <w:t xml:space="preserve"> </w:t>
        </w:r>
        <w:proofErr w:type="spellStart"/>
        <w:proofErr w:type="gramStart"/>
        <w:r w:rsidR="00563F3B">
          <w:t>và</w:t>
        </w:r>
        <w:proofErr w:type="spellEnd"/>
        <w:r w:rsidR="00563F3B">
          <w:t xml:space="preserve">  </w:t>
        </w:r>
        <w:proofErr w:type="spellStart"/>
        <w:r w:rsidR="00563F3B">
          <w:t>thao</w:t>
        </w:r>
        <w:proofErr w:type="spellEnd"/>
        <w:proofErr w:type="gramEnd"/>
        <w:r w:rsidR="00563F3B">
          <w:t xml:space="preserve"> </w:t>
        </w:r>
        <w:proofErr w:type="spellStart"/>
        <w:r w:rsidR="00563F3B">
          <w:t>tác</w:t>
        </w:r>
        <w:proofErr w:type="spellEnd"/>
        <w:r w:rsidR="00563F3B">
          <w:t xml:space="preserve"> </w:t>
        </w:r>
        <w:proofErr w:type="spellStart"/>
        <w:r w:rsidR="00563F3B">
          <w:t>bởi</w:t>
        </w:r>
        <w:proofErr w:type="spellEnd"/>
        <w:r w:rsidR="00563F3B">
          <w:t xml:space="preserve"> </w:t>
        </w:r>
        <w:proofErr w:type="spellStart"/>
        <w:r w:rsidR="00563F3B">
          <w:t>người</w:t>
        </w:r>
        <w:proofErr w:type="spellEnd"/>
        <w:r w:rsidR="00563F3B">
          <w:t xml:space="preserve"> </w:t>
        </w:r>
        <w:proofErr w:type="spellStart"/>
        <w:r w:rsidR="00563F3B">
          <w:t>dùng</w:t>
        </w:r>
        <w:proofErr w:type="spellEnd"/>
        <w:r w:rsidR="00563F3B">
          <w:t>.</w:t>
        </w:r>
      </w:ins>
    </w:p>
    <w:p w:rsidR="001766A8" w:rsidRPr="001766A8" w:rsidRDefault="001766A8">
      <w:pPr>
        <w:rPr>
          <w:ins w:id="254" w:author="win7" w:date="2012-01-12T11:07:00Z"/>
        </w:rPr>
      </w:pPr>
    </w:p>
    <w:p w:rsidR="00610C1B" w:rsidRPr="00610C1B" w:rsidRDefault="00610C1B">
      <w:pPr>
        <w:rPr>
          <w:ins w:id="255" w:author="win7" w:date="2012-01-12T11:07:00Z"/>
        </w:rPr>
      </w:pPr>
    </w:p>
    <w:p w:rsidR="00E554E9" w:rsidRPr="00E554E9" w:rsidRDefault="00E554E9" w:rsidP="00E554E9"/>
    <w:sectPr w:rsidR="00E554E9" w:rsidRPr="00E55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1187"/>
    <w:multiLevelType w:val="hybridMultilevel"/>
    <w:tmpl w:val="41CCAFE6"/>
    <w:lvl w:ilvl="0" w:tplc="A1DAADFC">
      <w:start w:val="1"/>
      <w:numFmt w:val="decimal"/>
      <w:pStyle w:val="Heading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E5290"/>
    <w:multiLevelType w:val="hybridMultilevel"/>
    <w:tmpl w:val="AB902A42"/>
    <w:lvl w:ilvl="0" w:tplc="A47CD9B8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BA1E7A"/>
    <w:multiLevelType w:val="hybridMultilevel"/>
    <w:tmpl w:val="BD3AD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53BBC"/>
    <w:multiLevelType w:val="hybridMultilevel"/>
    <w:tmpl w:val="B6D0026E"/>
    <w:lvl w:ilvl="0" w:tplc="E44AA7D2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startOverride w:val="1"/>
    </w:lvlOverride>
  </w:num>
  <w:num w:numId="5">
    <w:abstractNumId w:val="3"/>
  </w:num>
  <w:num w:numId="6">
    <w:abstractNumId w:val="0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0"/>
  </w:num>
  <w:num w:numId="9">
    <w:abstractNumId w:val="3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revisionView w:markup="0"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2DA"/>
    <w:rsid w:val="00000FB8"/>
    <w:rsid w:val="0000572B"/>
    <w:rsid w:val="00014C12"/>
    <w:rsid w:val="0001503D"/>
    <w:rsid w:val="00042699"/>
    <w:rsid w:val="0005487B"/>
    <w:rsid w:val="00060349"/>
    <w:rsid w:val="00067D26"/>
    <w:rsid w:val="00075635"/>
    <w:rsid w:val="00076BB6"/>
    <w:rsid w:val="00090422"/>
    <w:rsid w:val="000A1EB4"/>
    <w:rsid w:val="000A2E0A"/>
    <w:rsid w:val="000A30E9"/>
    <w:rsid w:val="000A485B"/>
    <w:rsid w:val="000A77F8"/>
    <w:rsid w:val="000B4750"/>
    <w:rsid w:val="000B6A26"/>
    <w:rsid w:val="000C1321"/>
    <w:rsid w:val="000C4C17"/>
    <w:rsid w:val="000C7CE2"/>
    <w:rsid w:val="000D65A4"/>
    <w:rsid w:val="000D74B4"/>
    <w:rsid w:val="000E2540"/>
    <w:rsid w:val="000E4203"/>
    <w:rsid w:val="000F15D5"/>
    <w:rsid w:val="000F1F92"/>
    <w:rsid w:val="000F2E0D"/>
    <w:rsid w:val="000F4DEF"/>
    <w:rsid w:val="000F6AE6"/>
    <w:rsid w:val="00103598"/>
    <w:rsid w:val="00104997"/>
    <w:rsid w:val="001074A7"/>
    <w:rsid w:val="00107677"/>
    <w:rsid w:val="001215E7"/>
    <w:rsid w:val="00135E24"/>
    <w:rsid w:val="00136EA3"/>
    <w:rsid w:val="001453E5"/>
    <w:rsid w:val="0016299F"/>
    <w:rsid w:val="00164E69"/>
    <w:rsid w:val="00165694"/>
    <w:rsid w:val="001671B0"/>
    <w:rsid w:val="001766A8"/>
    <w:rsid w:val="00177BB8"/>
    <w:rsid w:val="001873E7"/>
    <w:rsid w:val="00197F54"/>
    <w:rsid w:val="001A0C29"/>
    <w:rsid w:val="001A3DB9"/>
    <w:rsid w:val="001B1013"/>
    <w:rsid w:val="001B2CBA"/>
    <w:rsid w:val="001B79E4"/>
    <w:rsid w:val="001C4266"/>
    <w:rsid w:val="001C5040"/>
    <w:rsid w:val="001D05DF"/>
    <w:rsid w:val="001E7433"/>
    <w:rsid w:val="001F3311"/>
    <w:rsid w:val="001F5ECB"/>
    <w:rsid w:val="001F6C06"/>
    <w:rsid w:val="0020390D"/>
    <w:rsid w:val="002110C5"/>
    <w:rsid w:val="0021635D"/>
    <w:rsid w:val="0021749B"/>
    <w:rsid w:val="00222AB1"/>
    <w:rsid w:val="00227AB9"/>
    <w:rsid w:val="00236040"/>
    <w:rsid w:val="002406C6"/>
    <w:rsid w:val="00244312"/>
    <w:rsid w:val="00244A7C"/>
    <w:rsid w:val="00244BE5"/>
    <w:rsid w:val="00247438"/>
    <w:rsid w:val="00257026"/>
    <w:rsid w:val="00257B5D"/>
    <w:rsid w:val="00260B62"/>
    <w:rsid w:val="00267A13"/>
    <w:rsid w:val="002705FC"/>
    <w:rsid w:val="00284159"/>
    <w:rsid w:val="00292003"/>
    <w:rsid w:val="00294061"/>
    <w:rsid w:val="00294890"/>
    <w:rsid w:val="002A1F82"/>
    <w:rsid w:val="002B31CA"/>
    <w:rsid w:val="002B5A96"/>
    <w:rsid w:val="002C004E"/>
    <w:rsid w:val="002C454A"/>
    <w:rsid w:val="002C52F6"/>
    <w:rsid w:val="002C5DB3"/>
    <w:rsid w:val="002D186D"/>
    <w:rsid w:val="002D2495"/>
    <w:rsid w:val="002E7417"/>
    <w:rsid w:val="002F425B"/>
    <w:rsid w:val="002F5424"/>
    <w:rsid w:val="002F73B5"/>
    <w:rsid w:val="00301058"/>
    <w:rsid w:val="00303861"/>
    <w:rsid w:val="00314F51"/>
    <w:rsid w:val="003201E5"/>
    <w:rsid w:val="003233A1"/>
    <w:rsid w:val="00323A80"/>
    <w:rsid w:val="00324726"/>
    <w:rsid w:val="00331F24"/>
    <w:rsid w:val="003359FC"/>
    <w:rsid w:val="00336B8B"/>
    <w:rsid w:val="00345E44"/>
    <w:rsid w:val="00356B30"/>
    <w:rsid w:val="0035702C"/>
    <w:rsid w:val="00363F50"/>
    <w:rsid w:val="00364B6C"/>
    <w:rsid w:val="00372306"/>
    <w:rsid w:val="00374148"/>
    <w:rsid w:val="00376356"/>
    <w:rsid w:val="00382825"/>
    <w:rsid w:val="00383FAD"/>
    <w:rsid w:val="003852F2"/>
    <w:rsid w:val="0039050E"/>
    <w:rsid w:val="003A0DC3"/>
    <w:rsid w:val="003A7B67"/>
    <w:rsid w:val="003B597E"/>
    <w:rsid w:val="003B7D91"/>
    <w:rsid w:val="003C6C27"/>
    <w:rsid w:val="003E0338"/>
    <w:rsid w:val="003E38FE"/>
    <w:rsid w:val="00400FB9"/>
    <w:rsid w:val="0040139C"/>
    <w:rsid w:val="00401750"/>
    <w:rsid w:val="004101EF"/>
    <w:rsid w:val="0041072D"/>
    <w:rsid w:val="004208FB"/>
    <w:rsid w:val="0042293C"/>
    <w:rsid w:val="004241B8"/>
    <w:rsid w:val="00433765"/>
    <w:rsid w:val="004430A7"/>
    <w:rsid w:val="00445A07"/>
    <w:rsid w:val="004461A0"/>
    <w:rsid w:val="00447C2F"/>
    <w:rsid w:val="00450647"/>
    <w:rsid w:val="00454B70"/>
    <w:rsid w:val="00461A11"/>
    <w:rsid w:val="00464F74"/>
    <w:rsid w:val="00472199"/>
    <w:rsid w:val="00475966"/>
    <w:rsid w:val="00476221"/>
    <w:rsid w:val="00477A16"/>
    <w:rsid w:val="004814F2"/>
    <w:rsid w:val="0048155D"/>
    <w:rsid w:val="004A02DA"/>
    <w:rsid w:val="004A1A0F"/>
    <w:rsid w:val="004A6836"/>
    <w:rsid w:val="004B3248"/>
    <w:rsid w:val="004C182D"/>
    <w:rsid w:val="004C4FBC"/>
    <w:rsid w:val="004E29D9"/>
    <w:rsid w:val="004F2F2F"/>
    <w:rsid w:val="004F7927"/>
    <w:rsid w:val="0050200C"/>
    <w:rsid w:val="00505CFA"/>
    <w:rsid w:val="00515855"/>
    <w:rsid w:val="005178E3"/>
    <w:rsid w:val="00522995"/>
    <w:rsid w:val="005327AB"/>
    <w:rsid w:val="0053428D"/>
    <w:rsid w:val="0053438A"/>
    <w:rsid w:val="005533AF"/>
    <w:rsid w:val="00557144"/>
    <w:rsid w:val="005626F9"/>
    <w:rsid w:val="005636BB"/>
    <w:rsid w:val="00563F3B"/>
    <w:rsid w:val="0057717C"/>
    <w:rsid w:val="00577BFA"/>
    <w:rsid w:val="00584C4C"/>
    <w:rsid w:val="00591213"/>
    <w:rsid w:val="00594FEC"/>
    <w:rsid w:val="005A0F4D"/>
    <w:rsid w:val="005A6F5F"/>
    <w:rsid w:val="005A73AD"/>
    <w:rsid w:val="005B6C5B"/>
    <w:rsid w:val="005C6D60"/>
    <w:rsid w:val="005C6ECE"/>
    <w:rsid w:val="005D2C08"/>
    <w:rsid w:val="005D3BDB"/>
    <w:rsid w:val="005E28F4"/>
    <w:rsid w:val="005E4A75"/>
    <w:rsid w:val="005F0DD9"/>
    <w:rsid w:val="005F42D5"/>
    <w:rsid w:val="005F567E"/>
    <w:rsid w:val="00602840"/>
    <w:rsid w:val="00603BAC"/>
    <w:rsid w:val="00605DAF"/>
    <w:rsid w:val="006061A8"/>
    <w:rsid w:val="00610C1B"/>
    <w:rsid w:val="006110E2"/>
    <w:rsid w:val="0061459D"/>
    <w:rsid w:val="00615A3D"/>
    <w:rsid w:val="00617068"/>
    <w:rsid w:val="00620F07"/>
    <w:rsid w:val="00621226"/>
    <w:rsid w:val="00623025"/>
    <w:rsid w:val="0062654F"/>
    <w:rsid w:val="00626BF0"/>
    <w:rsid w:val="0063021A"/>
    <w:rsid w:val="00641294"/>
    <w:rsid w:val="00642DCB"/>
    <w:rsid w:val="006436B4"/>
    <w:rsid w:val="00644986"/>
    <w:rsid w:val="00651D31"/>
    <w:rsid w:val="00652163"/>
    <w:rsid w:val="0066367A"/>
    <w:rsid w:val="00665275"/>
    <w:rsid w:val="00691952"/>
    <w:rsid w:val="006A1538"/>
    <w:rsid w:val="006A27AF"/>
    <w:rsid w:val="006B06B1"/>
    <w:rsid w:val="006B594B"/>
    <w:rsid w:val="006C06EA"/>
    <w:rsid w:val="006C18CC"/>
    <w:rsid w:val="006C1FB9"/>
    <w:rsid w:val="006C27FB"/>
    <w:rsid w:val="006C32DF"/>
    <w:rsid w:val="006D41B8"/>
    <w:rsid w:val="006D64EA"/>
    <w:rsid w:val="006E0506"/>
    <w:rsid w:val="006E0A1C"/>
    <w:rsid w:val="006E4E98"/>
    <w:rsid w:val="006E5460"/>
    <w:rsid w:val="006E77DB"/>
    <w:rsid w:val="006F5A18"/>
    <w:rsid w:val="006F693D"/>
    <w:rsid w:val="006F6986"/>
    <w:rsid w:val="006F709A"/>
    <w:rsid w:val="00715E58"/>
    <w:rsid w:val="007203DF"/>
    <w:rsid w:val="00727341"/>
    <w:rsid w:val="00731377"/>
    <w:rsid w:val="007321CF"/>
    <w:rsid w:val="0073686F"/>
    <w:rsid w:val="0074443B"/>
    <w:rsid w:val="007565F7"/>
    <w:rsid w:val="00757C35"/>
    <w:rsid w:val="00757CF7"/>
    <w:rsid w:val="007765C0"/>
    <w:rsid w:val="00784049"/>
    <w:rsid w:val="00792F48"/>
    <w:rsid w:val="00794F3B"/>
    <w:rsid w:val="00796E29"/>
    <w:rsid w:val="007971A6"/>
    <w:rsid w:val="007A2E08"/>
    <w:rsid w:val="007A3782"/>
    <w:rsid w:val="007C0277"/>
    <w:rsid w:val="007C079C"/>
    <w:rsid w:val="007D1414"/>
    <w:rsid w:val="007D40FA"/>
    <w:rsid w:val="007D52F7"/>
    <w:rsid w:val="007D6FFA"/>
    <w:rsid w:val="007E0F2F"/>
    <w:rsid w:val="007F45B1"/>
    <w:rsid w:val="007F6C22"/>
    <w:rsid w:val="0080221E"/>
    <w:rsid w:val="00802C6B"/>
    <w:rsid w:val="00802EF7"/>
    <w:rsid w:val="0080454A"/>
    <w:rsid w:val="00805B67"/>
    <w:rsid w:val="008160BE"/>
    <w:rsid w:val="00820552"/>
    <w:rsid w:val="00831E94"/>
    <w:rsid w:val="00837AF9"/>
    <w:rsid w:val="00850A67"/>
    <w:rsid w:val="008574DD"/>
    <w:rsid w:val="00862BF6"/>
    <w:rsid w:val="0086771B"/>
    <w:rsid w:val="00867F6C"/>
    <w:rsid w:val="008737A5"/>
    <w:rsid w:val="00892EC7"/>
    <w:rsid w:val="008A0E12"/>
    <w:rsid w:val="008A26B5"/>
    <w:rsid w:val="008A2BF6"/>
    <w:rsid w:val="008A4F22"/>
    <w:rsid w:val="008B05E3"/>
    <w:rsid w:val="008D01BA"/>
    <w:rsid w:val="008D11D9"/>
    <w:rsid w:val="008D4226"/>
    <w:rsid w:val="008D7C09"/>
    <w:rsid w:val="008E5D83"/>
    <w:rsid w:val="008E6249"/>
    <w:rsid w:val="008E6EB2"/>
    <w:rsid w:val="008F64E7"/>
    <w:rsid w:val="00900E64"/>
    <w:rsid w:val="00901181"/>
    <w:rsid w:val="00901F4B"/>
    <w:rsid w:val="009021AD"/>
    <w:rsid w:val="009022A9"/>
    <w:rsid w:val="00912270"/>
    <w:rsid w:val="00924615"/>
    <w:rsid w:val="00940CCF"/>
    <w:rsid w:val="00941FAD"/>
    <w:rsid w:val="00945663"/>
    <w:rsid w:val="0094659C"/>
    <w:rsid w:val="009476EE"/>
    <w:rsid w:val="00952EC2"/>
    <w:rsid w:val="00957378"/>
    <w:rsid w:val="009662DB"/>
    <w:rsid w:val="00981F86"/>
    <w:rsid w:val="00982062"/>
    <w:rsid w:val="00992EAF"/>
    <w:rsid w:val="00993DBA"/>
    <w:rsid w:val="009A45ED"/>
    <w:rsid w:val="009A7269"/>
    <w:rsid w:val="009B1441"/>
    <w:rsid w:val="009B3BE5"/>
    <w:rsid w:val="009B511A"/>
    <w:rsid w:val="009B64F8"/>
    <w:rsid w:val="009B71A2"/>
    <w:rsid w:val="009C2354"/>
    <w:rsid w:val="009C3E9C"/>
    <w:rsid w:val="009C5585"/>
    <w:rsid w:val="009D3D97"/>
    <w:rsid w:val="009E5818"/>
    <w:rsid w:val="009E7E8E"/>
    <w:rsid w:val="00A000B9"/>
    <w:rsid w:val="00A00911"/>
    <w:rsid w:val="00A03000"/>
    <w:rsid w:val="00A036D8"/>
    <w:rsid w:val="00A11080"/>
    <w:rsid w:val="00A11B84"/>
    <w:rsid w:val="00A12C33"/>
    <w:rsid w:val="00A20041"/>
    <w:rsid w:val="00A24618"/>
    <w:rsid w:val="00A4097D"/>
    <w:rsid w:val="00A41B66"/>
    <w:rsid w:val="00A500E8"/>
    <w:rsid w:val="00A54288"/>
    <w:rsid w:val="00A545A8"/>
    <w:rsid w:val="00A56FF3"/>
    <w:rsid w:val="00A666C6"/>
    <w:rsid w:val="00A71242"/>
    <w:rsid w:val="00A75688"/>
    <w:rsid w:val="00A85D1E"/>
    <w:rsid w:val="00AB05FF"/>
    <w:rsid w:val="00AB0E01"/>
    <w:rsid w:val="00AB2DF6"/>
    <w:rsid w:val="00AB3B1A"/>
    <w:rsid w:val="00AB606F"/>
    <w:rsid w:val="00AC326A"/>
    <w:rsid w:val="00AC414A"/>
    <w:rsid w:val="00AC7556"/>
    <w:rsid w:val="00AC762F"/>
    <w:rsid w:val="00AE7870"/>
    <w:rsid w:val="00B02DFB"/>
    <w:rsid w:val="00B02EFE"/>
    <w:rsid w:val="00B22B79"/>
    <w:rsid w:val="00B248F7"/>
    <w:rsid w:val="00B34767"/>
    <w:rsid w:val="00B35898"/>
    <w:rsid w:val="00B36A74"/>
    <w:rsid w:val="00B37BDA"/>
    <w:rsid w:val="00B4321F"/>
    <w:rsid w:val="00B53106"/>
    <w:rsid w:val="00B572FA"/>
    <w:rsid w:val="00B6470A"/>
    <w:rsid w:val="00B65A00"/>
    <w:rsid w:val="00B756DB"/>
    <w:rsid w:val="00B77B29"/>
    <w:rsid w:val="00B843B8"/>
    <w:rsid w:val="00B84DE9"/>
    <w:rsid w:val="00B91237"/>
    <w:rsid w:val="00BA10F7"/>
    <w:rsid w:val="00BA13DF"/>
    <w:rsid w:val="00BA4F4A"/>
    <w:rsid w:val="00BA75F5"/>
    <w:rsid w:val="00BA768B"/>
    <w:rsid w:val="00BB0120"/>
    <w:rsid w:val="00BB1621"/>
    <w:rsid w:val="00BB3BEB"/>
    <w:rsid w:val="00BB3CA9"/>
    <w:rsid w:val="00BB4A13"/>
    <w:rsid w:val="00BC475C"/>
    <w:rsid w:val="00BD02F3"/>
    <w:rsid w:val="00BD46DB"/>
    <w:rsid w:val="00BD5AD7"/>
    <w:rsid w:val="00BE65B7"/>
    <w:rsid w:val="00BF5098"/>
    <w:rsid w:val="00BF7A5F"/>
    <w:rsid w:val="00BF7CC0"/>
    <w:rsid w:val="00C05B6C"/>
    <w:rsid w:val="00C111DB"/>
    <w:rsid w:val="00C16885"/>
    <w:rsid w:val="00C22139"/>
    <w:rsid w:val="00C25BCF"/>
    <w:rsid w:val="00C2656F"/>
    <w:rsid w:val="00C33CE9"/>
    <w:rsid w:val="00C350E4"/>
    <w:rsid w:val="00C40F53"/>
    <w:rsid w:val="00C441D2"/>
    <w:rsid w:val="00C51BE0"/>
    <w:rsid w:val="00C55451"/>
    <w:rsid w:val="00C607FE"/>
    <w:rsid w:val="00C64C75"/>
    <w:rsid w:val="00C71E1A"/>
    <w:rsid w:val="00C738ED"/>
    <w:rsid w:val="00C77E76"/>
    <w:rsid w:val="00C85E72"/>
    <w:rsid w:val="00C91DBE"/>
    <w:rsid w:val="00CA4D5B"/>
    <w:rsid w:val="00CA5298"/>
    <w:rsid w:val="00CA6ED9"/>
    <w:rsid w:val="00CB2223"/>
    <w:rsid w:val="00CB674A"/>
    <w:rsid w:val="00CB702E"/>
    <w:rsid w:val="00CC2723"/>
    <w:rsid w:val="00CC2857"/>
    <w:rsid w:val="00CC51BF"/>
    <w:rsid w:val="00CC7354"/>
    <w:rsid w:val="00CD1161"/>
    <w:rsid w:val="00CD234C"/>
    <w:rsid w:val="00CD2CB9"/>
    <w:rsid w:val="00CD50D4"/>
    <w:rsid w:val="00CD57F7"/>
    <w:rsid w:val="00CD68A6"/>
    <w:rsid w:val="00CE4F4C"/>
    <w:rsid w:val="00CE6E6C"/>
    <w:rsid w:val="00CF64F8"/>
    <w:rsid w:val="00D01B42"/>
    <w:rsid w:val="00D02D3E"/>
    <w:rsid w:val="00D04062"/>
    <w:rsid w:val="00D10B44"/>
    <w:rsid w:val="00D12D8B"/>
    <w:rsid w:val="00D16B6D"/>
    <w:rsid w:val="00D20E63"/>
    <w:rsid w:val="00D22172"/>
    <w:rsid w:val="00D30CF8"/>
    <w:rsid w:val="00D33F40"/>
    <w:rsid w:val="00D34C50"/>
    <w:rsid w:val="00D431CA"/>
    <w:rsid w:val="00D45E16"/>
    <w:rsid w:val="00D5119A"/>
    <w:rsid w:val="00D544C5"/>
    <w:rsid w:val="00D56C0A"/>
    <w:rsid w:val="00D66C98"/>
    <w:rsid w:val="00D70AC7"/>
    <w:rsid w:val="00D722F9"/>
    <w:rsid w:val="00D726E2"/>
    <w:rsid w:val="00D765B1"/>
    <w:rsid w:val="00D778AB"/>
    <w:rsid w:val="00D77972"/>
    <w:rsid w:val="00D80E54"/>
    <w:rsid w:val="00D82421"/>
    <w:rsid w:val="00D82A55"/>
    <w:rsid w:val="00D82CE8"/>
    <w:rsid w:val="00D91321"/>
    <w:rsid w:val="00D91BBF"/>
    <w:rsid w:val="00D92EA9"/>
    <w:rsid w:val="00D976AB"/>
    <w:rsid w:val="00DB1AF9"/>
    <w:rsid w:val="00DB42C9"/>
    <w:rsid w:val="00DC1563"/>
    <w:rsid w:val="00DC4B34"/>
    <w:rsid w:val="00DD374A"/>
    <w:rsid w:val="00DD799E"/>
    <w:rsid w:val="00DE1160"/>
    <w:rsid w:val="00DE74BC"/>
    <w:rsid w:val="00DE799B"/>
    <w:rsid w:val="00DF0313"/>
    <w:rsid w:val="00DF36E0"/>
    <w:rsid w:val="00DF5770"/>
    <w:rsid w:val="00DF665C"/>
    <w:rsid w:val="00DF6C12"/>
    <w:rsid w:val="00E01AEC"/>
    <w:rsid w:val="00E11A63"/>
    <w:rsid w:val="00E126B0"/>
    <w:rsid w:val="00E20C7A"/>
    <w:rsid w:val="00E35F8B"/>
    <w:rsid w:val="00E472A7"/>
    <w:rsid w:val="00E554E9"/>
    <w:rsid w:val="00E56988"/>
    <w:rsid w:val="00E62D4D"/>
    <w:rsid w:val="00E67CF6"/>
    <w:rsid w:val="00E800F6"/>
    <w:rsid w:val="00E80F84"/>
    <w:rsid w:val="00E86704"/>
    <w:rsid w:val="00E91C50"/>
    <w:rsid w:val="00E92BFD"/>
    <w:rsid w:val="00E97212"/>
    <w:rsid w:val="00EA3C6C"/>
    <w:rsid w:val="00EB26C4"/>
    <w:rsid w:val="00EB2AB3"/>
    <w:rsid w:val="00EB2CE9"/>
    <w:rsid w:val="00EB69D0"/>
    <w:rsid w:val="00EC0667"/>
    <w:rsid w:val="00EC6AB0"/>
    <w:rsid w:val="00ED0150"/>
    <w:rsid w:val="00ED0EDD"/>
    <w:rsid w:val="00ED4AF1"/>
    <w:rsid w:val="00EE162E"/>
    <w:rsid w:val="00EE3464"/>
    <w:rsid w:val="00EF015D"/>
    <w:rsid w:val="00EF535B"/>
    <w:rsid w:val="00EF7615"/>
    <w:rsid w:val="00F060B0"/>
    <w:rsid w:val="00F10532"/>
    <w:rsid w:val="00F14426"/>
    <w:rsid w:val="00F241E7"/>
    <w:rsid w:val="00F3005E"/>
    <w:rsid w:val="00F310BD"/>
    <w:rsid w:val="00F34C9D"/>
    <w:rsid w:val="00F4336F"/>
    <w:rsid w:val="00F45185"/>
    <w:rsid w:val="00F51165"/>
    <w:rsid w:val="00F52E94"/>
    <w:rsid w:val="00F553E1"/>
    <w:rsid w:val="00F60E0E"/>
    <w:rsid w:val="00F6475F"/>
    <w:rsid w:val="00F739A2"/>
    <w:rsid w:val="00F76B61"/>
    <w:rsid w:val="00F80655"/>
    <w:rsid w:val="00F82140"/>
    <w:rsid w:val="00F84404"/>
    <w:rsid w:val="00F915B1"/>
    <w:rsid w:val="00F930D2"/>
    <w:rsid w:val="00F937E0"/>
    <w:rsid w:val="00F95FE4"/>
    <w:rsid w:val="00FB3804"/>
    <w:rsid w:val="00FD61A5"/>
    <w:rsid w:val="00FF1626"/>
    <w:rsid w:val="00FF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D3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D31"/>
    <w:pPr>
      <w:keepNext/>
      <w:keepLines/>
      <w:numPr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E58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51D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21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7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3A7B67"/>
  </w:style>
  <w:style w:type="character" w:customStyle="1" w:styleId="Heading3Char">
    <w:name w:val="Heading 3 Char"/>
    <w:basedOn w:val="DefaultParagraphFont"/>
    <w:link w:val="Heading3"/>
    <w:uiPriority w:val="9"/>
    <w:rsid w:val="00715E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383F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3F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3FAD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3F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3FA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83F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D3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D31"/>
    <w:pPr>
      <w:keepNext/>
      <w:keepLines/>
      <w:numPr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E58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D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51D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D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21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7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3A7B67"/>
  </w:style>
  <w:style w:type="character" w:customStyle="1" w:styleId="Heading3Char">
    <w:name w:val="Heading 3 Char"/>
    <w:basedOn w:val="DefaultParagraphFont"/>
    <w:link w:val="Heading3"/>
    <w:uiPriority w:val="9"/>
    <w:rsid w:val="00715E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383F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3F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3FAD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3F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3FA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83F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1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EBCDC-8818-4995-B146-252B1BC4B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10</Pages>
  <Words>1047</Words>
  <Characters>4625</Characters>
  <Application>Microsoft Office Word</Application>
  <DocSecurity>0</DocSecurity>
  <Lines>147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What is process templates?</vt:lpstr>
      <vt:lpstr>Process template architecture</vt:lpstr>
      <vt:lpstr>    Process template plug-ins</vt:lpstr>
      <vt:lpstr>    New team project wizard</vt:lpstr>
      <vt:lpstr>    Xml process definition files</vt:lpstr>
      <vt:lpstr>Chi tiết về xml process definition files:</vt:lpstr>
      <vt:lpstr>    Root xml file:</vt:lpstr>
      <vt:lpstr>        Name</vt:lpstr>
      <vt:lpstr>        Description</vt:lpstr>
      <vt:lpstr>        Plugins</vt:lpstr>
      <vt:lpstr>        Task groups:</vt:lpstr>
      <vt:lpstr>    Task </vt:lpstr>
      <vt:lpstr>    Dependencies</vt:lpstr>
      <vt:lpstr>Chi tiết về process template plug-ins:</vt:lpstr>
      <vt:lpstr>    Classification process template plugin:</vt:lpstr>
      <vt:lpstr>        Iterations</vt:lpstr>
      <vt:lpstr>    Work item tracking process template plug-in:</vt:lpstr>
      <vt:lpstr>        Work item types</vt:lpstr>
      <vt:lpstr>        Queries:</vt:lpstr>
      <vt:lpstr>Chi tiết về work item types:</vt:lpstr>
    </vt:vector>
  </TitlesOfParts>
  <Company/>
  <LinksUpToDate>false</LinksUpToDate>
  <CharactersWithSpaces>5592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34</cp:revision>
  <dcterms:created xsi:type="dcterms:W3CDTF">2012-01-11T14:01:00Z</dcterms:created>
  <dcterms:modified xsi:type="dcterms:W3CDTF">2012-01-12T09:17:00Z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oogle.Documents.Tracking">
    <vt:lpwstr>false</vt:lpwstr>
  </property>
  <property fmtid="{D5CDD505-2E9C-101B-9397-08002B2CF9AE}" pid="3" name="Google.Documents.DocumentId">
    <vt:lpwstr>1f6TXpA_hliIac8XjyTaCZk894PxGAiaFPsHvumy_vlM</vt:lpwstr>
  </property>
  <property fmtid="{D5CDD505-2E9C-101B-9397-08002B2CF9AE}" pid="4" name="Google.Documents.RevisionId">
    <vt:lpwstr>01940884332729108577</vt:lpwstr>
  </property>
  <property fmtid="{D5CDD505-2E9C-101B-9397-08002B2CF9AE}" pid="5" name="Google.Documents.PluginVersion">
    <vt:lpwstr>2.0.2662.553</vt:lpwstr>
  </property>
  <property fmtid="{D5CDD505-2E9C-101B-9397-08002B2CF9AE}" pid="6" name="Google.Documents.MergeIncapabilityFlags">
    <vt:i4>0</vt:i4>
  </property>
</Properties>
</file>