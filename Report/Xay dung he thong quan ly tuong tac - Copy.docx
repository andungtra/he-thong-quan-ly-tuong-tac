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D40C4C">
      <w:pPr>
        <w:pStyle w:val="Title"/>
      </w:pPr>
      <w:bookmarkStart w:id="0" w:name="_top"/>
      <w:bookmarkStart w:id="1" w:name="_Toc326077631"/>
      <w:bookmarkStart w:id="2" w:name="_Toc326952931"/>
      <w:bookmarkStart w:id="3" w:name="_Toc327822160"/>
      <w:bookmarkEnd w:id="0"/>
      <w:r w:rsidRPr="00543839">
        <w:t>NHẬN XÉT CỦA GIÁO VIÊN HƯỚNG DẪN</w:t>
      </w:r>
      <w:bookmarkEnd w:id="3"/>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EC5F44" w:rsidRDefault="00EC5F44" w:rsidP="00A1299D">
      <w:pPr>
        <w:tabs>
          <w:tab w:val="center" w:pos="7200"/>
        </w:tabs>
        <w:jc w:val="both"/>
      </w:pPr>
      <w:r>
        <w:tab/>
        <w:t>TpHCM, ngày…… tháng……năm 2012</w:t>
      </w:r>
    </w:p>
    <w:p w:rsidR="00EC5F44" w:rsidRDefault="00EC5F44" w:rsidP="00A1299D">
      <w:pPr>
        <w:tabs>
          <w:tab w:val="center" w:pos="7200"/>
        </w:tabs>
        <w:jc w:val="both"/>
      </w:pPr>
      <w:r>
        <w:tab/>
        <w:t>Giáo viên hướng dẫn</w:t>
      </w:r>
    </w:p>
    <w:p w:rsidR="00750A86" w:rsidRDefault="00EC5F44" w:rsidP="00A1299D">
      <w:pPr>
        <w:tabs>
          <w:tab w:val="center" w:pos="7200"/>
        </w:tabs>
        <w:jc w:val="both"/>
      </w:pPr>
      <w:r>
        <w:tab/>
        <w:t>[Ký tên và ghi rõ họ tên]</w:t>
      </w:r>
    </w:p>
    <w:p w:rsidR="00750A86" w:rsidRDefault="00750A86" w:rsidP="00D40C4C">
      <w:pPr>
        <w:pStyle w:val="Title"/>
      </w:pPr>
      <w:r>
        <w:br w:type="page"/>
      </w:r>
      <w:bookmarkStart w:id="4" w:name="_Toc327822161"/>
      <w:r>
        <w:lastRenderedPageBreak/>
        <w:t>NHẬN XÉT CỦA GIÁO VIÊN PHẢN BIỆN</w:t>
      </w:r>
      <w:bookmarkEnd w:id="4"/>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6A66F7" w:rsidP="00A1299D">
      <w:pPr>
        <w:jc w:val="both"/>
      </w:pPr>
      <w:r>
        <w:t>Khóa luận đáp ứng yêu cầu của Khóa luận cử nhân CNTT.</w:t>
      </w:r>
    </w:p>
    <w:p w:rsidR="006A66F7" w:rsidRDefault="006A66F7" w:rsidP="00A1299D">
      <w:pPr>
        <w:tabs>
          <w:tab w:val="center" w:pos="7200"/>
        </w:tabs>
        <w:jc w:val="both"/>
      </w:pPr>
      <w:r>
        <w:tab/>
        <w:t>TpHCM, ngày…… tháng……năm 2012</w:t>
      </w:r>
    </w:p>
    <w:p w:rsidR="006A66F7" w:rsidRDefault="006A66F7" w:rsidP="00A1299D">
      <w:pPr>
        <w:tabs>
          <w:tab w:val="center" w:pos="7200"/>
        </w:tabs>
        <w:jc w:val="both"/>
      </w:pPr>
      <w:r>
        <w:tab/>
        <w:t>Giáo viên hướng dẫn</w:t>
      </w:r>
    </w:p>
    <w:p w:rsidR="00554DE6" w:rsidRDefault="006A66F7" w:rsidP="00A1299D">
      <w:pPr>
        <w:tabs>
          <w:tab w:val="center" w:pos="7200"/>
        </w:tabs>
        <w:jc w:val="both"/>
        <w:sectPr w:rsidR="00554DE6" w:rsidSect="0025706E">
          <w:headerReference w:type="default" r:id="rId41"/>
          <w:footerReference w:type="default" r:id="rId42"/>
          <w:pgSz w:w="12240" w:h="15840"/>
          <w:pgMar w:top="1701" w:right="1134" w:bottom="1985" w:left="1985" w:header="720" w:footer="720" w:gutter="0"/>
          <w:cols w:space="720"/>
          <w:docGrid w:linePitch="360"/>
        </w:sectPr>
      </w:pPr>
      <w:r>
        <w:tab/>
        <w:t>[Ký tên và ghi rõ họ tên]</w:t>
      </w:r>
    </w:p>
    <w:p w:rsidR="00750A86" w:rsidRDefault="00750A86" w:rsidP="00D40C4C">
      <w:pPr>
        <w:pStyle w:val="Title"/>
      </w:pPr>
      <w:bookmarkStart w:id="5" w:name="_Toc327822162"/>
      <w:r>
        <w:lastRenderedPageBreak/>
        <w:t>LỜI CẢM ƠN</w:t>
      </w:r>
      <w:bookmarkEnd w:id="1"/>
      <w:bookmarkEnd w:id="2"/>
      <w:bookmarkEnd w:id="5"/>
    </w:p>
    <w:p w:rsidR="00750A86" w:rsidRDefault="00750A86" w:rsidP="00A1299D">
      <w:pPr>
        <w:pStyle w:val="paragraph"/>
      </w:pPr>
      <w:r>
        <w:t>Đầu tiên, chúng em xin gởi lời cảm ơn đến Thầy, Cô khoa Công nghệ Thông tin trường Đại học Khoa học Tự nhiên đã tận tình dạy dỗ, dìu dắt chúng em suốt bốn năm đại học.</w:t>
      </w:r>
    </w:p>
    <w:p w:rsidR="00750A86" w:rsidRDefault="00750A86" w:rsidP="00A1299D">
      <w:pPr>
        <w:pStyle w:val="paragraph"/>
      </w:pPr>
      <w:r>
        <w:t>Chúng em cảm ơn Thầy Nguyễn Văn Vũ, người tận tình hướng dẫn, giúp đỡ, động viên chúng em hoàn thành luận văn này.</w:t>
      </w:r>
    </w:p>
    <w:p w:rsidR="00750A86" w:rsidRDefault="00750A86" w:rsidP="00A1299D">
      <w:pPr>
        <w:pStyle w:val="paragraph"/>
      </w:pPr>
      <w:r>
        <w:t xml:space="preserve">Cuối cùng, chúng con cảm ơn Ba, Mẹ và những người thân đã khích lệ, động viên chúng con trong thời gian học tập, nghiên cứu để có được thành quả như ngày nay. </w:t>
      </w:r>
    </w:p>
    <w:p w:rsidR="00750A86" w:rsidRDefault="00750A86" w:rsidP="00A1299D">
      <w:pPr>
        <w:tabs>
          <w:tab w:val="left" w:pos="5220"/>
          <w:tab w:val="left" w:pos="5400"/>
        </w:tabs>
        <w:jc w:val="both"/>
        <w:rPr>
          <w:lang w:bidi="he-IL"/>
        </w:rPr>
      </w:pPr>
    </w:p>
    <w:p w:rsidR="00750A86" w:rsidRDefault="00E15D83" w:rsidP="00A97BAF">
      <w:pPr>
        <w:tabs>
          <w:tab w:val="center" w:pos="6480"/>
        </w:tabs>
        <w:ind w:firstLine="4320"/>
        <w:jc w:val="both"/>
        <w:rPr>
          <w:lang w:bidi="he-IL"/>
        </w:rPr>
      </w:pPr>
      <w:r>
        <w:rPr>
          <w:lang w:bidi="he-IL"/>
        </w:rPr>
        <w:tab/>
      </w:r>
      <w:r w:rsidR="00750A86">
        <w:rPr>
          <w:lang w:bidi="he-IL"/>
        </w:rPr>
        <w:t>Tháng 6 năm 2012</w:t>
      </w:r>
    </w:p>
    <w:p w:rsidR="00750A86" w:rsidRDefault="00E15D83" w:rsidP="00A97BAF">
      <w:pPr>
        <w:tabs>
          <w:tab w:val="center" w:pos="6480"/>
        </w:tabs>
        <w:ind w:firstLine="4320"/>
        <w:jc w:val="both"/>
        <w:rPr>
          <w:lang w:bidi="he-IL"/>
        </w:rPr>
      </w:pPr>
      <w:r>
        <w:rPr>
          <w:lang w:bidi="he-IL"/>
        </w:rPr>
        <w:tab/>
      </w:r>
      <w:r w:rsidR="00750A86">
        <w:rPr>
          <w:lang w:bidi="he-IL"/>
        </w:rPr>
        <w:t>Sinh viên</w:t>
      </w:r>
    </w:p>
    <w:p w:rsidR="00750A86" w:rsidRDefault="00750A86" w:rsidP="00A97BAF">
      <w:pPr>
        <w:tabs>
          <w:tab w:val="center" w:pos="6480"/>
        </w:tabs>
        <w:ind w:firstLine="4320"/>
        <w:jc w:val="both"/>
        <w:rPr>
          <w:lang w:bidi="he-IL"/>
        </w:rPr>
      </w:pPr>
      <w:r>
        <w:rPr>
          <w:lang w:bidi="he-IL"/>
        </w:rPr>
        <w:t>Đinh Văn Hoàng – Nguyễn Đức Xuân</w:t>
      </w:r>
    </w:p>
    <w:p w:rsidR="0009400C" w:rsidRDefault="0009400C">
      <w:pPr>
        <w:spacing w:before="0" w:after="200" w:line="276" w:lineRule="auto"/>
        <w:rPr>
          <w:b/>
          <w:lang w:bidi="he-IL"/>
        </w:rPr>
      </w:pPr>
      <w:bookmarkStart w:id="6" w:name="_Toc326077632"/>
      <w:bookmarkStart w:id="7" w:name="_Toc326952932"/>
    </w:p>
    <w:p w:rsidR="00554DE6" w:rsidRDefault="00554DE6">
      <w:pPr>
        <w:spacing w:before="0" w:after="200" w:line="276" w:lineRule="auto"/>
        <w:rPr>
          <w:b/>
          <w:lang w:bidi="he-IL"/>
        </w:rPr>
      </w:pPr>
      <w:r>
        <w:br w:type="page"/>
      </w:r>
    </w:p>
    <w:p w:rsidR="000F419E" w:rsidRPr="000F419E" w:rsidRDefault="000F419E" w:rsidP="00D40C4C">
      <w:pPr>
        <w:pStyle w:val="Title"/>
      </w:pPr>
      <w:bookmarkStart w:id="8" w:name="_Toc326077634"/>
      <w:bookmarkStart w:id="9" w:name="_Toc327822163"/>
      <w:bookmarkEnd w:id="6"/>
      <w:bookmarkEnd w:id="7"/>
      <w:r w:rsidRPr="000F419E">
        <w:lastRenderedPageBreak/>
        <w:t>ĐỀ CƯƠNG CHI TIẾT</w:t>
      </w:r>
      <w:bookmarkEnd w:id="8"/>
      <w:bookmarkEnd w:id="9"/>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A1299D">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A1299D">
            <w:pPr>
              <w:jc w:val="both"/>
            </w:pPr>
            <w:r>
              <w:t>Hệ thống quản lý tương tác trong các dự án phần mềm</w:t>
            </w:r>
          </w:p>
        </w:tc>
      </w:tr>
      <w:tr w:rsidR="000F419E" w:rsidRPr="004D6034" w:rsidTr="002E65EA">
        <w:trPr>
          <w:jc w:val="center"/>
        </w:trPr>
        <w:tc>
          <w:tcPr>
            <w:tcW w:w="9513" w:type="dxa"/>
          </w:tcPr>
          <w:p w:rsidR="000F419E" w:rsidRDefault="000F419E" w:rsidP="00A1299D">
            <w:pPr>
              <w:jc w:val="both"/>
              <w:rPr>
                <w:b/>
              </w:rPr>
            </w:pPr>
            <w:r w:rsidRPr="003A75D3">
              <w:rPr>
                <w:b/>
              </w:rPr>
              <w:t>Giáo viên hướng dẫn:</w:t>
            </w:r>
          </w:p>
          <w:p w:rsidR="000F419E" w:rsidRPr="000F419E" w:rsidRDefault="000F419E" w:rsidP="00A1299D">
            <w:pPr>
              <w:jc w:val="both"/>
            </w:pPr>
            <w:r w:rsidRPr="000F419E">
              <w:t xml:space="preserve">TS. </w:t>
            </w:r>
            <w:r>
              <w:t>Nguyễn Văn Vũ</w:t>
            </w:r>
          </w:p>
        </w:tc>
      </w:tr>
      <w:tr w:rsidR="000F419E" w:rsidRPr="004D6034" w:rsidTr="002E65EA">
        <w:trPr>
          <w:jc w:val="center"/>
        </w:trPr>
        <w:tc>
          <w:tcPr>
            <w:tcW w:w="9513" w:type="dxa"/>
          </w:tcPr>
          <w:p w:rsidR="000F419E" w:rsidRDefault="000F419E" w:rsidP="00A1299D">
            <w:pPr>
              <w:jc w:val="both"/>
              <w:rPr>
                <w:b/>
              </w:rPr>
            </w:pPr>
            <w:r w:rsidRPr="004D6034">
              <w:rPr>
                <w:b/>
              </w:rPr>
              <w:t xml:space="preserve">Thời gian </w:t>
            </w:r>
            <w:r>
              <w:rPr>
                <w:b/>
              </w:rPr>
              <w:t>thực hiện:</w:t>
            </w:r>
            <w:r w:rsidRPr="004D6034">
              <w:rPr>
                <w:b/>
              </w:rPr>
              <w:t xml:space="preserve"> </w:t>
            </w:r>
          </w:p>
          <w:p w:rsidR="000F419E" w:rsidRPr="004D6034" w:rsidRDefault="000F419E" w:rsidP="00A1299D">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A1299D">
            <w:pPr>
              <w:jc w:val="both"/>
            </w:pPr>
            <w:r w:rsidRPr="003A75D3">
              <w:rPr>
                <w:b/>
              </w:rPr>
              <w:t xml:space="preserve">Sinh viên thực hiện: </w:t>
            </w:r>
          </w:p>
          <w:p w:rsidR="000F419E" w:rsidRPr="003D0CF3" w:rsidRDefault="000F419E" w:rsidP="00A1299D">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A1299D">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A1299D">
            <w:pPr>
              <w:jc w:val="both"/>
              <w:rPr>
                <w:b/>
              </w:rPr>
            </w:pPr>
            <w:r w:rsidRPr="004D6034">
              <w:rPr>
                <w:b/>
              </w:rPr>
              <w:t>Loại đề tài</w:t>
            </w:r>
            <w:r>
              <w:rPr>
                <w:b/>
              </w:rPr>
              <w:t xml:space="preserve">: </w:t>
            </w:r>
          </w:p>
          <w:p w:rsidR="000F419E" w:rsidRPr="004D6034" w:rsidRDefault="000F419E" w:rsidP="00A1299D">
            <w:pPr>
              <w:jc w:val="both"/>
            </w:pPr>
            <w:r>
              <w:t>Xây dựng và triển khai giải pháp</w:t>
            </w:r>
          </w:p>
        </w:tc>
      </w:tr>
    </w:tbl>
    <w:p w:rsidR="000F419E" w:rsidRPr="004D6034" w:rsidRDefault="000F419E" w:rsidP="00A1299D">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A1299D">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A1299D">
            <w:pPr>
              <w:pStyle w:val="Normal13pt"/>
              <w:numPr>
                <w:ilvl w:val="0"/>
                <w:numId w:val="4"/>
              </w:numPr>
              <w:ind w:left="540"/>
              <w:rPr>
                <w:b/>
                <w:sz w:val="26"/>
                <w:szCs w:val="26"/>
              </w:rPr>
            </w:pPr>
            <w:r>
              <w:rPr>
                <w:b/>
                <w:sz w:val="26"/>
                <w:szCs w:val="26"/>
              </w:rPr>
              <w:t>Lý thuyết</w:t>
            </w:r>
            <w:r w:rsidRPr="00FD55F8">
              <w:rPr>
                <w:b/>
                <w:sz w:val="26"/>
                <w:szCs w:val="26"/>
              </w:rPr>
              <w:t>:</w:t>
            </w:r>
          </w:p>
          <w:p w:rsidR="000F419E" w:rsidRPr="00081A2C" w:rsidRDefault="000F419E" w:rsidP="00A1299D">
            <w:pPr>
              <w:pStyle w:val="Normal13pt"/>
              <w:numPr>
                <w:ilvl w:val="0"/>
                <w:numId w:val="5"/>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A1299D">
            <w:pPr>
              <w:pStyle w:val="Normal13pt"/>
              <w:numPr>
                <w:ilvl w:val="0"/>
                <w:numId w:val="5"/>
              </w:numPr>
              <w:rPr>
                <w:sz w:val="26"/>
                <w:szCs w:val="26"/>
              </w:rPr>
            </w:pPr>
            <w:r>
              <w:t>Tìm hiểu những vấn đề liên quan đến việc tạo lập và quản lý tương tác của 1 project</w:t>
            </w:r>
          </w:p>
          <w:p w:rsidR="002E65EA" w:rsidRDefault="000F419E" w:rsidP="00A1299D">
            <w:pPr>
              <w:pStyle w:val="Normal13pt"/>
              <w:numPr>
                <w:ilvl w:val="0"/>
                <w:numId w:val="4"/>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A1299D">
            <w:pPr>
              <w:pStyle w:val="Normal13pt"/>
              <w:numPr>
                <w:ilvl w:val="0"/>
                <w:numId w:val="6"/>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A1299D">
            <w:pPr>
              <w:pStyle w:val="Normal13pt"/>
              <w:numPr>
                <w:ilvl w:val="0"/>
                <w:numId w:val="6"/>
              </w:numPr>
              <w:ind w:left="1080"/>
              <w:rPr>
                <w:sz w:val="26"/>
                <w:szCs w:val="26"/>
              </w:rPr>
            </w:pPr>
            <w:r>
              <w:rPr>
                <w:sz w:val="26"/>
                <w:szCs w:val="26"/>
              </w:rPr>
              <w:t>Lựa chọn phương án tối ưu để thực hiện đề tài</w:t>
            </w:r>
          </w:p>
          <w:p w:rsidR="000F419E" w:rsidRDefault="000F419E" w:rsidP="00A1299D">
            <w:pPr>
              <w:pStyle w:val="Normal13pt"/>
              <w:numPr>
                <w:ilvl w:val="0"/>
                <w:numId w:val="4"/>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A1299D">
            <w:pPr>
              <w:pStyle w:val="Normal13pt"/>
              <w:numPr>
                <w:ilvl w:val="0"/>
                <w:numId w:val="7"/>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A1299D">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A1299D">
            <w:pPr>
              <w:pStyle w:val="Normal13pt"/>
              <w:numPr>
                <w:ilvl w:val="0"/>
                <w:numId w:val="4"/>
              </w:numPr>
              <w:rPr>
                <w:sz w:val="26"/>
                <w:szCs w:val="26"/>
              </w:rPr>
            </w:pPr>
            <w:r>
              <w:rPr>
                <w:b/>
                <w:sz w:val="26"/>
                <w:szCs w:val="26"/>
                <w:u w:val="single"/>
              </w:rPr>
              <w:t>Giai đoạn 1 :</w:t>
            </w:r>
            <w:r>
              <w:rPr>
                <w:sz w:val="26"/>
                <w:szCs w:val="26"/>
              </w:rPr>
              <w:t xml:space="preserve"> Từ 01-12-2011 đến 31-12-2011</w:t>
            </w:r>
          </w:p>
          <w:p w:rsidR="002E65EA" w:rsidRDefault="002E65EA" w:rsidP="00A1299D">
            <w:pPr>
              <w:pStyle w:val="Normal13pt"/>
              <w:numPr>
                <w:ilvl w:val="0"/>
                <w:numId w:val="9"/>
              </w:numPr>
              <w:rPr>
                <w:sz w:val="26"/>
                <w:szCs w:val="26"/>
              </w:rPr>
            </w:pPr>
            <w:r>
              <w:rPr>
                <w:sz w:val="26"/>
                <w:szCs w:val="26"/>
              </w:rPr>
              <w:t>Tìm hiểu CDE</w:t>
            </w:r>
          </w:p>
          <w:p w:rsidR="002E65EA" w:rsidRDefault="002E65EA" w:rsidP="00A1299D">
            <w:pPr>
              <w:pStyle w:val="Normal13pt"/>
              <w:numPr>
                <w:ilvl w:val="0"/>
                <w:numId w:val="9"/>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A1299D">
            <w:pPr>
              <w:pStyle w:val="Normal13pt"/>
              <w:numPr>
                <w:ilvl w:val="0"/>
                <w:numId w:val="9"/>
              </w:numPr>
              <w:rPr>
                <w:sz w:val="26"/>
                <w:szCs w:val="26"/>
              </w:rPr>
            </w:pPr>
            <w:r>
              <w:rPr>
                <w:sz w:val="26"/>
                <w:szCs w:val="26"/>
              </w:rPr>
              <w:t>Yêu cầu hệ thống</w:t>
            </w:r>
          </w:p>
          <w:p w:rsidR="002E65EA" w:rsidRDefault="002E65EA" w:rsidP="00A1299D">
            <w:pPr>
              <w:pStyle w:val="Normal13pt"/>
              <w:numPr>
                <w:ilvl w:val="0"/>
                <w:numId w:val="8"/>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A1299D">
            <w:pPr>
              <w:pStyle w:val="Normal13pt"/>
              <w:numPr>
                <w:ilvl w:val="0"/>
                <w:numId w:val="9"/>
              </w:numPr>
              <w:rPr>
                <w:sz w:val="26"/>
                <w:szCs w:val="26"/>
              </w:rPr>
            </w:pPr>
            <w:r>
              <w:rPr>
                <w:sz w:val="26"/>
                <w:szCs w:val="26"/>
              </w:rPr>
              <w:t>Tìm hiểu process template</w:t>
            </w:r>
          </w:p>
          <w:p w:rsidR="002E65EA" w:rsidRPr="00E53D58" w:rsidRDefault="002E65EA" w:rsidP="00A1299D">
            <w:pPr>
              <w:pStyle w:val="Normal13pt"/>
              <w:numPr>
                <w:ilvl w:val="0"/>
                <w:numId w:val="9"/>
              </w:numPr>
              <w:rPr>
                <w:sz w:val="26"/>
                <w:szCs w:val="26"/>
              </w:rPr>
            </w:pPr>
            <w:r>
              <w:rPr>
                <w:sz w:val="26"/>
                <w:szCs w:val="26"/>
              </w:rPr>
              <w:t>Đề xuất hướng giải quyết</w:t>
            </w:r>
          </w:p>
          <w:p w:rsidR="002E65EA" w:rsidRDefault="002E65EA" w:rsidP="00A1299D">
            <w:pPr>
              <w:pStyle w:val="Normal13pt"/>
              <w:numPr>
                <w:ilvl w:val="0"/>
                <w:numId w:val="8"/>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A1299D">
            <w:pPr>
              <w:pStyle w:val="Normal13pt"/>
              <w:numPr>
                <w:ilvl w:val="0"/>
                <w:numId w:val="9"/>
              </w:numPr>
              <w:rPr>
                <w:sz w:val="26"/>
                <w:szCs w:val="26"/>
              </w:rPr>
            </w:pPr>
            <w:r>
              <w:rPr>
                <w:sz w:val="26"/>
                <w:szCs w:val="26"/>
              </w:rPr>
              <w:t>Xây dựng usecase</w:t>
            </w:r>
          </w:p>
          <w:p w:rsidR="002E65EA" w:rsidRDefault="002E65EA" w:rsidP="00A1299D">
            <w:pPr>
              <w:pStyle w:val="Normal13pt"/>
              <w:numPr>
                <w:ilvl w:val="0"/>
                <w:numId w:val="9"/>
              </w:numPr>
              <w:rPr>
                <w:sz w:val="26"/>
                <w:szCs w:val="26"/>
              </w:rPr>
            </w:pPr>
            <w:r>
              <w:rPr>
                <w:sz w:val="26"/>
                <w:szCs w:val="26"/>
              </w:rPr>
              <w:t>Thiết kế kiến trúc, các tổ chức dữ liệu</w:t>
            </w:r>
          </w:p>
          <w:p w:rsidR="002E65EA" w:rsidRDefault="002E65EA" w:rsidP="00A1299D">
            <w:pPr>
              <w:pStyle w:val="Normal13pt"/>
              <w:numPr>
                <w:ilvl w:val="0"/>
                <w:numId w:val="9"/>
              </w:numPr>
              <w:rPr>
                <w:sz w:val="26"/>
                <w:szCs w:val="26"/>
              </w:rPr>
            </w:pPr>
            <w:r>
              <w:rPr>
                <w:sz w:val="26"/>
                <w:szCs w:val="26"/>
              </w:rPr>
              <w:t>Design giao diện ứng dụng</w:t>
            </w:r>
          </w:p>
          <w:p w:rsidR="002E65EA" w:rsidRDefault="002E65EA" w:rsidP="00A1299D">
            <w:pPr>
              <w:pStyle w:val="Normal13pt"/>
              <w:numPr>
                <w:ilvl w:val="0"/>
                <w:numId w:val="9"/>
              </w:numPr>
              <w:rPr>
                <w:sz w:val="26"/>
                <w:szCs w:val="26"/>
              </w:rPr>
            </w:pPr>
            <w:r>
              <w:rPr>
                <w:sz w:val="26"/>
                <w:szCs w:val="26"/>
              </w:rPr>
              <w:t>Define những tính năng cần có</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A1299D">
            <w:pPr>
              <w:pStyle w:val="Normal13pt"/>
              <w:numPr>
                <w:ilvl w:val="0"/>
                <w:numId w:val="9"/>
              </w:numPr>
              <w:rPr>
                <w:sz w:val="26"/>
                <w:szCs w:val="26"/>
              </w:rPr>
            </w:pPr>
            <w:r>
              <w:rPr>
                <w:sz w:val="26"/>
                <w:szCs w:val="26"/>
              </w:rPr>
              <w:t>Hoàn chỉnh tính năng</w:t>
            </w:r>
          </w:p>
          <w:p w:rsidR="002E65EA" w:rsidRPr="00983A47" w:rsidRDefault="002E65EA" w:rsidP="00A1299D">
            <w:pPr>
              <w:pStyle w:val="Normal13pt"/>
              <w:numPr>
                <w:ilvl w:val="0"/>
                <w:numId w:val="9"/>
              </w:numPr>
              <w:rPr>
                <w:sz w:val="26"/>
                <w:szCs w:val="26"/>
              </w:rPr>
            </w:pPr>
            <w:r>
              <w:rPr>
                <w:sz w:val="26"/>
                <w:szCs w:val="26"/>
              </w:rPr>
              <w:t>Test để tìm lỗi và fix lỗi</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2E65EA" w:rsidRDefault="002E65EA" w:rsidP="00A1299D">
            <w:pPr>
              <w:pStyle w:val="Normal13pt"/>
              <w:numPr>
                <w:ilvl w:val="0"/>
                <w:numId w:val="9"/>
              </w:numPr>
              <w:rPr>
                <w:sz w:val="26"/>
                <w:szCs w:val="26"/>
              </w:rPr>
            </w:pPr>
            <w:r>
              <w:rPr>
                <w:sz w:val="26"/>
                <w:szCs w:val="26"/>
              </w:rPr>
              <w:t>Viết báo cáo các phần đã tìm hiểu và làm được</w:t>
            </w:r>
          </w:p>
          <w:p w:rsidR="002E65EA" w:rsidRDefault="002E65EA" w:rsidP="00A1299D">
            <w:pPr>
              <w:pStyle w:val="Normal13pt"/>
              <w:numPr>
                <w:ilvl w:val="0"/>
                <w:numId w:val="9"/>
              </w:numPr>
              <w:rPr>
                <w:sz w:val="26"/>
                <w:szCs w:val="26"/>
              </w:rPr>
            </w:pPr>
            <w:r>
              <w:rPr>
                <w:sz w:val="26"/>
                <w:szCs w:val="26"/>
              </w:rPr>
              <w:t>Đưa ra các giả thuyết và nhận định để tìm ra các ưu khuyết điểm</w:t>
            </w:r>
          </w:p>
          <w:p w:rsidR="002E65EA" w:rsidRDefault="002E65EA" w:rsidP="00A1299D">
            <w:pPr>
              <w:pStyle w:val="Normal13pt"/>
              <w:numPr>
                <w:ilvl w:val="0"/>
                <w:numId w:val="9"/>
              </w:numPr>
              <w:rPr>
                <w:sz w:val="26"/>
                <w:szCs w:val="26"/>
              </w:rPr>
            </w:pPr>
            <w:r>
              <w:rPr>
                <w:sz w:val="26"/>
                <w:szCs w:val="26"/>
              </w:rPr>
              <w:lastRenderedPageBreak/>
              <w:t>Tổng kết lại các phần và hướng phát triển của đề tài</w:t>
            </w:r>
          </w:p>
          <w:p w:rsidR="002E65EA" w:rsidRPr="009F31C1" w:rsidRDefault="002E65EA" w:rsidP="00A1299D">
            <w:pPr>
              <w:pStyle w:val="ListParagraph"/>
              <w:numPr>
                <w:ilvl w:val="0"/>
                <w:numId w:val="9"/>
              </w:numPr>
              <w:jc w:val="both"/>
            </w:pPr>
            <w:r>
              <w:t>Hoàn tất</w:t>
            </w:r>
          </w:p>
        </w:tc>
      </w:tr>
      <w:tr w:rsidR="000F419E" w:rsidRPr="004D6034" w:rsidTr="003F6C11">
        <w:trPr>
          <w:jc w:val="center"/>
        </w:trPr>
        <w:tc>
          <w:tcPr>
            <w:tcW w:w="4756" w:type="dxa"/>
          </w:tcPr>
          <w:p w:rsidR="000F419E" w:rsidRDefault="000F419E" w:rsidP="00540779">
            <w:pPr>
              <w:jc w:val="center"/>
              <w:rPr>
                <w:b/>
              </w:rPr>
            </w:pPr>
            <w:r>
              <w:rPr>
                <w:b/>
              </w:rPr>
              <w:lastRenderedPageBreak/>
              <w:t>X</w:t>
            </w:r>
            <w:r w:rsidRPr="004D6034">
              <w:rPr>
                <w:b/>
              </w:rPr>
              <w:t>ác nhận của GVHD</w:t>
            </w:r>
          </w:p>
          <w:p w:rsidR="002E65EA" w:rsidRDefault="002E65EA" w:rsidP="00A1299D">
            <w:pPr>
              <w:jc w:val="both"/>
              <w:rPr>
                <w:b/>
              </w:rPr>
            </w:pPr>
          </w:p>
          <w:p w:rsidR="002E65EA" w:rsidRDefault="002E65EA" w:rsidP="00A1299D">
            <w:pPr>
              <w:jc w:val="both"/>
              <w:rPr>
                <w:b/>
              </w:rPr>
            </w:pPr>
          </w:p>
          <w:p w:rsidR="002E65EA" w:rsidRPr="004D6034" w:rsidRDefault="002E65EA" w:rsidP="00540779">
            <w:pPr>
              <w:jc w:val="center"/>
              <w:rPr>
                <w:b/>
              </w:rPr>
            </w:pPr>
            <w:r>
              <w:rPr>
                <w:b/>
              </w:rPr>
              <w:t>TS. Nguyễn Văn Vũ</w:t>
            </w:r>
          </w:p>
        </w:tc>
        <w:tc>
          <w:tcPr>
            <w:tcW w:w="4757" w:type="dxa"/>
          </w:tcPr>
          <w:p w:rsidR="000F419E" w:rsidRDefault="000F419E" w:rsidP="00540779">
            <w:pPr>
              <w:jc w:val="center"/>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540779">
            <w:pPr>
              <w:jc w:val="center"/>
              <w:rPr>
                <w:b/>
              </w:rPr>
            </w:pPr>
            <w:r w:rsidRPr="004D6034">
              <w:rPr>
                <w:b/>
              </w:rPr>
              <w:t>SV Thực hiện</w:t>
            </w:r>
          </w:p>
          <w:p w:rsidR="002E65EA" w:rsidRDefault="002E65EA" w:rsidP="00A1299D">
            <w:pPr>
              <w:tabs>
                <w:tab w:val="center" w:pos="1439"/>
              </w:tabs>
              <w:jc w:val="both"/>
              <w:rPr>
                <w:b/>
              </w:rPr>
            </w:pPr>
          </w:p>
          <w:p w:rsidR="002E65EA" w:rsidRPr="004D6034" w:rsidRDefault="002E65EA" w:rsidP="00A1299D">
            <w:pPr>
              <w:tabs>
                <w:tab w:val="center" w:pos="1439"/>
              </w:tabs>
              <w:jc w:val="both"/>
              <w:rPr>
                <w:b/>
              </w:rPr>
            </w:pPr>
            <w:r>
              <w:t>Đinh Văn Hoàng</w:t>
            </w:r>
            <w:r>
              <w:tab/>
              <w:t xml:space="preserve">Nguyễn Đức Xuân           </w:t>
            </w:r>
          </w:p>
        </w:tc>
      </w:tr>
    </w:tbl>
    <w:p w:rsidR="000F419E" w:rsidRDefault="000F419E" w:rsidP="00A1299D">
      <w:pPr>
        <w:jc w:val="both"/>
      </w:pPr>
    </w:p>
    <w:p w:rsidR="000F419E" w:rsidRDefault="000F419E" w:rsidP="008D4AF6">
      <w:pPr>
        <w:jc w:val="center"/>
      </w:pPr>
      <w:r>
        <w:sym w:font="Wingdings" w:char="F0B5"/>
      </w:r>
      <w:r>
        <w:sym w:font="Wingdings" w:char="F0B5"/>
      </w:r>
      <w:r>
        <w:sym w:font="Wingdings" w:char="F0B5"/>
      </w:r>
    </w:p>
    <w:p w:rsidR="006A66F7" w:rsidRDefault="006A66F7" w:rsidP="00A1299D">
      <w:pPr>
        <w:tabs>
          <w:tab w:val="center" w:pos="7200"/>
        </w:tabs>
        <w:jc w:val="both"/>
      </w:pPr>
    </w:p>
    <w:p w:rsidR="00551119" w:rsidRDefault="00551119" w:rsidP="00A1299D">
      <w:pPr>
        <w:spacing w:before="0" w:after="200"/>
        <w:jc w:val="both"/>
      </w:pPr>
      <w:r>
        <w:br w:type="page"/>
      </w:r>
    </w:p>
    <w:p w:rsidR="00750A86" w:rsidRPr="00551119" w:rsidRDefault="00551119" w:rsidP="00D40C4C">
      <w:pPr>
        <w:pStyle w:val="Title"/>
      </w:pPr>
      <w:bookmarkStart w:id="10" w:name="_Toc326077635"/>
      <w:bookmarkStart w:id="11" w:name="_Toc327822164"/>
      <w:r w:rsidRPr="00551119">
        <w:lastRenderedPageBreak/>
        <w:t>MỤC LỤC</w:t>
      </w:r>
      <w:bookmarkEnd w:id="10"/>
      <w:bookmarkEnd w:id="11"/>
    </w:p>
    <w:p w:rsidR="00AA2A04" w:rsidRDefault="00A65187">
      <w:pPr>
        <w:pStyle w:val="TOC3"/>
        <w:tabs>
          <w:tab w:val="right" w:leader="dot" w:pos="9111"/>
        </w:tabs>
        <w:rPr>
          <w:ins w:id="12" w:author="xx" w:date="2012-06-18T22:33:00Z"/>
          <w:rFonts w:asciiTheme="minorHAnsi" w:eastAsiaTheme="minorEastAsia" w:hAnsiTheme="minorHAnsi" w:cstheme="minorBidi"/>
          <w:noProof/>
          <w:sz w:val="22"/>
          <w:szCs w:val="22"/>
        </w:rPr>
      </w:pPr>
      <w:r>
        <w:fldChar w:fldCharType="begin"/>
      </w:r>
      <w:r>
        <w:instrText xml:space="preserve"> TOC  \* MERGEFORMAT </w:instrText>
      </w:r>
      <w:r>
        <w:fldChar w:fldCharType="separate"/>
      </w:r>
      <w:ins w:id="13" w:author="xx" w:date="2012-06-18T22:33:00Z">
        <w:r w:rsidR="00AA2A04">
          <w:rPr>
            <w:noProof/>
            <w:lang w:bidi="he-IL"/>
          </w:rPr>
          <w:t>NHẬN XÉT CỦA GIÁO VIÊN HƯỚNG DẪN</w:t>
        </w:r>
        <w:r w:rsidR="00AA2A04">
          <w:rPr>
            <w:noProof/>
          </w:rPr>
          <w:tab/>
        </w:r>
        <w:r w:rsidR="00AA2A04">
          <w:rPr>
            <w:noProof/>
          </w:rPr>
          <w:fldChar w:fldCharType="begin"/>
        </w:r>
        <w:r w:rsidR="00AA2A04">
          <w:rPr>
            <w:noProof/>
          </w:rPr>
          <w:instrText xml:space="preserve"> PAGEREF _Toc327822160 \h </w:instrText>
        </w:r>
        <w:r w:rsidR="00AA2A04">
          <w:rPr>
            <w:noProof/>
          </w:rPr>
        </w:r>
      </w:ins>
      <w:r w:rsidR="00AA2A04">
        <w:rPr>
          <w:noProof/>
        </w:rPr>
        <w:fldChar w:fldCharType="separate"/>
      </w:r>
      <w:ins w:id="14" w:author="xx" w:date="2012-06-18T22:33:00Z">
        <w:r w:rsidR="00AA2A04">
          <w:rPr>
            <w:noProof/>
          </w:rPr>
          <w:t>1</w:t>
        </w:r>
        <w:r w:rsidR="00AA2A04">
          <w:rPr>
            <w:noProof/>
          </w:rPr>
          <w:fldChar w:fldCharType="end"/>
        </w:r>
      </w:ins>
    </w:p>
    <w:p w:rsidR="00AA2A04" w:rsidRDefault="00AA2A04">
      <w:pPr>
        <w:pStyle w:val="TOC3"/>
        <w:tabs>
          <w:tab w:val="right" w:leader="dot" w:pos="9111"/>
        </w:tabs>
        <w:rPr>
          <w:ins w:id="15" w:author="xx" w:date="2012-06-18T22:33:00Z"/>
          <w:rFonts w:asciiTheme="minorHAnsi" w:eastAsiaTheme="minorEastAsia" w:hAnsiTheme="minorHAnsi" w:cstheme="minorBidi"/>
          <w:noProof/>
          <w:sz w:val="22"/>
          <w:szCs w:val="22"/>
        </w:rPr>
      </w:pPr>
      <w:ins w:id="16" w:author="xx" w:date="2012-06-18T22:33:00Z">
        <w:r>
          <w:rPr>
            <w:noProof/>
            <w:lang w:bidi="he-IL"/>
          </w:rPr>
          <w:t>NHẬN XÉT CỦA GIÁO VIÊN PHẢN BIỆN</w:t>
        </w:r>
        <w:r>
          <w:rPr>
            <w:noProof/>
          </w:rPr>
          <w:tab/>
        </w:r>
        <w:r>
          <w:rPr>
            <w:noProof/>
          </w:rPr>
          <w:fldChar w:fldCharType="begin"/>
        </w:r>
        <w:r>
          <w:rPr>
            <w:noProof/>
          </w:rPr>
          <w:instrText xml:space="preserve"> PAGEREF _Toc327822161 \h </w:instrText>
        </w:r>
        <w:r>
          <w:rPr>
            <w:noProof/>
          </w:rPr>
        </w:r>
      </w:ins>
      <w:r>
        <w:rPr>
          <w:noProof/>
        </w:rPr>
        <w:fldChar w:fldCharType="separate"/>
      </w:r>
      <w:ins w:id="17" w:author="xx" w:date="2012-06-18T22:33:00Z">
        <w:r>
          <w:rPr>
            <w:noProof/>
          </w:rPr>
          <w:t>2</w:t>
        </w:r>
        <w:r>
          <w:rPr>
            <w:noProof/>
          </w:rPr>
          <w:fldChar w:fldCharType="end"/>
        </w:r>
      </w:ins>
    </w:p>
    <w:p w:rsidR="00AA2A04" w:rsidRDefault="00AA2A04">
      <w:pPr>
        <w:pStyle w:val="TOC3"/>
        <w:tabs>
          <w:tab w:val="right" w:leader="dot" w:pos="9111"/>
        </w:tabs>
        <w:rPr>
          <w:ins w:id="18" w:author="xx" w:date="2012-06-18T22:33:00Z"/>
          <w:rFonts w:asciiTheme="minorHAnsi" w:eastAsiaTheme="minorEastAsia" w:hAnsiTheme="minorHAnsi" w:cstheme="minorBidi"/>
          <w:noProof/>
          <w:sz w:val="22"/>
          <w:szCs w:val="22"/>
        </w:rPr>
      </w:pPr>
      <w:ins w:id="19" w:author="xx" w:date="2012-06-18T22:33:00Z">
        <w:r>
          <w:rPr>
            <w:noProof/>
            <w:lang w:bidi="he-IL"/>
          </w:rPr>
          <w:t>LỜI CẢM ƠN</w:t>
        </w:r>
        <w:r>
          <w:rPr>
            <w:noProof/>
          </w:rPr>
          <w:tab/>
        </w:r>
        <w:r>
          <w:rPr>
            <w:noProof/>
          </w:rPr>
          <w:fldChar w:fldCharType="begin"/>
        </w:r>
        <w:r>
          <w:rPr>
            <w:noProof/>
          </w:rPr>
          <w:instrText xml:space="preserve"> PAGEREF _Toc327822162 \h </w:instrText>
        </w:r>
        <w:r>
          <w:rPr>
            <w:noProof/>
          </w:rPr>
        </w:r>
      </w:ins>
      <w:r>
        <w:rPr>
          <w:noProof/>
        </w:rPr>
        <w:fldChar w:fldCharType="separate"/>
      </w:r>
      <w:ins w:id="20" w:author="xx" w:date="2012-06-18T22:33:00Z">
        <w:r>
          <w:rPr>
            <w:noProof/>
          </w:rPr>
          <w:t>1</w:t>
        </w:r>
        <w:r>
          <w:rPr>
            <w:noProof/>
          </w:rPr>
          <w:fldChar w:fldCharType="end"/>
        </w:r>
      </w:ins>
    </w:p>
    <w:p w:rsidR="00AA2A04" w:rsidRDefault="00AA2A04">
      <w:pPr>
        <w:pStyle w:val="TOC3"/>
        <w:tabs>
          <w:tab w:val="right" w:leader="dot" w:pos="9111"/>
        </w:tabs>
        <w:rPr>
          <w:ins w:id="21" w:author="xx" w:date="2012-06-18T22:33:00Z"/>
          <w:rFonts w:asciiTheme="minorHAnsi" w:eastAsiaTheme="minorEastAsia" w:hAnsiTheme="minorHAnsi" w:cstheme="minorBidi"/>
          <w:noProof/>
          <w:sz w:val="22"/>
          <w:szCs w:val="22"/>
        </w:rPr>
      </w:pPr>
      <w:ins w:id="22" w:author="xx" w:date="2012-06-18T22:33:00Z">
        <w:r>
          <w:rPr>
            <w:noProof/>
            <w:lang w:bidi="he-IL"/>
          </w:rPr>
          <w:t>ĐỀ CƯƠNG CHI TIẾT</w:t>
        </w:r>
        <w:r>
          <w:rPr>
            <w:noProof/>
          </w:rPr>
          <w:tab/>
        </w:r>
        <w:r>
          <w:rPr>
            <w:noProof/>
          </w:rPr>
          <w:fldChar w:fldCharType="begin"/>
        </w:r>
        <w:r>
          <w:rPr>
            <w:noProof/>
          </w:rPr>
          <w:instrText xml:space="preserve"> PAGEREF _Toc327822163 \h </w:instrText>
        </w:r>
        <w:r>
          <w:rPr>
            <w:noProof/>
          </w:rPr>
        </w:r>
      </w:ins>
      <w:r>
        <w:rPr>
          <w:noProof/>
        </w:rPr>
        <w:fldChar w:fldCharType="separate"/>
      </w:r>
      <w:ins w:id="23" w:author="xx" w:date="2012-06-18T22:33:00Z">
        <w:r>
          <w:rPr>
            <w:noProof/>
          </w:rPr>
          <w:t>2</w:t>
        </w:r>
        <w:r>
          <w:rPr>
            <w:noProof/>
          </w:rPr>
          <w:fldChar w:fldCharType="end"/>
        </w:r>
      </w:ins>
    </w:p>
    <w:p w:rsidR="00AA2A04" w:rsidRDefault="00AA2A04">
      <w:pPr>
        <w:pStyle w:val="TOC3"/>
        <w:tabs>
          <w:tab w:val="right" w:leader="dot" w:pos="9111"/>
        </w:tabs>
        <w:rPr>
          <w:ins w:id="24" w:author="xx" w:date="2012-06-18T22:33:00Z"/>
          <w:rFonts w:asciiTheme="minorHAnsi" w:eastAsiaTheme="minorEastAsia" w:hAnsiTheme="minorHAnsi" w:cstheme="minorBidi"/>
          <w:noProof/>
          <w:sz w:val="22"/>
          <w:szCs w:val="22"/>
        </w:rPr>
      </w:pPr>
      <w:ins w:id="25" w:author="xx" w:date="2012-06-18T22:33:00Z">
        <w:r>
          <w:rPr>
            <w:noProof/>
            <w:lang w:bidi="he-IL"/>
          </w:rPr>
          <w:t>MỤC LỤC</w:t>
        </w:r>
        <w:r>
          <w:rPr>
            <w:noProof/>
          </w:rPr>
          <w:tab/>
        </w:r>
        <w:r>
          <w:rPr>
            <w:noProof/>
          </w:rPr>
          <w:fldChar w:fldCharType="begin"/>
        </w:r>
        <w:r>
          <w:rPr>
            <w:noProof/>
          </w:rPr>
          <w:instrText xml:space="preserve"> PAGEREF _Toc327822164 \h </w:instrText>
        </w:r>
        <w:r>
          <w:rPr>
            <w:noProof/>
          </w:rPr>
        </w:r>
      </w:ins>
      <w:r>
        <w:rPr>
          <w:noProof/>
        </w:rPr>
        <w:fldChar w:fldCharType="separate"/>
      </w:r>
      <w:ins w:id="26" w:author="xx" w:date="2012-06-18T22:33:00Z">
        <w:r>
          <w:rPr>
            <w:noProof/>
          </w:rPr>
          <w:t>5</w:t>
        </w:r>
        <w:r>
          <w:rPr>
            <w:noProof/>
          </w:rPr>
          <w:fldChar w:fldCharType="end"/>
        </w:r>
      </w:ins>
    </w:p>
    <w:p w:rsidR="00AA2A04" w:rsidRDefault="00AA2A04">
      <w:pPr>
        <w:pStyle w:val="TOC3"/>
        <w:tabs>
          <w:tab w:val="right" w:leader="dot" w:pos="9111"/>
        </w:tabs>
        <w:rPr>
          <w:ins w:id="27" w:author="xx" w:date="2012-06-18T22:33:00Z"/>
          <w:rFonts w:asciiTheme="minorHAnsi" w:eastAsiaTheme="minorEastAsia" w:hAnsiTheme="minorHAnsi" w:cstheme="minorBidi"/>
          <w:noProof/>
          <w:sz w:val="22"/>
          <w:szCs w:val="22"/>
        </w:rPr>
      </w:pPr>
      <w:ins w:id="28" w:author="xx" w:date="2012-06-18T22:33:00Z">
        <w:r>
          <w:rPr>
            <w:noProof/>
            <w:lang w:bidi="he-IL"/>
          </w:rPr>
          <w:t>DANH SÁCH CÁC BẢNG</w:t>
        </w:r>
        <w:r>
          <w:rPr>
            <w:noProof/>
          </w:rPr>
          <w:tab/>
        </w:r>
        <w:r>
          <w:rPr>
            <w:noProof/>
          </w:rPr>
          <w:fldChar w:fldCharType="begin"/>
        </w:r>
        <w:r>
          <w:rPr>
            <w:noProof/>
          </w:rPr>
          <w:instrText xml:space="preserve"> PAGEREF _Toc327822165 \h </w:instrText>
        </w:r>
        <w:r>
          <w:rPr>
            <w:noProof/>
          </w:rPr>
        </w:r>
      </w:ins>
      <w:r>
        <w:rPr>
          <w:noProof/>
        </w:rPr>
        <w:fldChar w:fldCharType="separate"/>
      </w:r>
      <w:ins w:id="29" w:author="xx" w:date="2012-06-18T22:33:00Z">
        <w:r>
          <w:rPr>
            <w:noProof/>
          </w:rPr>
          <w:t>9</w:t>
        </w:r>
        <w:r>
          <w:rPr>
            <w:noProof/>
          </w:rPr>
          <w:fldChar w:fldCharType="end"/>
        </w:r>
      </w:ins>
    </w:p>
    <w:p w:rsidR="00AA2A04" w:rsidRDefault="00AA2A04">
      <w:pPr>
        <w:pStyle w:val="TOC3"/>
        <w:tabs>
          <w:tab w:val="right" w:leader="dot" w:pos="9111"/>
        </w:tabs>
        <w:rPr>
          <w:ins w:id="30" w:author="xx" w:date="2012-06-18T22:33:00Z"/>
          <w:rFonts w:asciiTheme="minorHAnsi" w:eastAsiaTheme="minorEastAsia" w:hAnsiTheme="minorHAnsi" w:cstheme="minorBidi"/>
          <w:noProof/>
          <w:sz w:val="22"/>
          <w:szCs w:val="22"/>
        </w:rPr>
      </w:pPr>
      <w:ins w:id="31" w:author="xx" w:date="2012-06-18T22:33:00Z">
        <w:r>
          <w:rPr>
            <w:noProof/>
            <w:lang w:bidi="he-IL"/>
          </w:rPr>
          <w:t>DANH SÁCH CÁC HÌNH VẼ</w:t>
        </w:r>
        <w:r>
          <w:rPr>
            <w:noProof/>
          </w:rPr>
          <w:tab/>
        </w:r>
        <w:r>
          <w:rPr>
            <w:noProof/>
          </w:rPr>
          <w:fldChar w:fldCharType="begin"/>
        </w:r>
        <w:r>
          <w:rPr>
            <w:noProof/>
          </w:rPr>
          <w:instrText xml:space="preserve"> PAGEREF _Toc327822166 \h </w:instrText>
        </w:r>
        <w:r>
          <w:rPr>
            <w:noProof/>
          </w:rPr>
        </w:r>
      </w:ins>
      <w:r>
        <w:rPr>
          <w:noProof/>
        </w:rPr>
        <w:fldChar w:fldCharType="separate"/>
      </w:r>
      <w:ins w:id="32" w:author="xx" w:date="2012-06-18T22:33:00Z">
        <w:r>
          <w:rPr>
            <w:noProof/>
          </w:rPr>
          <w:t>10</w:t>
        </w:r>
        <w:r>
          <w:rPr>
            <w:noProof/>
          </w:rPr>
          <w:fldChar w:fldCharType="end"/>
        </w:r>
      </w:ins>
    </w:p>
    <w:p w:rsidR="00AA2A04" w:rsidRDefault="00AA2A04">
      <w:pPr>
        <w:pStyle w:val="TOC1"/>
        <w:tabs>
          <w:tab w:val="left" w:pos="1320"/>
          <w:tab w:val="right" w:leader="dot" w:pos="9111"/>
        </w:tabs>
        <w:rPr>
          <w:ins w:id="33" w:author="xx" w:date="2012-06-18T22:33:00Z"/>
          <w:rFonts w:asciiTheme="minorHAnsi" w:eastAsiaTheme="minorEastAsia" w:hAnsiTheme="minorHAnsi" w:cstheme="minorBidi"/>
          <w:noProof/>
          <w:sz w:val="22"/>
          <w:szCs w:val="22"/>
        </w:rPr>
      </w:pPr>
      <w:ins w:id="34" w:author="xx" w:date="2012-06-18T22:33:00Z">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_Toc327822167 \h </w:instrText>
        </w:r>
        <w:r>
          <w:rPr>
            <w:noProof/>
          </w:rPr>
        </w:r>
      </w:ins>
      <w:r>
        <w:rPr>
          <w:noProof/>
        </w:rPr>
        <w:fldChar w:fldCharType="separate"/>
      </w:r>
      <w:ins w:id="35" w:author="xx" w:date="2012-06-18T22:33:00Z">
        <w:r>
          <w:rPr>
            <w:noProof/>
          </w:rPr>
          <w:t>11</w:t>
        </w:r>
        <w:r>
          <w:rPr>
            <w:noProof/>
          </w:rPr>
          <w:fldChar w:fldCharType="end"/>
        </w:r>
      </w:ins>
    </w:p>
    <w:p w:rsidR="00AA2A04" w:rsidRDefault="00AA2A04">
      <w:pPr>
        <w:pStyle w:val="TOC1"/>
        <w:tabs>
          <w:tab w:val="left" w:pos="1320"/>
          <w:tab w:val="right" w:leader="dot" w:pos="9111"/>
        </w:tabs>
        <w:rPr>
          <w:ins w:id="36" w:author="xx" w:date="2012-06-18T22:33:00Z"/>
          <w:rFonts w:asciiTheme="minorHAnsi" w:eastAsiaTheme="minorEastAsia" w:hAnsiTheme="minorHAnsi" w:cstheme="minorBidi"/>
          <w:noProof/>
          <w:sz w:val="22"/>
          <w:szCs w:val="22"/>
        </w:rPr>
      </w:pPr>
      <w:ins w:id="37" w:author="xx" w:date="2012-06-18T22:33:00Z">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_Toc327822168 \h </w:instrText>
        </w:r>
        <w:r>
          <w:rPr>
            <w:noProof/>
          </w:rPr>
        </w:r>
      </w:ins>
      <w:r>
        <w:rPr>
          <w:noProof/>
        </w:rPr>
        <w:fldChar w:fldCharType="separate"/>
      </w:r>
      <w:ins w:id="38" w:author="xx" w:date="2012-06-18T22:33:00Z">
        <w:r>
          <w:rPr>
            <w:noProof/>
          </w:rPr>
          <w:t>12</w:t>
        </w:r>
        <w:r>
          <w:rPr>
            <w:noProof/>
          </w:rPr>
          <w:fldChar w:fldCharType="end"/>
        </w:r>
      </w:ins>
    </w:p>
    <w:p w:rsidR="00AA2A04" w:rsidRDefault="00AA2A04">
      <w:pPr>
        <w:pStyle w:val="TOC1"/>
        <w:tabs>
          <w:tab w:val="left" w:pos="1320"/>
          <w:tab w:val="right" w:leader="dot" w:pos="9111"/>
        </w:tabs>
        <w:rPr>
          <w:ins w:id="39" w:author="xx" w:date="2012-06-18T22:33:00Z"/>
          <w:rFonts w:asciiTheme="minorHAnsi" w:eastAsiaTheme="minorEastAsia" w:hAnsiTheme="minorHAnsi" w:cstheme="minorBidi"/>
          <w:noProof/>
          <w:sz w:val="22"/>
          <w:szCs w:val="22"/>
        </w:rPr>
      </w:pPr>
      <w:ins w:id="40" w:author="xx" w:date="2012-06-18T22:33:00Z">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_Toc327822169 \h </w:instrText>
        </w:r>
        <w:r>
          <w:rPr>
            <w:noProof/>
          </w:rPr>
        </w:r>
      </w:ins>
      <w:r>
        <w:rPr>
          <w:noProof/>
        </w:rPr>
        <w:fldChar w:fldCharType="separate"/>
      </w:r>
      <w:ins w:id="41" w:author="xx" w:date="2012-06-18T22:33:00Z">
        <w:r>
          <w:rPr>
            <w:noProof/>
          </w:rPr>
          <w:t>14</w:t>
        </w:r>
        <w:r>
          <w:rPr>
            <w:noProof/>
          </w:rPr>
          <w:fldChar w:fldCharType="end"/>
        </w:r>
      </w:ins>
    </w:p>
    <w:p w:rsidR="00AA2A04" w:rsidRDefault="00AA2A04">
      <w:pPr>
        <w:pStyle w:val="TOC2"/>
        <w:tabs>
          <w:tab w:val="left" w:pos="1040"/>
          <w:tab w:val="right" w:leader="dot" w:pos="9111"/>
        </w:tabs>
        <w:rPr>
          <w:ins w:id="42" w:author="xx" w:date="2012-06-18T22:33:00Z"/>
          <w:rFonts w:asciiTheme="minorHAnsi" w:eastAsiaTheme="minorEastAsia" w:hAnsiTheme="minorHAnsi" w:cstheme="minorBidi"/>
          <w:noProof/>
          <w:sz w:val="22"/>
          <w:szCs w:val="22"/>
        </w:rPr>
      </w:pPr>
      <w:ins w:id="43" w:author="xx" w:date="2012-06-18T22:33:00Z">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_Toc327822170 \h </w:instrText>
        </w:r>
        <w:r>
          <w:rPr>
            <w:noProof/>
          </w:rPr>
        </w:r>
      </w:ins>
      <w:r>
        <w:rPr>
          <w:noProof/>
        </w:rPr>
        <w:fldChar w:fldCharType="separate"/>
      </w:r>
      <w:ins w:id="44" w:author="xx" w:date="2012-06-18T22:33:00Z">
        <w:r>
          <w:rPr>
            <w:noProof/>
          </w:rPr>
          <w:t>14</w:t>
        </w:r>
        <w:r>
          <w:rPr>
            <w:noProof/>
          </w:rPr>
          <w:fldChar w:fldCharType="end"/>
        </w:r>
      </w:ins>
    </w:p>
    <w:p w:rsidR="00AA2A04" w:rsidRDefault="00AA2A04">
      <w:pPr>
        <w:pStyle w:val="TOC2"/>
        <w:tabs>
          <w:tab w:val="left" w:pos="1040"/>
          <w:tab w:val="right" w:leader="dot" w:pos="9111"/>
        </w:tabs>
        <w:rPr>
          <w:ins w:id="45" w:author="xx" w:date="2012-06-18T22:33:00Z"/>
          <w:rFonts w:asciiTheme="minorHAnsi" w:eastAsiaTheme="minorEastAsia" w:hAnsiTheme="minorHAnsi" w:cstheme="minorBidi"/>
          <w:noProof/>
          <w:sz w:val="22"/>
          <w:szCs w:val="22"/>
        </w:rPr>
      </w:pPr>
      <w:ins w:id="46" w:author="xx" w:date="2012-06-18T22:33:00Z">
        <w:r>
          <w:rPr>
            <w:noProof/>
          </w:rPr>
          <w:t>3.2</w:t>
        </w:r>
        <w:r>
          <w:rPr>
            <w:rFonts w:asciiTheme="minorHAnsi" w:eastAsiaTheme="minorEastAsia" w:hAnsiTheme="minorHAnsi" w:cstheme="minorBidi"/>
            <w:noProof/>
            <w:sz w:val="22"/>
            <w:szCs w:val="22"/>
          </w:rPr>
          <w:tab/>
        </w:r>
        <w:r>
          <w:rPr>
            <w:noProof/>
          </w:rPr>
          <w:t>Tìm hiểu các phần mềm đã có trên thị trường</w:t>
        </w:r>
        <w:r>
          <w:rPr>
            <w:noProof/>
          </w:rPr>
          <w:tab/>
        </w:r>
        <w:r>
          <w:rPr>
            <w:noProof/>
          </w:rPr>
          <w:fldChar w:fldCharType="begin"/>
        </w:r>
        <w:r>
          <w:rPr>
            <w:noProof/>
          </w:rPr>
          <w:instrText xml:space="preserve"> PAGEREF _Toc327822171 \h </w:instrText>
        </w:r>
        <w:r>
          <w:rPr>
            <w:noProof/>
          </w:rPr>
        </w:r>
      </w:ins>
      <w:r>
        <w:rPr>
          <w:noProof/>
        </w:rPr>
        <w:fldChar w:fldCharType="separate"/>
      </w:r>
      <w:ins w:id="47" w:author="xx" w:date="2012-06-18T22:33:00Z">
        <w:r>
          <w:rPr>
            <w:noProof/>
          </w:rPr>
          <w:t>16</w:t>
        </w:r>
        <w:r>
          <w:rPr>
            <w:noProof/>
          </w:rPr>
          <w:fldChar w:fldCharType="end"/>
        </w:r>
      </w:ins>
    </w:p>
    <w:p w:rsidR="00AA2A04" w:rsidRDefault="00AA2A04">
      <w:pPr>
        <w:pStyle w:val="TOC3"/>
        <w:tabs>
          <w:tab w:val="left" w:pos="1320"/>
          <w:tab w:val="right" w:leader="dot" w:pos="9111"/>
        </w:tabs>
        <w:rPr>
          <w:ins w:id="48" w:author="xx" w:date="2012-06-18T22:33:00Z"/>
          <w:rFonts w:asciiTheme="minorHAnsi" w:eastAsiaTheme="minorEastAsia" w:hAnsiTheme="minorHAnsi" w:cstheme="minorBidi"/>
          <w:noProof/>
          <w:sz w:val="22"/>
          <w:szCs w:val="22"/>
        </w:rPr>
      </w:pPr>
      <w:ins w:id="49" w:author="xx" w:date="2012-06-18T22:33:00Z">
        <w:r>
          <w:rPr>
            <w:noProof/>
          </w:rPr>
          <w:t>3.2.1</w:t>
        </w:r>
        <w:r>
          <w:rPr>
            <w:rFonts w:asciiTheme="minorHAnsi" w:eastAsiaTheme="minorEastAsia" w:hAnsiTheme="minorHAnsi" w:cstheme="minorBidi"/>
            <w:noProof/>
            <w:sz w:val="22"/>
            <w:szCs w:val="22"/>
          </w:rPr>
          <w:tab/>
        </w:r>
        <w:r>
          <w:rPr>
            <w:noProof/>
          </w:rPr>
          <w:t>Team foundation server</w:t>
        </w:r>
        <w:r>
          <w:rPr>
            <w:noProof/>
          </w:rPr>
          <w:tab/>
        </w:r>
        <w:r>
          <w:rPr>
            <w:noProof/>
          </w:rPr>
          <w:fldChar w:fldCharType="begin"/>
        </w:r>
        <w:r>
          <w:rPr>
            <w:noProof/>
          </w:rPr>
          <w:instrText xml:space="preserve"> PAGEREF _Toc327822172 \h </w:instrText>
        </w:r>
        <w:r>
          <w:rPr>
            <w:noProof/>
          </w:rPr>
        </w:r>
      </w:ins>
      <w:r>
        <w:rPr>
          <w:noProof/>
        </w:rPr>
        <w:fldChar w:fldCharType="separate"/>
      </w:r>
      <w:ins w:id="50" w:author="xx" w:date="2012-06-18T22:33:00Z">
        <w:r>
          <w:rPr>
            <w:noProof/>
          </w:rPr>
          <w:t>16</w:t>
        </w:r>
        <w:r>
          <w:rPr>
            <w:noProof/>
          </w:rPr>
          <w:fldChar w:fldCharType="end"/>
        </w:r>
      </w:ins>
    </w:p>
    <w:p w:rsidR="00AA2A04" w:rsidRDefault="00AA2A04">
      <w:pPr>
        <w:pStyle w:val="TOC3"/>
        <w:tabs>
          <w:tab w:val="left" w:pos="1320"/>
          <w:tab w:val="right" w:leader="dot" w:pos="9111"/>
        </w:tabs>
        <w:rPr>
          <w:ins w:id="51" w:author="xx" w:date="2012-06-18T22:33:00Z"/>
          <w:rFonts w:asciiTheme="minorHAnsi" w:eastAsiaTheme="minorEastAsia" w:hAnsiTheme="minorHAnsi" w:cstheme="minorBidi"/>
          <w:noProof/>
          <w:sz w:val="22"/>
          <w:szCs w:val="22"/>
        </w:rPr>
      </w:pPr>
      <w:ins w:id="52" w:author="xx" w:date="2012-06-18T22:33:00Z">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_Toc327822173 \h </w:instrText>
        </w:r>
        <w:r>
          <w:rPr>
            <w:noProof/>
          </w:rPr>
        </w:r>
      </w:ins>
      <w:r>
        <w:rPr>
          <w:noProof/>
        </w:rPr>
        <w:fldChar w:fldCharType="separate"/>
      </w:r>
      <w:ins w:id="53" w:author="xx" w:date="2012-06-18T22:33:00Z">
        <w:r>
          <w:rPr>
            <w:noProof/>
          </w:rPr>
          <w:t>19</w:t>
        </w:r>
        <w:r>
          <w:rPr>
            <w:noProof/>
          </w:rPr>
          <w:fldChar w:fldCharType="end"/>
        </w:r>
      </w:ins>
    </w:p>
    <w:p w:rsidR="00AA2A04" w:rsidRDefault="00AA2A04">
      <w:pPr>
        <w:pStyle w:val="TOC3"/>
        <w:tabs>
          <w:tab w:val="left" w:pos="1320"/>
          <w:tab w:val="right" w:leader="dot" w:pos="9111"/>
        </w:tabs>
        <w:rPr>
          <w:ins w:id="54" w:author="xx" w:date="2012-06-18T22:33:00Z"/>
          <w:rFonts w:asciiTheme="minorHAnsi" w:eastAsiaTheme="minorEastAsia" w:hAnsiTheme="minorHAnsi" w:cstheme="minorBidi"/>
          <w:noProof/>
          <w:sz w:val="22"/>
          <w:szCs w:val="22"/>
        </w:rPr>
      </w:pPr>
      <w:ins w:id="55" w:author="xx" w:date="2012-06-18T22:33:00Z">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_Toc327822174 \h </w:instrText>
        </w:r>
        <w:r>
          <w:rPr>
            <w:noProof/>
          </w:rPr>
        </w:r>
      </w:ins>
      <w:r>
        <w:rPr>
          <w:noProof/>
        </w:rPr>
        <w:fldChar w:fldCharType="separate"/>
      </w:r>
      <w:ins w:id="56" w:author="xx" w:date="2012-06-18T22:33:00Z">
        <w:r>
          <w:rPr>
            <w:noProof/>
          </w:rPr>
          <w:t>20</w:t>
        </w:r>
        <w:r>
          <w:rPr>
            <w:noProof/>
          </w:rPr>
          <w:fldChar w:fldCharType="end"/>
        </w:r>
      </w:ins>
    </w:p>
    <w:p w:rsidR="00AA2A04" w:rsidRDefault="00AA2A04">
      <w:pPr>
        <w:pStyle w:val="TOC1"/>
        <w:tabs>
          <w:tab w:val="left" w:pos="1320"/>
          <w:tab w:val="right" w:leader="dot" w:pos="9111"/>
        </w:tabs>
        <w:rPr>
          <w:ins w:id="57" w:author="xx" w:date="2012-06-18T22:33:00Z"/>
          <w:rFonts w:asciiTheme="minorHAnsi" w:eastAsiaTheme="minorEastAsia" w:hAnsiTheme="minorHAnsi" w:cstheme="minorBidi"/>
          <w:noProof/>
          <w:sz w:val="22"/>
          <w:szCs w:val="22"/>
        </w:rPr>
      </w:pPr>
      <w:ins w:id="58" w:author="xx" w:date="2012-06-18T22:33:00Z">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_Toc327822175 \h </w:instrText>
        </w:r>
        <w:r>
          <w:rPr>
            <w:noProof/>
          </w:rPr>
        </w:r>
      </w:ins>
      <w:r>
        <w:rPr>
          <w:noProof/>
        </w:rPr>
        <w:fldChar w:fldCharType="separate"/>
      </w:r>
      <w:ins w:id="59" w:author="xx" w:date="2012-06-18T22:33:00Z">
        <w:r>
          <w:rPr>
            <w:noProof/>
          </w:rPr>
          <w:t>21</w:t>
        </w:r>
        <w:r>
          <w:rPr>
            <w:noProof/>
          </w:rPr>
          <w:fldChar w:fldCharType="end"/>
        </w:r>
      </w:ins>
    </w:p>
    <w:p w:rsidR="00AA2A04" w:rsidRDefault="00AA2A04">
      <w:pPr>
        <w:pStyle w:val="TOC2"/>
        <w:tabs>
          <w:tab w:val="left" w:pos="1040"/>
          <w:tab w:val="right" w:leader="dot" w:pos="9111"/>
        </w:tabs>
        <w:rPr>
          <w:ins w:id="60" w:author="xx" w:date="2012-06-18T22:33:00Z"/>
          <w:rFonts w:asciiTheme="minorHAnsi" w:eastAsiaTheme="minorEastAsia" w:hAnsiTheme="minorHAnsi" w:cstheme="minorBidi"/>
          <w:noProof/>
          <w:sz w:val="22"/>
          <w:szCs w:val="22"/>
        </w:rPr>
      </w:pPr>
      <w:ins w:id="61" w:author="xx" w:date="2012-06-18T22:33:00Z">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_Toc327822176 \h </w:instrText>
        </w:r>
        <w:r>
          <w:rPr>
            <w:noProof/>
          </w:rPr>
        </w:r>
      </w:ins>
      <w:r>
        <w:rPr>
          <w:noProof/>
        </w:rPr>
        <w:fldChar w:fldCharType="separate"/>
      </w:r>
      <w:ins w:id="62" w:author="xx" w:date="2012-06-18T22:33:00Z">
        <w:r>
          <w:rPr>
            <w:noProof/>
          </w:rPr>
          <w:t>21</w:t>
        </w:r>
        <w:r>
          <w:rPr>
            <w:noProof/>
          </w:rPr>
          <w:fldChar w:fldCharType="end"/>
        </w:r>
      </w:ins>
    </w:p>
    <w:p w:rsidR="00AA2A04" w:rsidRDefault="00AA2A04">
      <w:pPr>
        <w:pStyle w:val="TOC3"/>
        <w:tabs>
          <w:tab w:val="left" w:pos="1320"/>
          <w:tab w:val="right" w:leader="dot" w:pos="9111"/>
        </w:tabs>
        <w:rPr>
          <w:ins w:id="63" w:author="xx" w:date="2012-06-18T22:33:00Z"/>
          <w:rFonts w:asciiTheme="minorHAnsi" w:eastAsiaTheme="minorEastAsia" w:hAnsiTheme="minorHAnsi" w:cstheme="minorBidi"/>
          <w:noProof/>
          <w:sz w:val="22"/>
          <w:szCs w:val="22"/>
        </w:rPr>
      </w:pPr>
      <w:ins w:id="64" w:author="xx" w:date="2012-06-18T22:33:00Z">
        <w:r>
          <w:rPr>
            <w:noProof/>
          </w:rPr>
          <w:t>4.1.1</w:t>
        </w:r>
        <w:r>
          <w:rPr>
            <w:rFonts w:asciiTheme="minorHAnsi" w:eastAsiaTheme="minorEastAsia" w:hAnsiTheme="minorHAnsi" w:cstheme="minorBidi"/>
            <w:noProof/>
            <w:sz w:val="22"/>
            <w:szCs w:val="22"/>
          </w:rPr>
          <w:tab/>
        </w:r>
        <w:r>
          <w:rPr>
            <w:noProof/>
          </w:rPr>
          <w:t>Tạo lịch cá nhân, lịch dự án</w:t>
        </w:r>
        <w:r>
          <w:rPr>
            <w:noProof/>
          </w:rPr>
          <w:tab/>
        </w:r>
        <w:r>
          <w:rPr>
            <w:noProof/>
          </w:rPr>
          <w:fldChar w:fldCharType="begin"/>
        </w:r>
        <w:r>
          <w:rPr>
            <w:noProof/>
          </w:rPr>
          <w:instrText xml:space="preserve"> PAGEREF _Toc327822177 \h </w:instrText>
        </w:r>
        <w:r>
          <w:rPr>
            <w:noProof/>
          </w:rPr>
        </w:r>
      </w:ins>
      <w:r>
        <w:rPr>
          <w:noProof/>
        </w:rPr>
        <w:fldChar w:fldCharType="separate"/>
      </w:r>
      <w:ins w:id="65" w:author="xx" w:date="2012-06-18T22:33:00Z">
        <w:r>
          <w:rPr>
            <w:noProof/>
          </w:rPr>
          <w:t>21</w:t>
        </w:r>
        <w:r>
          <w:rPr>
            <w:noProof/>
          </w:rPr>
          <w:fldChar w:fldCharType="end"/>
        </w:r>
      </w:ins>
    </w:p>
    <w:p w:rsidR="00AA2A04" w:rsidRDefault="00AA2A04">
      <w:pPr>
        <w:pStyle w:val="TOC3"/>
        <w:tabs>
          <w:tab w:val="left" w:pos="1320"/>
          <w:tab w:val="right" w:leader="dot" w:pos="9111"/>
        </w:tabs>
        <w:rPr>
          <w:ins w:id="66" w:author="xx" w:date="2012-06-18T22:33:00Z"/>
          <w:rFonts w:asciiTheme="minorHAnsi" w:eastAsiaTheme="minorEastAsia" w:hAnsiTheme="minorHAnsi" w:cstheme="minorBidi"/>
          <w:noProof/>
          <w:sz w:val="22"/>
          <w:szCs w:val="22"/>
        </w:rPr>
      </w:pPr>
      <w:ins w:id="67" w:author="xx" w:date="2012-06-18T22:33:00Z">
        <w:r>
          <w:rPr>
            <w:noProof/>
          </w:rPr>
          <w:t>4.1.2</w:t>
        </w:r>
        <w:r>
          <w:rPr>
            <w:rFonts w:asciiTheme="minorHAnsi" w:eastAsiaTheme="minorEastAsia" w:hAnsiTheme="minorHAnsi" w:cstheme="minorBidi"/>
            <w:noProof/>
            <w:sz w:val="22"/>
            <w:szCs w:val="22"/>
          </w:rPr>
          <w:tab/>
        </w:r>
        <w:r>
          <w:rPr>
            <w:noProof/>
          </w:rPr>
          <w:t>Quản lý tác vụ</w:t>
        </w:r>
        <w:r>
          <w:rPr>
            <w:noProof/>
          </w:rPr>
          <w:tab/>
        </w:r>
        <w:r>
          <w:rPr>
            <w:noProof/>
          </w:rPr>
          <w:fldChar w:fldCharType="begin"/>
        </w:r>
        <w:r>
          <w:rPr>
            <w:noProof/>
          </w:rPr>
          <w:instrText xml:space="preserve"> PAGEREF _Toc327822178 \h </w:instrText>
        </w:r>
        <w:r>
          <w:rPr>
            <w:noProof/>
          </w:rPr>
        </w:r>
      </w:ins>
      <w:r>
        <w:rPr>
          <w:noProof/>
        </w:rPr>
        <w:fldChar w:fldCharType="separate"/>
      </w:r>
      <w:ins w:id="68" w:author="xx" w:date="2012-06-18T22:33:00Z">
        <w:r>
          <w:rPr>
            <w:noProof/>
          </w:rPr>
          <w:t>21</w:t>
        </w:r>
        <w:r>
          <w:rPr>
            <w:noProof/>
          </w:rPr>
          <w:fldChar w:fldCharType="end"/>
        </w:r>
      </w:ins>
    </w:p>
    <w:p w:rsidR="00AA2A04" w:rsidRDefault="00AA2A04">
      <w:pPr>
        <w:pStyle w:val="TOC4"/>
        <w:tabs>
          <w:tab w:val="right" w:leader="dot" w:pos="9111"/>
        </w:tabs>
        <w:rPr>
          <w:ins w:id="69" w:author="xx" w:date="2012-06-18T22:33:00Z"/>
          <w:rFonts w:asciiTheme="minorHAnsi" w:eastAsiaTheme="minorEastAsia" w:hAnsiTheme="minorHAnsi" w:cstheme="minorBidi"/>
          <w:noProof/>
          <w:sz w:val="22"/>
          <w:szCs w:val="22"/>
        </w:rPr>
      </w:pPr>
      <w:ins w:id="70" w:author="xx" w:date="2012-06-18T22:33:00Z">
        <w:r>
          <w:rPr>
            <w:noProof/>
          </w:rPr>
          <w:t>Thêm một tác vụ mới</w:t>
        </w:r>
        <w:r>
          <w:rPr>
            <w:noProof/>
          </w:rPr>
          <w:tab/>
        </w:r>
        <w:r>
          <w:rPr>
            <w:noProof/>
          </w:rPr>
          <w:fldChar w:fldCharType="begin"/>
        </w:r>
        <w:r>
          <w:rPr>
            <w:noProof/>
          </w:rPr>
          <w:instrText xml:space="preserve"> PAGEREF _Toc327822179 \h </w:instrText>
        </w:r>
        <w:r>
          <w:rPr>
            <w:noProof/>
          </w:rPr>
        </w:r>
      </w:ins>
      <w:r>
        <w:rPr>
          <w:noProof/>
        </w:rPr>
        <w:fldChar w:fldCharType="separate"/>
      </w:r>
      <w:ins w:id="71" w:author="xx" w:date="2012-06-18T22:33:00Z">
        <w:r>
          <w:rPr>
            <w:noProof/>
          </w:rPr>
          <w:t>22</w:t>
        </w:r>
        <w:r>
          <w:rPr>
            <w:noProof/>
          </w:rPr>
          <w:fldChar w:fldCharType="end"/>
        </w:r>
      </w:ins>
    </w:p>
    <w:p w:rsidR="00AA2A04" w:rsidRDefault="00AA2A04">
      <w:pPr>
        <w:pStyle w:val="TOC4"/>
        <w:tabs>
          <w:tab w:val="right" w:leader="dot" w:pos="9111"/>
        </w:tabs>
        <w:rPr>
          <w:ins w:id="72" w:author="xx" w:date="2012-06-18T22:33:00Z"/>
          <w:rFonts w:asciiTheme="minorHAnsi" w:eastAsiaTheme="minorEastAsia" w:hAnsiTheme="minorHAnsi" w:cstheme="minorBidi"/>
          <w:noProof/>
          <w:sz w:val="22"/>
          <w:szCs w:val="22"/>
        </w:rPr>
      </w:pPr>
      <w:ins w:id="73" w:author="xx" w:date="2012-06-18T22:33:00Z">
        <w:r>
          <w:rPr>
            <w:noProof/>
          </w:rPr>
          <w:lastRenderedPageBreak/>
          <w:t>Thay đổi trạng thái của tác vụ</w:t>
        </w:r>
        <w:r>
          <w:rPr>
            <w:noProof/>
          </w:rPr>
          <w:tab/>
        </w:r>
        <w:r>
          <w:rPr>
            <w:noProof/>
          </w:rPr>
          <w:fldChar w:fldCharType="begin"/>
        </w:r>
        <w:r>
          <w:rPr>
            <w:noProof/>
          </w:rPr>
          <w:instrText xml:space="preserve"> PAGEREF _Toc327822180 \h </w:instrText>
        </w:r>
        <w:r>
          <w:rPr>
            <w:noProof/>
          </w:rPr>
        </w:r>
      </w:ins>
      <w:r>
        <w:rPr>
          <w:noProof/>
        </w:rPr>
        <w:fldChar w:fldCharType="separate"/>
      </w:r>
      <w:ins w:id="74" w:author="xx" w:date="2012-06-18T22:33:00Z">
        <w:r>
          <w:rPr>
            <w:noProof/>
          </w:rPr>
          <w:t>22</w:t>
        </w:r>
        <w:r>
          <w:rPr>
            <w:noProof/>
          </w:rPr>
          <w:fldChar w:fldCharType="end"/>
        </w:r>
      </w:ins>
    </w:p>
    <w:p w:rsidR="00AA2A04" w:rsidRDefault="00AA2A04">
      <w:pPr>
        <w:pStyle w:val="TOC2"/>
        <w:tabs>
          <w:tab w:val="left" w:pos="1040"/>
          <w:tab w:val="right" w:leader="dot" w:pos="9111"/>
        </w:tabs>
        <w:rPr>
          <w:ins w:id="75" w:author="xx" w:date="2012-06-18T22:33:00Z"/>
          <w:rFonts w:asciiTheme="minorHAnsi" w:eastAsiaTheme="minorEastAsia" w:hAnsiTheme="minorHAnsi" w:cstheme="minorBidi"/>
          <w:noProof/>
          <w:sz w:val="22"/>
          <w:szCs w:val="22"/>
        </w:rPr>
      </w:pPr>
      <w:ins w:id="76" w:author="xx" w:date="2012-06-18T22:33:00Z">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_Toc327822181 \h </w:instrText>
        </w:r>
        <w:r>
          <w:rPr>
            <w:noProof/>
          </w:rPr>
        </w:r>
      </w:ins>
      <w:r>
        <w:rPr>
          <w:noProof/>
        </w:rPr>
        <w:fldChar w:fldCharType="separate"/>
      </w:r>
      <w:ins w:id="77" w:author="xx" w:date="2012-06-18T22:33:00Z">
        <w:r>
          <w:rPr>
            <w:noProof/>
          </w:rPr>
          <w:t>22</w:t>
        </w:r>
        <w:r>
          <w:rPr>
            <w:noProof/>
          </w:rPr>
          <w:fldChar w:fldCharType="end"/>
        </w:r>
      </w:ins>
    </w:p>
    <w:p w:rsidR="00AA2A04" w:rsidRDefault="00AA2A04">
      <w:pPr>
        <w:pStyle w:val="TOC3"/>
        <w:tabs>
          <w:tab w:val="left" w:pos="1320"/>
          <w:tab w:val="right" w:leader="dot" w:pos="9111"/>
        </w:tabs>
        <w:rPr>
          <w:ins w:id="78" w:author="xx" w:date="2012-06-18T22:33:00Z"/>
          <w:rFonts w:asciiTheme="minorHAnsi" w:eastAsiaTheme="minorEastAsia" w:hAnsiTheme="minorHAnsi" w:cstheme="minorBidi"/>
          <w:noProof/>
          <w:sz w:val="22"/>
          <w:szCs w:val="22"/>
        </w:rPr>
      </w:pPr>
      <w:ins w:id="79" w:author="xx" w:date="2012-06-18T22:33:00Z">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_Toc327822182 \h </w:instrText>
        </w:r>
        <w:r>
          <w:rPr>
            <w:noProof/>
          </w:rPr>
        </w:r>
      </w:ins>
      <w:r>
        <w:rPr>
          <w:noProof/>
        </w:rPr>
        <w:fldChar w:fldCharType="separate"/>
      </w:r>
      <w:ins w:id="80" w:author="xx" w:date="2012-06-18T22:33:00Z">
        <w:r>
          <w:rPr>
            <w:noProof/>
          </w:rPr>
          <w:t>22</w:t>
        </w:r>
        <w:r>
          <w:rPr>
            <w:noProof/>
          </w:rPr>
          <w:fldChar w:fldCharType="end"/>
        </w:r>
      </w:ins>
    </w:p>
    <w:p w:rsidR="00AA2A04" w:rsidRDefault="00AA2A04">
      <w:pPr>
        <w:pStyle w:val="TOC3"/>
        <w:tabs>
          <w:tab w:val="left" w:pos="1320"/>
          <w:tab w:val="right" w:leader="dot" w:pos="9111"/>
        </w:tabs>
        <w:rPr>
          <w:ins w:id="81" w:author="xx" w:date="2012-06-18T22:33:00Z"/>
          <w:rFonts w:asciiTheme="minorHAnsi" w:eastAsiaTheme="minorEastAsia" w:hAnsiTheme="minorHAnsi" w:cstheme="minorBidi"/>
          <w:noProof/>
          <w:sz w:val="22"/>
          <w:szCs w:val="22"/>
        </w:rPr>
      </w:pPr>
      <w:ins w:id="82" w:author="xx" w:date="2012-06-18T22:33:00Z">
        <w:r>
          <w:rPr>
            <w:noProof/>
          </w:rPr>
          <w:t>4.2.2</w:t>
        </w:r>
        <w:r>
          <w:rPr>
            <w:rFonts w:asciiTheme="minorHAnsi" w:eastAsiaTheme="minorEastAsia" w:hAnsiTheme="minorHAnsi" w:cstheme="minorBidi"/>
            <w:noProof/>
            <w:sz w:val="22"/>
            <w:szCs w:val="22"/>
          </w:rPr>
          <w:tab/>
        </w:r>
        <w:r>
          <w:rPr>
            <w:noProof/>
          </w:rPr>
          <w:t>Yêu cầu phi chức năng</w:t>
        </w:r>
        <w:r>
          <w:rPr>
            <w:noProof/>
          </w:rPr>
          <w:tab/>
        </w:r>
        <w:r>
          <w:rPr>
            <w:noProof/>
          </w:rPr>
          <w:fldChar w:fldCharType="begin"/>
        </w:r>
        <w:r>
          <w:rPr>
            <w:noProof/>
          </w:rPr>
          <w:instrText xml:space="preserve"> PAGEREF _Toc327822183 \h </w:instrText>
        </w:r>
        <w:r>
          <w:rPr>
            <w:noProof/>
          </w:rPr>
        </w:r>
      </w:ins>
      <w:r>
        <w:rPr>
          <w:noProof/>
        </w:rPr>
        <w:fldChar w:fldCharType="separate"/>
      </w:r>
      <w:ins w:id="83" w:author="xx" w:date="2012-06-18T22:33:00Z">
        <w:r>
          <w:rPr>
            <w:noProof/>
          </w:rPr>
          <w:t>22</w:t>
        </w:r>
        <w:r>
          <w:rPr>
            <w:noProof/>
          </w:rPr>
          <w:fldChar w:fldCharType="end"/>
        </w:r>
      </w:ins>
    </w:p>
    <w:p w:rsidR="00AA2A04" w:rsidRDefault="00AA2A04">
      <w:pPr>
        <w:pStyle w:val="TOC2"/>
        <w:tabs>
          <w:tab w:val="left" w:pos="1040"/>
          <w:tab w:val="right" w:leader="dot" w:pos="9111"/>
        </w:tabs>
        <w:rPr>
          <w:ins w:id="84" w:author="xx" w:date="2012-06-18T22:33:00Z"/>
          <w:rFonts w:asciiTheme="minorHAnsi" w:eastAsiaTheme="minorEastAsia" w:hAnsiTheme="minorHAnsi" w:cstheme="minorBidi"/>
          <w:noProof/>
          <w:sz w:val="22"/>
          <w:szCs w:val="22"/>
        </w:rPr>
      </w:pPr>
      <w:ins w:id="85" w:author="xx" w:date="2012-06-18T22:33:00Z">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_Toc327822184 \h </w:instrText>
        </w:r>
        <w:r>
          <w:rPr>
            <w:noProof/>
          </w:rPr>
        </w:r>
      </w:ins>
      <w:r>
        <w:rPr>
          <w:noProof/>
        </w:rPr>
        <w:fldChar w:fldCharType="separate"/>
      </w:r>
      <w:ins w:id="86" w:author="xx" w:date="2012-06-18T22:33:00Z">
        <w:r>
          <w:rPr>
            <w:noProof/>
          </w:rPr>
          <w:t>22</w:t>
        </w:r>
        <w:r>
          <w:rPr>
            <w:noProof/>
          </w:rPr>
          <w:fldChar w:fldCharType="end"/>
        </w:r>
      </w:ins>
    </w:p>
    <w:p w:rsidR="00AA2A04" w:rsidRDefault="00AA2A04">
      <w:pPr>
        <w:pStyle w:val="TOC3"/>
        <w:tabs>
          <w:tab w:val="left" w:pos="1320"/>
          <w:tab w:val="right" w:leader="dot" w:pos="9111"/>
        </w:tabs>
        <w:rPr>
          <w:ins w:id="87" w:author="xx" w:date="2012-06-18T22:33:00Z"/>
          <w:rFonts w:asciiTheme="minorHAnsi" w:eastAsiaTheme="minorEastAsia" w:hAnsiTheme="minorHAnsi" w:cstheme="minorBidi"/>
          <w:noProof/>
          <w:sz w:val="22"/>
          <w:szCs w:val="22"/>
        </w:rPr>
      </w:pPr>
      <w:ins w:id="88" w:author="xx" w:date="2012-06-18T22:33:00Z">
        <w:r>
          <w:rPr>
            <w:noProof/>
          </w:rPr>
          <w:t>4.3.1</w:t>
        </w:r>
        <w:r>
          <w:rPr>
            <w:rFonts w:asciiTheme="minorHAnsi" w:eastAsiaTheme="minorEastAsia" w:hAnsiTheme="minorHAnsi" w:cstheme="minorBidi"/>
            <w:noProof/>
            <w:sz w:val="22"/>
            <w:szCs w:val="22"/>
          </w:rPr>
          <w:tab/>
        </w:r>
        <w:r>
          <w:rPr>
            <w:noProof/>
          </w:rPr>
          <w:t>Kiến trúc</w:t>
        </w:r>
        <w:r>
          <w:rPr>
            <w:noProof/>
          </w:rPr>
          <w:tab/>
        </w:r>
        <w:r>
          <w:rPr>
            <w:noProof/>
          </w:rPr>
          <w:fldChar w:fldCharType="begin"/>
        </w:r>
        <w:r>
          <w:rPr>
            <w:noProof/>
          </w:rPr>
          <w:instrText xml:space="preserve"> PAGEREF _Toc327822185 \h </w:instrText>
        </w:r>
        <w:r>
          <w:rPr>
            <w:noProof/>
          </w:rPr>
        </w:r>
      </w:ins>
      <w:r>
        <w:rPr>
          <w:noProof/>
        </w:rPr>
        <w:fldChar w:fldCharType="separate"/>
      </w:r>
      <w:ins w:id="89" w:author="xx" w:date="2012-06-18T22:33:00Z">
        <w:r>
          <w:rPr>
            <w:noProof/>
          </w:rPr>
          <w:t>22</w:t>
        </w:r>
        <w:r>
          <w:rPr>
            <w:noProof/>
          </w:rPr>
          <w:fldChar w:fldCharType="end"/>
        </w:r>
      </w:ins>
    </w:p>
    <w:p w:rsidR="00AA2A04" w:rsidRDefault="00AA2A04">
      <w:pPr>
        <w:pStyle w:val="TOC3"/>
        <w:tabs>
          <w:tab w:val="left" w:pos="1320"/>
          <w:tab w:val="right" w:leader="dot" w:pos="9111"/>
        </w:tabs>
        <w:rPr>
          <w:ins w:id="90" w:author="xx" w:date="2012-06-18T22:33:00Z"/>
          <w:rFonts w:asciiTheme="minorHAnsi" w:eastAsiaTheme="minorEastAsia" w:hAnsiTheme="minorHAnsi" w:cstheme="minorBidi"/>
          <w:noProof/>
          <w:sz w:val="22"/>
          <w:szCs w:val="22"/>
        </w:rPr>
      </w:pPr>
      <w:ins w:id="91" w:author="xx" w:date="2012-06-18T22:33:00Z">
        <w:r>
          <w:rPr>
            <w:noProof/>
          </w:rPr>
          <w:t>4.3.2</w:t>
        </w:r>
        <w:r>
          <w:rPr>
            <w:rFonts w:asciiTheme="minorHAnsi" w:eastAsiaTheme="minorEastAsia" w:hAnsiTheme="minorHAnsi" w:cstheme="minorBidi"/>
            <w:noProof/>
            <w:sz w:val="22"/>
            <w:szCs w:val="22"/>
          </w:rPr>
          <w:tab/>
        </w:r>
        <w:r>
          <w:rPr>
            <w:noProof/>
          </w:rPr>
          <w:t>Chi tiết</w:t>
        </w:r>
        <w:r>
          <w:rPr>
            <w:noProof/>
          </w:rPr>
          <w:tab/>
        </w:r>
        <w:r>
          <w:rPr>
            <w:noProof/>
          </w:rPr>
          <w:fldChar w:fldCharType="begin"/>
        </w:r>
        <w:r>
          <w:rPr>
            <w:noProof/>
          </w:rPr>
          <w:instrText xml:space="preserve"> PAGEREF _Toc327822186 \h </w:instrText>
        </w:r>
        <w:r>
          <w:rPr>
            <w:noProof/>
          </w:rPr>
        </w:r>
      </w:ins>
      <w:r>
        <w:rPr>
          <w:noProof/>
        </w:rPr>
        <w:fldChar w:fldCharType="separate"/>
      </w:r>
      <w:ins w:id="92" w:author="xx" w:date="2012-06-18T22:33:00Z">
        <w:r>
          <w:rPr>
            <w:noProof/>
          </w:rPr>
          <w:t>22</w:t>
        </w:r>
        <w:r>
          <w:rPr>
            <w:noProof/>
          </w:rPr>
          <w:fldChar w:fldCharType="end"/>
        </w:r>
      </w:ins>
    </w:p>
    <w:p w:rsidR="00AA2A04" w:rsidRDefault="00AA2A04">
      <w:pPr>
        <w:pStyle w:val="TOC2"/>
        <w:tabs>
          <w:tab w:val="left" w:pos="1040"/>
          <w:tab w:val="right" w:leader="dot" w:pos="9111"/>
        </w:tabs>
        <w:rPr>
          <w:ins w:id="93" w:author="xx" w:date="2012-06-18T22:33:00Z"/>
          <w:rFonts w:asciiTheme="minorHAnsi" w:eastAsiaTheme="minorEastAsia" w:hAnsiTheme="minorHAnsi" w:cstheme="minorBidi"/>
          <w:noProof/>
          <w:sz w:val="22"/>
          <w:szCs w:val="22"/>
        </w:rPr>
      </w:pPr>
      <w:ins w:id="94" w:author="xx" w:date="2012-06-18T22:33:00Z">
        <w:r>
          <w:rPr>
            <w:noProof/>
          </w:rPr>
          <w:t>4.4</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_Toc327822187 \h </w:instrText>
        </w:r>
        <w:r>
          <w:rPr>
            <w:noProof/>
          </w:rPr>
        </w:r>
      </w:ins>
      <w:r>
        <w:rPr>
          <w:noProof/>
        </w:rPr>
        <w:fldChar w:fldCharType="separate"/>
      </w:r>
      <w:ins w:id="95" w:author="xx" w:date="2012-06-18T22:33:00Z">
        <w:r>
          <w:rPr>
            <w:noProof/>
          </w:rPr>
          <w:t>22</w:t>
        </w:r>
        <w:r>
          <w:rPr>
            <w:noProof/>
          </w:rPr>
          <w:fldChar w:fldCharType="end"/>
        </w:r>
      </w:ins>
    </w:p>
    <w:p w:rsidR="00AA2A04" w:rsidRDefault="00AA2A04">
      <w:pPr>
        <w:pStyle w:val="TOC3"/>
        <w:tabs>
          <w:tab w:val="left" w:pos="1320"/>
          <w:tab w:val="right" w:leader="dot" w:pos="9111"/>
        </w:tabs>
        <w:rPr>
          <w:ins w:id="96" w:author="xx" w:date="2012-06-18T22:33:00Z"/>
          <w:rFonts w:asciiTheme="minorHAnsi" w:eastAsiaTheme="minorEastAsia" w:hAnsiTheme="minorHAnsi" w:cstheme="minorBidi"/>
          <w:noProof/>
          <w:sz w:val="22"/>
          <w:szCs w:val="22"/>
        </w:rPr>
      </w:pPr>
      <w:ins w:id="97" w:author="xx" w:date="2012-06-18T22:33:00Z">
        <w:r>
          <w:rPr>
            <w:noProof/>
          </w:rPr>
          <w:t>4.4.1</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_Toc327822188 \h </w:instrText>
        </w:r>
        <w:r>
          <w:rPr>
            <w:noProof/>
          </w:rPr>
        </w:r>
      </w:ins>
      <w:r>
        <w:rPr>
          <w:noProof/>
        </w:rPr>
        <w:fldChar w:fldCharType="separate"/>
      </w:r>
      <w:ins w:id="98" w:author="xx" w:date="2012-06-18T22:33:00Z">
        <w:r>
          <w:rPr>
            <w:noProof/>
          </w:rPr>
          <w:t>24</w:t>
        </w:r>
        <w:r>
          <w:rPr>
            <w:noProof/>
          </w:rPr>
          <w:fldChar w:fldCharType="end"/>
        </w:r>
      </w:ins>
    </w:p>
    <w:p w:rsidR="00AA2A04" w:rsidRDefault="00AA2A04">
      <w:pPr>
        <w:pStyle w:val="TOC3"/>
        <w:tabs>
          <w:tab w:val="left" w:pos="1320"/>
          <w:tab w:val="right" w:leader="dot" w:pos="9111"/>
        </w:tabs>
        <w:rPr>
          <w:ins w:id="99" w:author="xx" w:date="2012-06-18T22:33:00Z"/>
          <w:rFonts w:asciiTheme="minorHAnsi" w:eastAsiaTheme="minorEastAsia" w:hAnsiTheme="minorHAnsi" w:cstheme="minorBidi"/>
          <w:noProof/>
          <w:sz w:val="22"/>
          <w:szCs w:val="22"/>
        </w:rPr>
      </w:pPr>
      <w:ins w:id="100" w:author="xx" w:date="2012-06-18T22:33:00Z">
        <w:r>
          <w:rPr>
            <w:noProof/>
          </w:rPr>
          <w:t>4.4.2</w:t>
        </w:r>
        <w:r>
          <w:rPr>
            <w:rFonts w:asciiTheme="minorHAnsi" w:eastAsiaTheme="minorEastAsia" w:hAnsiTheme="minorHAnsi" w:cstheme="minorBidi"/>
            <w:noProof/>
            <w:sz w:val="22"/>
            <w:szCs w:val="22"/>
          </w:rPr>
          <w:tab/>
        </w:r>
        <w:r>
          <w:rPr>
            <w:noProof/>
          </w:rPr>
          <w:t>Mô hình Use-Case</w:t>
        </w:r>
        <w:r>
          <w:rPr>
            <w:noProof/>
          </w:rPr>
          <w:tab/>
        </w:r>
        <w:r>
          <w:rPr>
            <w:noProof/>
          </w:rPr>
          <w:fldChar w:fldCharType="begin"/>
        </w:r>
        <w:r>
          <w:rPr>
            <w:noProof/>
          </w:rPr>
          <w:instrText xml:space="preserve"> PAGEREF _Toc327822189 \h </w:instrText>
        </w:r>
        <w:r>
          <w:rPr>
            <w:noProof/>
          </w:rPr>
        </w:r>
      </w:ins>
      <w:r>
        <w:rPr>
          <w:noProof/>
        </w:rPr>
        <w:fldChar w:fldCharType="separate"/>
      </w:r>
      <w:ins w:id="101" w:author="xx" w:date="2012-06-18T22:33:00Z">
        <w:r>
          <w:rPr>
            <w:noProof/>
          </w:rPr>
          <w:t>24</w:t>
        </w:r>
        <w:r>
          <w:rPr>
            <w:noProof/>
          </w:rPr>
          <w:fldChar w:fldCharType="end"/>
        </w:r>
      </w:ins>
    </w:p>
    <w:p w:rsidR="00AA2A04" w:rsidRDefault="00AA2A04">
      <w:pPr>
        <w:pStyle w:val="TOC4"/>
        <w:tabs>
          <w:tab w:val="right" w:leader="dot" w:pos="9111"/>
        </w:tabs>
        <w:rPr>
          <w:ins w:id="102" w:author="xx" w:date="2012-06-18T22:33:00Z"/>
          <w:rFonts w:asciiTheme="minorHAnsi" w:eastAsiaTheme="minorEastAsia" w:hAnsiTheme="minorHAnsi" w:cstheme="minorBidi"/>
          <w:noProof/>
          <w:sz w:val="22"/>
          <w:szCs w:val="22"/>
        </w:rPr>
      </w:pPr>
      <w:ins w:id="103" w:author="xx" w:date="2012-06-18T22:33:00Z">
        <w:r>
          <w:rPr>
            <w:noProof/>
          </w:rPr>
          <w:t>Account management</w:t>
        </w:r>
        <w:r>
          <w:rPr>
            <w:noProof/>
          </w:rPr>
          <w:tab/>
        </w:r>
        <w:r>
          <w:rPr>
            <w:noProof/>
          </w:rPr>
          <w:fldChar w:fldCharType="begin"/>
        </w:r>
        <w:r>
          <w:rPr>
            <w:noProof/>
          </w:rPr>
          <w:instrText xml:space="preserve"> PAGEREF _Toc327822190 \h </w:instrText>
        </w:r>
        <w:r>
          <w:rPr>
            <w:noProof/>
          </w:rPr>
        </w:r>
      </w:ins>
      <w:r>
        <w:rPr>
          <w:noProof/>
        </w:rPr>
        <w:fldChar w:fldCharType="separate"/>
      </w:r>
      <w:ins w:id="104" w:author="xx" w:date="2012-06-18T22:33:00Z">
        <w:r>
          <w:rPr>
            <w:noProof/>
          </w:rPr>
          <w:t>26</w:t>
        </w:r>
        <w:r>
          <w:rPr>
            <w:noProof/>
          </w:rPr>
          <w:fldChar w:fldCharType="end"/>
        </w:r>
      </w:ins>
    </w:p>
    <w:p w:rsidR="00AA2A04" w:rsidRDefault="00AA2A04">
      <w:pPr>
        <w:pStyle w:val="TOC4"/>
        <w:tabs>
          <w:tab w:val="right" w:leader="dot" w:pos="9111"/>
        </w:tabs>
        <w:rPr>
          <w:ins w:id="105" w:author="xx" w:date="2012-06-18T22:33:00Z"/>
          <w:rFonts w:asciiTheme="minorHAnsi" w:eastAsiaTheme="minorEastAsia" w:hAnsiTheme="minorHAnsi" w:cstheme="minorBidi"/>
          <w:noProof/>
          <w:sz w:val="22"/>
          <w:szCs w:val="22"/>
        </w:rPr>
      </w:pPr>
      <w:ins w:id="106" w:author="xx" w:date="2012-06-18T22:33:00Z">
        <w:r>
          <w:rPr>
            <w:noProof/>
          </w:rPr>
          <w:t>Project structure management</w:t>
        </w:r>
        <w:r>
          <w:rPr>
            <w:noProof/>
          </w:rPr>
          <w:tab/>
        </w:r>
        <w:r>
          <w:rPr>
            <w:noProof/>
          </w:rPr>
          <w:fldChar w:fldCharType="begin"/>
        </w:r>
        <w:r>
          <w:rPr>
            <w:noProof/>
          </w:rPr>
          <w:instrText xml:space="preserve"> PAGEREF _Toc327822191 \h </w:instrText>
        </w:r>
        <w:r>
          <w:rPr>
            <w:noProof/>
          </w:rPr>
        </w:r>
      </w:ins>
      <w:r>
        <w:rPr>
          <w:noProof/>
        </w:rPr>
        <w:fldChar w:fldCharType="separate"/>
      </w:r>
      <w:ins w:id="107" w:author="xx" w:date="2012-06-18T22:33:00Z">
        <w:r>
          <w:rPr>
            <w:noProof/>
          </w:rPr>
          <w:t>28</w:t>
        </w:r>
        <w:r>
          <w:rPr>
            <w:noProof/>
          </w:rPr>
          <w:fldChar w:fldCharType="end"/>
        </w:r>
      </w:ins>
    </w:p>
    <w:p w:rsidR="00AA2A04" w:rsidRDefault="00AA2A04">
      <w:pPr>
        <w:pStyle w:val="TOC4"/>
        <w:tabs>
          <w:tab w:val="right" w:leader="dot" w:pos="9111"/>
        </w:tabs>
        <w:rPr>
          <w:ins w:id="108" w:author="xx" w:date="2012-06-18T22:33:00Z"/>
          <w:rFonts w:asciiTheme="minorHAnsi" w:eastAsiaTheme="minorEastAsia" w:hAnsiTheme="minorHAnsi" w:cstheme="minorBidi"/>
          <w:noProof/>
          <w:sz w:val="22"/>
          <w:szCs w:val="22"/>
        </w:rPr>
      </w:pPr>
      <w:ins w:id="109" w:author="xx" w:date="2012-06-18T22:33:00Z">
        <w:r>
          <w:rPr>
            <w:noProof/>
          </w:rPr>
          <w:t>Project activity</w:t>
        </w:r>
        <w:r>
          <w:rPr>
            <w:noProof/>
          </w:rPr>
          <w:tab/>
        </w:r>
        <w:r>
          <w:rPr>
            <w:noProof/>
          </w:rPr>
          <w:fldChar w:fldCharType="begin"/>
        </w:r>
        <w:r>
          <w:rPr>
            <w:noProof/>
          </w:rPr>
          <w:instrText xml:space="preserve"> PAGEREF _Toc327822192 \h </w:instrText>
        </w:r>
        <w:r>
          <w:rPr>
            <w:noProof/>
          </w:rPr>
        </w:r>
      </w:ins>
      <w:r>
        <w:rPr>
          <w:noProof/>
        </w:rPr>
        <w:fldChar w:fldCharType="separate"/>
      </w:r>
      <w:ins w:id="110" w:author="xx" w:date="2012-06-18T22:33:00Z">
        <w:r>
          <w:rPr>
            <w:noProof/>
          </w:rPr>
          <w:t>28</w:t>
        </w:r>
        <w:r>
          <w:rPr>
            <w:noProof/>
          </w:rPr>
          <w:fldChar w:fldCharType="end"/>
        </w:r>
      </w:ins>
    </w:p>
    <w:p w:rsidR="00AA2A04" w:rsidRDefault="00AA2A04">
      <w:pPr>
        <w:pStyle w:val="TOC3"/>
        <w:tabs>
          <w:tab w:val="left" w:pos="1320"/>
          <w:tab w:val="right" w:leader="dot" w:pos="9111"/>
        </w:tabs>
        <w:rPr>
          <w:ins w:id="111" w:author="xx" w:date="2012-06-18T22:33:00Z"/>
          <w:rFonts w:asciiTheme="minorHAnsi" w:eastAsiaTheme="minorEastAsia" w:hAnsiTheme="minorHAnsi" w:cstheme="minorBidi"/>
          <w:noProof/>
          <w:sz w:val="22"/>
          <w:szCs w:val="22"/>
        </w:rPr>
      </w:pPr>
      <w:ins w:id="112" w:author="xx" w:date="2012-06-18T22:33:00Z">
        <w:r>
          <w:rPr>
            <w:noProof/>
          </w:rPr>
          <w:t>4.4.3</w:t>
        </w:r>
        <w:r>
          <w:rPr>
            <w:rFonts w:asciiTheme="minorHAnsi" w:eastAsiaTheme="minorEastAsia" w:hAnsiTheme="minorHAnsi" w:cstheme="minorBidi"/>
            <w:noProof/>
            <w:sz w:val="22"/>
            <w:szCs w:val="22"/>
          </w:rPr>
          <w:tab/>
        </w:r>
        <w:r>
          <w:rPr>
            <w:noProof/>
          </w:rPr>
          <w:t>Đặc tả Use-Case</w:t>
        </w:r>
        <w:r>
          <w:rPr>
            <w:noProof/>
          </w:rPr>
          <w:tab/>
        </w:r>
        <w:r>
          <w:rPr>
            <w:noProof/>
          </w:rPr>
          <w:fldChar w:fldCharType="begin"/>
        </w:r>
        <w:r>
          <w:rPr>
            <w:noProof/>
          </w:rPr>
          <w:instrText xml:space="preserve"> PAGEREF _Toc327822193 \h </w:instrText>
        </w:r>
        <w:r>
          <w:rPr>
            <w:noProof/>
          </w:rPr>
        </w:r>
      </w:ins>
      <w:r>
        <w:rPr>
          <w:noProof/>
        </w:rPr>
        <w:fldChar w:fldCharType="separate"/>
      </w:r>
      <w:ins w:id="113" w:author="xx" w:date="2012-06-18T22:33:00Z">
        <w:r>
          <w:rPr>
            <w:noProof/>
          </w:rPr>
          <w:t>28</w:t>
        </w:r>
        <w:r>
          <w:rPr>
            <w:noProof/>
          </w:rPr>
          <w:fldChar w:fldCharType="end"/>
        </w:r>
      </w:ins>
    </w:p>
    <w:p w:rsidR="00AA2A04" w:rsidRDefault="00AA2A04">
      <w:pPr>
        <w:pStyle w:val="TOC4"/>
        <w:tabs>
          <w:tab w:val="right" w:leader="dot" w:pos="9111"/>
        </w:tabs>
        <w:rPr>
          <w:ins w:id="114" w:author="xx" w:date="2012-06-18T22:33:00Z"/>
          <w:rFonts w:asciiTheme="minorHAnsi" w:eastAsiaTheme="minorEastAsia" w:hAnsiTheme="minorHAnsi" w:cstheme="minorBidi"/>
          <w:noProof/>
          <w:sz w:val="22"/>
          <w:szCs w:val="22"/>
        </w:rPr>
      </w:pPr>
      <w:ins w:id="115" w:author="xx" w:date="2012-06-18T22:33:00Z">
        <w:r>
          <w:rPr>
            <w:noProof/>
          </w:rPr>
          <w:t>Use-Case Create Work Item</w:t>
        </w:r>
        <w:r>
          <w:rPr>
            <w:noProof/>
          </w:rPr>
          <w:tab/>
        </w:r>
        <w:r>
          <w:rPr>
            <w:noProof/>
          </w:rPr>
          <w:fldChar w:fldCharType="begin"/>
        </w:r>
        <w:r>
          <w:rPr>
            <w:noProof/>
          </w:rPr>
          <w:instrText xml:space="preserve"> PAGEREF _Toc327822194 \h </w:instrText>
        </w:r>
        <w:r>
          <w:rPr>
            <w:noProof/>
          </w:rPr>
        </w:r>
      </w:ins>
      <w:r>
        <w:rPr>
          <w:noProof/>
        </w:rPr>
        <w:fldChar w:fldCharType="separate"/>
      </w:r>
      <w:ins w:id="116" w:author="xx" w:date="2012-06-18T22:33:00Z">
        <w:r>
          <w:rPr>
            <w:noProof/>
          </w:rPr>
          <w:t>29</w:t>
        </w:r>
        <w:r>
          <w:rPr>
            <w:noProof/>
          </w:rPr>
          <w:fldChar w:fldCharType="end"/>
        </w:r>
      </w:ins>
    </w:p>
    <w:p w:rsidR="00AA2A04" w:rsidRDefault="00AA2A04">
      <w:pPr>
        <w:pStyle w:val="TOC4"/>
        <w:tabs>
          <w:tab w:val="right" w:leader="dot" w:pos="9111"/>
        </w:tabs>
        <w:rPr>
          <w:ins w:id="117" w:author="xx" w:date="2012-06-18T22:33:00Z"/>
          <w:rFonts w:asciiTheme="minorHAnsi" w:eastAsiaTheme="minorEastAsia" w:hAnsiTheme="minorHAnsi" w:cstheme="minorBidi"/>
          <w:noProof/>
          <w:sz w:val="22"/>
          <w:szCs w:val="22"/>
        </w:rPr>
      </w:pPr>
      <w:ins w:id="118" w:author="xx" w:date="2012-06-18T22:33:00Z">
        <w:r>
          <w:rPr>
            <w:noProof/>
          </w:rPr>
          <w:t>Use case : Update Work Item</w:t>
        </w:r>
        <w:r>
          <w:rPr>
            <w:noProof/>
          </w:rPr>
          <w:tab/>
        </w:r>
        <w:r>
          <w:rPr>
            <w:noProof/>
          </w:rPr>
          <w:fldChar w:fldCharType="begin"/>
        </w:r>
        <w:r>
          <w:rPr>
            <w:noProof/>
          </w:rPr>
          <w:instrText xml:space="preserve"> PAGEREF _Toc327822195 \h </w:instrText>
        </w:r>
        <w:r>
          <w:rPr>
            <w:noProof/>
          </w:rPr>
        </w:r>
      </w:ins>
      <w:r>
        <w:rPr>
          <w:noProof/>
        </w:rPr>
        <w:fldChar w:fldCharType="separate"/>
      </w:r>
      <w:ins w:id="119" w:author="xx" w:date="2012-06-18T22:33:00Z">
        <w:r>
          <w:rPr>
            <w:noProof/>
          </w:rPr>
          <w:t>30</w:t>
        </w:r>
        <w:r>
          <w:rPr>
            <w:noProof/>
          </w:rPr>
          <w:fldChar w:fldCharType="end"/>
        </w:r>
      </w:ins>
    </w:p>
    <w:p w:rsidR="00AA2A04" w:rsidRDefault="00AA2A04">
      <w:pPr>
        <w:pStyle w:val="TOC4"/>
        <w:tabs>
          <w:tab w:val="right" w:leader="dot" w:pos="9111"/>
        </w:tabs>
        <w:rPr>
          <w:ins w:id="120" w:author="xx" w:date="2012-06-18T22:33:00Z"/>
          <w:rFonts w:asciiTheme="minorHAnsi" w:eastAsiaTheme="minorEastAsia" w:hAnsiTheme="minorHAnsi" w:cstheme="minorBidi"/>
          <w:noProof/>
          <w:sz w:val="22"/>
          <w:szCs w:val="22"/>
        </w:rPr>
      </w:pPr>
      <w:ins w:id="121" w:author="xx" w:date="2012-06-18T22:33:00Z">
        <w:r>
          <w:rPr>
            <w:noProof/>
          </w:rPr>
          <w:t>Use-Case admin create account</w:t>
        </w:r>
        <w:r>
          <w:rPr>
            <w:noProof/>
          </w:rPr>
          <w:tab/>
        </w:r>
        <w:r>
          <w:rPr>
            <w:noProof/>
          </w:rPr>
          <w:fldChar w:fldCharType="begin"/>
        </w:r>
        <w:r>
          <w:rPr>
            <w:noProof/>
          </w:rPr>
          <w:instrText xml:space="preserve"> PAGEREF _Toc327822196 \h </w:instrText>
        </w:r>
        <w:r>
          <w:rPr>
            <w:noProof/>
          </w:rPr>
        </w:r>
      </w:ins>
      <w:r>
        <w:rPr>
          <w:noProof/>
        </w:rPr>
        <w:fldChar w:fldCharType="separate"/>
      </w:r>
      <w:ins w:id="122" w:author="xx" w:date="2012-06-18T22:33:00Z">
        <w:r>
          <w:rPr>
            <w:noProof/>
          </w:rPr>
          <w:t>31</w:t>
        </w:r>
        <w:r>
          <w:rPr>
            <w:noProof/>
          </w:rPr>
          <w:fldChar w:fldCharType="end"/>
        </w:r>
      </w:ins>
    </w:p>
    <w:p w:rsidR="00AA2A04" w:rsidRDefault="00AA2A04">
      <w:pPr>
        <w:pStyle w:val="TOC4"/>
        <w:tabs>
          <w:tab w:val="right" w:leader="dot" w:pos="9111"/>
        </w:tabs>
        <w:rPr>
          <w:ins w:id="123" w:author="xx" w:date="2012-06-18T22:33:00Z"/>
          <w:rFonts w:asciiTheme="minorHAnsi" w:eastAsiaTheme="minorEastAsia" w:hAnsiTheme="minorHAnsi" w:cstheme="minorBidi"/>
          <w:noProof/>
          <w:sz w:val="22"/>
          <w:szCs w:val="22"/>
        </w:rPr>
      </w:pPr>
      <w:ins w:id="124" w:author="xx" w:date="2012-06-18T22:33:00Z">
        <w:r>
          <w:rPr>
            <w:noProof/>
          </w:rPr>
          <w:t>Use-Case admin search account</w:t>
        </w:r>
        <w:r>
          <w:rPr>
            <w:noProof/>
          </w:rPr>
          <w:tab/>
        </w:r>
        <w:r>
          <w:rPr>
            <w:noProof/>
          </w:rPr>
          <w:fldChar w:fldCharType="begin"/>
        </w:r>
        <w:r>
          <w:rPr>
            <w:noProof/>
          </w:rPr>
          <w:instrText xml:space="preserve"> PAGEREF _Toc327822197 \h </w:instrText>
        </w:r>
        <w:r>
          <w:rPr>
            <w:noProof/>
          </w:rPr>
        </w:r>
      </w:ins>
      <w:r>
        <w:rPr>
          <w:noProof/>
        </w:rPr>
        <w:fldChar w:fldCharType="separate"/>
      </w:r>
      <w:ins w:id="125" w:author="xx" w:date="2012-06-18T22:33:00Z">
        <w:r>
          <w:rPr>
            <w:noProof/>
          </w:rPr>
          <w:t>32</w:t>
        </w:r>
        <w:r>
          <w:rPr>
            <w:noProof/>
          </w:rPr>
          <w:fldChar w:fldCharType="end"/>
        </w:r>
      </w:ins>
    </w:p>
    <w:p w:rsidR="00AA2A04" w:rsidRDefault="00AA2A04">
      <w:pPr>
        <w:pStyle w:val="TOC4"/>
        <w:tabs>
          <w:tab w:val="right" w:leader="dot" w:pos="9111"/>
        </w:tabs>
        <w:rPr>
          <w:ins w:id="126" w:author="xx" w:date="2012-06-18T22:33:00Z"/>
          <w:rFonts w:asciiTheme="minorHAnsi" w:eastAsiaTheme="minorEastAsia" w:hAnsiTheme="minorHAnsi" w:cstheme="minorBidi"/>
          <w:noProof/>
          <w:sz w:val="22"/>
          <w:szCs w:val="22"/>
        </w:rPr>
      </w:pPr>
      <w:ins w:id="127" w:author="xx" w:date="2012-06-18T22:33:00Z">
        <w:r>
          <w:rPr>
            <w:noProof/>
          </w:rPr>
          <w:t>update account</w:t>
        </w:r>
        <w:r>
          <w:rPr>
            <w:noProof/>
          </w:rPr>
          <w:tab/>
        </w:r>
        <w:r>
          <w:rPr>
            <w:noProof/>
          </w:rPr>
          <w:fldChar w:fldCharType="begin"/>
        </w:r>
        <w:r>
          <w:rPr>
            <w:noProof/>
          </w:rPr>
          <w:instrText xml:space="preserve"> PAGEREF _Toc327822198 \h </w:instrText>
        </w:r>
        <w:r>
          <w:rPr>
            <w:noProof/>
          </w:rPr>
        </w:r>
      </w:ins>
      <w:r>
        <w:rPr>
          <w:noProof/>
        </w:rPr>
        <w:fldChar w:fldCharType="separate"/>
      </w:r>
      <w:ins w:id="128" w:author="xx" w:date="2012-06-18T22:33:00Z">
        <w:r>
          <w:rPr>
            <w:noProof/>
          </w:rPr>
          <w:t>32</w:t>
        </w:r>
        <w:r>
          <w:rPr>
            <w:noProof/>
          </w:rPr>
          <w:fldChar w:fldCharType="end"/>
        </w:r>
      </w:ins>
    </w:p>
    <w:p w:rsidR="00AA2A04" w:rsidRDefault="00AA2A04">
      <w:pPr>
        <w:pStyle w:val="TOC4"/>
        <w:tabs>
          <w:tab w:val="right" w:leader="dot" w:pos="9111"/>
        </w:tabs>
        <w:rPr>
          <w:ins w:id="129" w:author="xx" w:date="2012-06-18T22:33:00Z"/>
          <w:rFonts w:asciiTheme="minorHAnsi" w:eastAsiaTheme="minorEastAsia" w:hAnsiTheme="minorHAnsi" w:cstheme="minorBidi"/>
          <w:noProof/>
          <w:sz w:val="22"/>
          <w:szCs w:val="22"/>
        </w:rPr>
      </w:pPr>
      <w:ins w:id="130" w:author="xx" w:date="2012-06-18T22:33:00Z">
        <w:r>
          <w:rPr>
            <w:noProof/>
          </w:rPr>
          <w:t>Use-Case admin delete account</w:t>
        </w:r>
        <w:r>
          <w:rPr>
            <w:noProof/>
          </w:rPr>
          <w:tab/>
        </w:r>
        <w:r>
          <w:rPr>
            <w:noProof/>
          </w:rPr>
          <w:fldChar w:fldCharType="begin"/>
        </w:r>
        <w:r>
          <w:rPr>
            <w:noProof/>
          </w:rPr>
          <w:instrText xml:space="preserve"> PAGEREF _Toc327822199 \h </w:instrText>
        </w:r>
        <w:r>
          <w:rPr>
            <w:noProof/>
          </w:rPr>
        </w:r>
      </w:ins>
      <w:r>
        <w:rPr>
          <w:noProof/>
        </w:rPr>
        <w:fldChar w:fldCharType="separate"/>
      </w:r>
      <w:ins w:id="131" w:author="xx" w:date="2012-06-18T22:33:00Z">
        <w:r>
          <w:rPr>
            <w:noProof/>
          </w:rPr>
          <w:t>33</w:t>
        </w:r>
        <w:r>
          <w:rPr>
            <w:noProof/>
          </w:rPr>
          <w:fldChar w:fldCharType="end"/>
        </w:r>
      </w:ins>
    </w:p>
    <w:p w:rsidR="00AA2A04" w:rsidRDefault="00AA2A04">
      <w:pPr>
        <w:pStyle w:val="TOC4"/>
        <w:tabs>
          <w:tab w:val="right" w:leader="dot" w:pos="9111"/>
        </w:tabs>
        <w:rPr>
          <w:ins w:id="132" w:author="xx" w:date="2012-06-18T22:33:00Z"/>
          <w:rFonts w:asciiTheme="minorHAnsi" w:eastAsiaTheme="minorEastAsia" w:hAnsiTheme="minorHAnsi" w:cstheme="minorBidi"/>
          <w:noProof/>
          <w:sz w:val="22"/>
          <w:szCs w:val="22"/>
        </w:rPr>
      </w:pPr>
      <w:ins w:id="133" w:author="xx" w:date="2012-06-18T22:33:00Z">
        <w:r>
          <w:rPr>
            <w:noProof/>
          </w:rPr>
          <w:t>Use-Case guest active account</w:t>
        </w:r>
        <w:r>
          <w:rPr>
            <w:noProof/>
          </w:rPr>
          <w:tab/>
        </w:r>
        <w:r>
          <w:rPr>
            <w:noProof/>
          </w:rPr>
          <w:fldChar w:fldCharType="begin"/>
        </w:r>
        <w:r>
          <w:rPr>
            <w:noProof/>
          </w:rPr>
          <w:instrText xml:space="preserve"> PAGEREF _Toc327822200 \h </w:instrText>
        </w:r>
        <w:r>
          <w:rPr>
            <w:noProof/>
          </w:rPr>
        </w:r>
      </w:ins>
      <w:r>
        <w:rPr>
          <w:noProof/>
        </w:rPr>
        <w:fldChar w:fldCharType="separate"/>
      </w:r>
      <w:ins w:id="134" w:author="xx" w:date="2012-06-18T22:33:00Z">
        <w:r>
          <w:rPr>
            <w:noProof/>
          </w:rPr>
          <w:t>34</w:t>
        </w:r>
        <w:r>
          <w:rPr>
            <w:noProof/>
          </w:rPr>
          <w:fldChar w:fldCharType="end"/>
        </w:r>
      </w:ins>
    </w:p>
    <w:p w:rsidR="00AA2A04" w:rsidRDefault="00AA2A04">
      <w:pPr>
        <w:pStyle w:val="TOC4"/>
        <w:tabs>
          <w:tab w:val="right" w:leader="dot" w:pos="9111"/>
        </w:tabs>
        <w:rPr>
          <w:ins w:id="135" w:author="xx" w:date="2012-06-18T22:33:00Z"/>
          <w:rFonts w:asciiTheme="minorHAnsi" w:eastAsiaTheme="minorEastAsia" w:hAnsiTheme="minorHAnsi" w:cstheme="minorBidi"/>
          <w:noProof/>
          <w:sz w:val="22"/>
          <w:szCs w:val="22"/>
        </w:rPr>
      </w:pPr>
      <w:ins w:id="136" w:author="xx" w:date="2012-06-18T22:33:00Z">
        <w:r>
          <w:rPr>
            <w:noProof/>
          </w:rPr>
          <w:lastRenderedPageBreak/>
          <w:t>Use-Case guest login</w:t>
        </w:r>
        <w:r>
          <w:rPr>
            <w:noProof/>
          </w:rPr>
          <w:tab/>
        </w:r>
        <w:r>
          <w:rPr>
            <w:noProof/>
          </w:rPr>
          <w:fldChar w:fldCharType="begin"/>
        </w:r>
        <w:r>
          <w:rPr>
            <w:noProof/>
          </w:rPr>
          <w:instrText xml:space="preserve"> PAGEREF _Toc327822201 \h </w:instrText>
        </w:r>
        <w:r>
          <w:rPr>
            <w:noProof/>
          </w:rPr>
        </w:r>
      </w:ins>
      <w:r>
        <w:rPr>
          <w:noProof/>
        </w:rPr>
        <w:fldChar w:fldCharType="separate"/>
      </w:r>
      <w:ins w:id="137" w:author="xx" w:date="2012-06-18T22:33:00Z">
        <w:r>
          <w:rPr>
            <w:noProof/>
          </w:rPr>
          <w:t>34</w:t>
        </w:r>
        <w:r>
          <w:rPr>
            <w:noProof/>
          </w:rPr>
          <w:fldChar w:fldCharType="end"/>
        </w:r>
      </w:ins>
    </w:p>
    <w:p w:rsidR="00AA2A04" w:rsidRDefault="00AA2A04">
      <w:pPr>
        <w:pStyle w:val="TOC4"/>
        <w:tabs>
          <w:tab w:val="right" w:leader="dot" w:pos="9111"/>
        </w:tabs>
        <w:rPr>
          <w:ins w:id="138" w:author="xx" w:date="2012-06-18T22:33:00Z"/>
          <w:rFonts w:asciiTheme="minorHAnsi" w:eastAsiaTheme="minorEastAsia" w:hAnsiTheme="minorHAnsi" w:cstheme="minorBidi"/>
          <w:noProof/>
          <w:sz w:val="22"/>
          <w:szCs w:val="22"/>
        </w:rPr>
      </w:pPr>
      <w:ins w:id="139" w:author="xx" w:date="2012-06-18T22:33:00Z">
        <w:r>
          <w:rPr>
            <w:noProof/>
          </w:rPr>
          <w:t>Use-Case user update user’s account</w:t>
        </w:r>
        <w:r>
          <w:rPr>
            <w:noProof/>
          </w:rPr>
          <w:tab/>
        </w:r>
        <w:r>
          <w:rPr>
            <w:noProof/>
          </w:rPr>
          <w:fldChar w:fldCharType="begin"/>
        </w:r>
        <w:r>
          <w:rPr>
            <w:noProof/>
          </w:rPr>
          <w:instrText xml:space="preserve"> PAGEREF _Toc327822202 \h </w:instrText>
        </w:r>
        <w:r>
          <w:rPr>
            <w:noProof/>
          </w:rPr>
        </w:r>
      </w:ins>
      <w:r>
        <w:rPr>
          <w:noProof/>
        </w:rPr>
        <w:fldChar w:fldCharType="separate"/>
      </w:r>
      <w:ins w:id="140" w:author="xx" w:date="2012-06-18T22:33:00Z">
        <w:r>
          <w:rPr>
            <w:noProof/>
          </w:rPr>
          <w:t>35</w:t>
        </w:r>
        <w:r>
          <w:rPr>
            <w:noProof/>
          </w:rPr>
          <w:fldChar w:fldCharType="end"/>
        </w:r>
      </w:ins>
    </w:p>
    <w:p w:rsidR="00AA2A04" w:rsidRDefault="00AA2A04">
      <w:pPr>
        <w:pStyle w:val="TOC4"/>
        <w:tabs>
          <w:tab w:val="right" w:leader="dot" w:pos="9111"/>
        </w:tabs>
        <w:rPr>
          <w:ins w:id="141" w:author="xx" w:date="2012-06-18T22:33:00Z"/>
          <w:rFonts w:asciiTheme="minorHAnsi" w:eastAsiaTheme="minorEastAsia" w:hAnsiTheme="minorHAnsi" w:cstheme="minorBidi"/>
          <w:noProof/>
          <w:sz w:val="22"/>
          <w:szCs w:val="22"/>
        </w:rPr>
      </w:pPr>
      <w:ins w:id="142" w:author="xx" w:date="2012-06-18T22:33:00Z">
        <w:r>
          <w:rPr>
            <w:noProof/>
          </w:rPr>
          <w:t>Use-Case user create user’s event</w:t>
        </w:r>
        <w:r>
          <w:rPr>
            <w:noProof/>
          </w:rPr>
          <w:tab/>
        </w:r>
        <w:r>
          <w:rPr>
            <w:noProof/>
          </w:rPr>
          <w:fldChar w:fldCharType="begin"/>
        </w:r>
        <w:r>
          <w:rPr>
            <w:noProof/>
          </w:rPr>
          <w:instrText xml:space="preserve"> PAGEREF _Toc327822203 \h </w:instrText>
        </w:r>
        <w:r>
          <w:rPr>
            <w:noProof/>
          </w:rPr>
        </w:r>
      </w:ins>
      <w:r>
        <w:rPr>
          <w:noProof/>
        </w:rPr>
        <w:fldChar w:fldCharType="separate"/>
      </w:r>
      <w:ins w:id="143" w:author="xx" w:date="2012-06-18T22:33:00Z">
        <w:r>
          <w:rPr>
            <w:noProof/>
          </w:rPr>
          <w:t>36</w:t>
        </w:r>
        <w:r>
          <w:rPr>
            <w:noProof/>
          </w:rPr>
          <w:fldChar w:fldCharType="end"/>
        </w:r>
      </w:ins>
    </w:p>
    <w:p w:rsidR="00AA2A04" w:rsidRDefault="00AA2A04">
      <w:pPr>
        <w:pStyle w:val="TOC4"/>
        <w:tabs>
          <w:tab w:val="right" w:leader="dot" w:pos="9111"/>
        </w:tabs>
        <w:rPr>
          <w:ins w:id="144" w:author="xx" w:date="2012-06-18T22:33:00Z"/>
          <w:rFonts w:asciiTheme="minorHAnsi" w:eastAsiaTheme="minorEastAsia" w:hAnsiTheme="minorHAnsi" w:cstheme="minorBidi"/>
          <w:noProof/>
          <w:sz w:val="22"/>
          <w:szCs w:val="22"/>
        </w:rPr>
      </w:pPr>
      <w:ins w:id="145" w:author="xx" w:date="2012-06-18T22:33:00Z">
        <w:r>
          <w:rPr>
            <w:noProof/>
          </w:rPr>
          <w:t>Use-Case user view user’s event</w:t>
        </w:r>
        <w:r>
          <w:rPr>
            <w:noProof/>
          </w:rPr>
          <w:tab/>
        </w:r>
        <w:r>
          <w:rPr>
            <w:noProof/>
          </w:rPr>
          <w:fldChar w:fldCharType="begin"/>
        </w:r>
        <w:r>
          <w:rPr>
            <w:noProof/>
          </w:rPr>
          <w:instrText xml:space="preserve"> PAGEREF _Toc327822204 \h </w:instrText>
        </w:r>
        <w:r>
          <w:rPr>
            <w:noProof/>
          </w:rPr>
        </w:r>
      </w:ins>
      <w:r>
        <w:rPr>
          <w:noProof/>
        </w:rPr>
        <w:fldChar w:fldCharType="separate"/>
      </w:r>
      <w:ins w:id="146" w:author="xx" w:date="2012-06-18T22:33:00Z">
        <w:r>
          <w:rPr>
            <w:noProof/>
          </w:rPr>
          <w:t>36</w:t>
        </w:r>
        <w:r>
          <w:rPr>
            <w:noProof/>
          </w:rPr>
          <w:fldChar w:fldCharType="end"/>
        </w:r>
      </w:ins>
    </w:p>
    <w:p w:rsidR="00AA2A04" w:rsidRDefault="00AA2A04">
      <w:pPr>
        <w:pStyle w:val="TOC4"/>
        <w:tabs>
          <w:tab w:val="right" w:leader="dot" w:pos="9111"/>
        </w:tabs>
        <w:rPr>
          <w:ins w:id="147" w:author="xx" w:date="2012-06-18T22:33:00Z"/>
          <w:rFonts w:asciiTheme="minorHAnsi" w:eastAsiaTheme="minorEastAsia" w:hAnsiTheme="minorHAnsi" w:cstheme="minorBidi"/>
          <w:noProof/>
          <w:sz w:val="22"/>
          <w:szCs w:val="22"/>
        </w:rPr>
      </w:pPr>
      <w:ins w:id="148" w:author="xx" w:date="2012-06-18T22:33:00Z">
        <w:r>
          <w:rPr>
            <w:noProof/>
          </w:rPr>
          <w:t>Use-Case user update user’s event</w:t>
        </w:r>
        <w:r>
          <w:rPr>
            <w:noProof/>
          </w:rPr>
          <w:tab/>
        </w:r>
        <w:r>
          <w:rPr>
            <w:noProof/>
          </w:rPr>
          <w:fldChar w:fldCharType="begin"/>
        </w:r>
        <w:r>
          <w:rPr>
            <w:noProof/>
          </w:rPr>
          <w:instrText xml:space="preserve"> PAGEREF _Toc327822205 \h </w:instrText>
        </w:r>
        <w:r>
          <w:rPr>
            <w:noProof/>
          </w:rPr>
        </w:r>
      </w:ins>
      <w:r>
        <w:rPr>
          <w:noProof/>
        </w:rPr>
        <w:fldChar w:fldCharType="separate"/>
      </w:r>
      <w:ins w:id="149" w:author="xx" w:date="2012-06-18T22:33:00Z">
        <w:r>
          <w:rPr>
            <w:noProof/>
          </w:rPr>
          <w:t>37</w:t>
        </w:r>
        <w:r>
          <w:rPr>
            <w:noProof/>
          </w:rPr>
          <w:fldChar w:fldCharType="end"/>
        </w:r>
      </w:ins>
    </w:p>
    <w:p w:rsidR="00AA2A04" w:rsidRDefault="00AA2A04">
      <w:pPr>
        <w:pStyle w:val="TOC4"/>
        <w:tabs>
          <w:tab w:val="right" w:leader="dot" w:pos="9111"/>
        </w:tabs>
        <w:rPr>
          <w:ins w:id="150" w:author="xx" w:date="2012-06-18T22:33:00Z"/>
          <w:rFonts w:asciiTheme="minorHAnsi" w:eastAsiaTheme="minorEastAsia" w:hAnsiTheme="minorHAnsi" w:cstheme="minorBidi"/>
          <w:noProof/>
          <w:sz w:val="22"/>
          <w:szCs w:val="22"/>
        </w:rPr>
      </w:pPr>
      <w:ins w:id="151" w:author="xx" w:date="2012-06-18T22:33:00Z">
        <w:r>
          <w:rPr>
            <w:noProof/>
          </w:rPr>
          <w:t>Use-Case user view user’s project</w:t>
        </w:r>
        <w:r>
          <w:rPr>
            <w:noProof/>
          </w:rPr>
          <w:tab/>
        </w:r>
        <w:r>
          <w:rPr>
            <w:noProof/>
          </w:rPr>
          <w:fldChar w:fldCharType="begin"/>
        </w:r>
        <w:r>
          <w:rPr>
            <w:noProof/>
          </w:rPr>
          <w:instrText xml:space="preserve"> PAGEREF _Toc327822206 \h </w:instrText>
        </w:r>
        <w:r>
          <w:rPr>
            <w:noProof/>
          </w:rPr>
        </w:r>
      </w:ins>
      <w:r>
        <w:rPr>
          <w:noProof/>
        </w:rPr>
        <w:fldChar w:fldCharType="separate"/>
      </w:r>
      <w:ins w:id="152" w:author="xx" w:date="2012-06-18T22:33:00Z">
        <w:r>
          <w:rPr>
            <w:noProof/>
          </w:rPr>
          <w:t>37</w:t>
        </w:r>
        <w:r>
          <w:rPr>
            <w:noProof/>
          </w:rPr>
          <w:fldChar w:fldCharType="end"/>
        </w:r>
      </w:ins>
    </w:p>
    <w:p w:rsidR="00AA2A04" w:rsidRDefault="00AA2A04">
      <w:pPr>
        <w:pStyle w:val="TOC4"/>
        <w:tabs>
          <w:tab w:val="right" w:leader="dot" w:pos="9111"/>
        </w:tabs>
        <w:rPr>
          <w:ins w:id="153" w:author="xx" w:date="2012-06-18T22:33:00Z"/>
          <w:rFonts w:asciiTheme="minorHAnsi" w:eastAsiaTheme="minorEastAsia" w:hAnsiTheme="minorHAnsi" w:cstheme="minorBidi"/>
          <w:noProof/>
          <w:sz w:val="22"/>
          <w:szCs w:val="22"/>
        </w:rPr>
      </w:pPr>
      <w:ins w:id="154" w:author="xx" w:date="2012-06-18T22:33:00Z">
        <w:r>
          <w:rPr>
            <w:noProof/>
          </w:rPr>
          <w:t>Use-Case user view work item assign to me</w:t>
        </w:r>
        <w:r>
          <w:rPr>
            <w:noProof/>
          </w:rPr>
          <w:tab/>
        </w:r>
        <w:r>
          <w:rPr>
            <w:noProof/>
          </w:rPr>
          <w:fldChar w:fldCharType="begin"/>
        </w:r>
        <w:r>
          <w:rPr>
            <w:noProof/>
          </w:rPr>
          <w:instrText xml:space="preserve"> PAGEREF _Toc327822207 \h </w:instrText>
        </w:r>
        <w:r>
          <w:rPr>
            <w:noProof/>
          </w:rPr>
        </w:r>
      </w:ins>
      <w:r>
        <w:rPr>
          <w:noProof/>
        </w:rPr>
        <w:fldChar w:fldCharType="separate"/>
      </w:r>
      <w:ins w:id="155" w:author="xx" w:date="2012-06-18T22:33:00Z">
        <w:r>
          <w:rPr>
            <w:noProof/>
          </w:rPr>
          <w:t>38</w:t>
        </w:r>
        <w:r>
          <w:rPr>
            <w:noProof/>
          </w:rPr>
          <w:fldChar w:fldCharType="end"/>
        </w:r>
      </w:ins>
    </w:p>
    <w:p w:rsidR="00AA2A04" w:rsidRDefault="00AA2A04">
      <w:pPr>
        <w:pStyle w:val="TOC4"/>
        <w:tabs>
          <w:tab w:val="right" w:leader="dot" w:pos="9111"/>
        </w:tabs>
        <w:rPr>
          <w:ins w:id="156" w:author="xx" w:date="2012-06-18T22:33:00Z"/>
          <w:rFonts w:asciiTheme="minorHAnsi" w:eastAsiaTheme="minorEastAsia" w:hAnsiTheme="minorHAnsi" w:cstheme="minorBidi"/>
          <w:noProof/>
          <w:sz w:val="22"/>
          <w:szCs w:val="22"/>
        </w:rPr>
      </w:pPr>
      <w:ins w:id="157" w:author="xx" w:date="2012-06-18T22:33:00Z">
        <w:r>
          <w:rPr>
            <w:noProof/>
          </w:rPr>
          <w:t>Use-Case logout</w:t>
        </w:r>
        <w:r>
          <w:rPr>
            <w:noProof/>
          </w:rPr>
          <w:tab/>
        </w:r>
        <w:r>
          <w:rPr>
            <w:noProof/>
          </w:rPr>
          <w:fldChar w:fldCharType="begin"/>
        </w:r>
        <w:r>
          <w:rPr>
            <w:noProof/>
          </w:rPr>
          <w:instrText xml:space="preserve"> PAGEREF _Toc327822208 \h </w:instrText>
        </w:r>
        <w:r>
          <w:rPr>
            <w:noProof/>
          </w:rPr>
        </w:r>
      </w:ins>
      <w:r>
        <w:rPr>
          <w:noProof/>
        </w:rPr>
        <w:fldChar w:fldCharType="separate"/>
      </w:r>
      <w:ins w:id="158" w:author="xx" w:date="2012-06-18T22:33:00Z">
        <w:r>
          <w:rPr>
            <w:noProof/>
          </w:rPr>
          <w:t>39</w:t>
        </w:r>
        <w:r>
          <w:rPr>
            <w:noProof/>
          </w:rPr>
          <w:fldChar w:fldCharType="end"/>
        </w:r>
      </w:ins>
    </w:p>
    <w:p w:rsidR="00AA2A04" w:rsidRDefault="00AA2A04">
      <w:pPr>
        <w:pStyle w:val="TOC2"/>
        <w:tabs>
          <w:tab w:val="left" w:pos="1040"/>
          <w:tab w:val="right" w:leader="dot" w:pos="9111"/>
        </w:tabs>
        <w:rPr>
          <w:ins w:id="159" w:author="xx" w:date="2012-06-18T22:33:00Z"/>
          <w:rFonts w:asciiTheme="minorHAnsi" w:eastAsiaTheme="minorEastAsia" w:hAnsiTheme="minorHAnsi" w:cstheme="minorBidi"/>
          <w:noProof/>
          <w:sz w:val="22"/>
          <w:szCs w:val="22"/>
        </w:rPr>
      </w:pPr>
      <w:ins w:id="160" w:author="xx" w:date="2012-06-18T22:33:00Z">
        <w:r w:rsidRPr="00370EFC">
          <w:rPr>
            <w:rFonts w:cstheme="minorBidi"/>
            <w:noProof/>
          </w:rPr>
          <w:t>4.5</w:t>
        </w:r>
        <w:r>
          <w:rPr>
            <w:rFonts w:asciiTheme="minorHAnsi" w:eastAsiaTheme="minorEastAsia" w:hAnsiTheme="minorHAnsi" w:cstheme="minorBidi"/>
            <w:noProof/>
            <w:sz w:val="22"/>
            <w:szCs w:val="22"/>
          </w:rPr>
          <w:tab/>
        </w:r>
        <w:r w:rsidRPr="00370EFC">
          <w:rPr>
            <w:noProof/>
            <w:lang w:val="en-CA"/>
          </w:rPr>
          <w:t>Sơ đồ lớp mức phân tích</w:t>
        </w:r>
        <w:r>
          <w:rPr>
            <w:noProof/>
          </w:rPr>
          <w:tab/>
        </w:r>
        <w:r>
          <w:rPr>
            <w:noProof/>
          </w:rPr>
          <w:fldChar w:fldCharType="begin"/>
        </w:r>
        <w:r>
          <w:rPr>
            <w:noProof/>
          </w:rPr>
          <w:instrText xml:space="preserve"> PAGEREF _Toc327822209 \h </w:instrText>
        </w:r>
        <w:r>
          <w:rPr>
            <w:noProof/>
          </w:rPr>
        </w:r>
      </w:ins>
      <w:r>
        <w:rPr>
          <w:noProof/>
        </w:rPr>
        <w:fldChar w:fldCharType="separate"/>
      </w:r>
      <w:ins w:id="161" w:author="xx" w:date="2012-06-18T22:33:00Z">
        <w:r>
          <w:rPr>
            <w:noProof/>
          </w:rPr>
          <w:t>39</w:t>
        </w:r>
        <w:r>
          <w:rPr>
            <w:noProof/>
          </w:rPr>
          <w:fldChar w:fldCharType="end"/>
        </w:r>
      </w:ins>
    </w:p>
    <w:p w:rsidR="00AA2A04" w:rsidRDefault="00AA2A04">
      <w:pPr>
        <w:pStyle w:val="TOC2"/>
        <w:tabs>
          <w:tab w:val="left" w:pos="1040"/>
          <w:tab w:val="right" w:leader="dot" w:pos="9111"/>
        </w:tabs>
        <w:rPr>
          <w:ins w:id="162" w:author="xx" w:date="2012-06-18T22:33:00Z"/>
          <w:rFonts w:asciiTheme="minorHAnsi" w:eastAsiaTheme="minorEastAsia" w:hAnsiTheme="minorHAnsi" w:cstheme="minorBidi"/>
          <w:noProof/>
          <w:sz w:val="22"/>
          <w:szCs w:val="22"/>
        </w:rPr>
      </w:pPr>
      <w:ins w:id="163" w:author="xx" w:date="2012-06-18T22:33:00Z">
        <w:r>
          <w:rPr>
            <w:noProof/>
          </w:rPr>
          <w:t>4.6</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_Toc327822210 \h </w:instrText>
        </w:r>
        <w:r>
          <w:rPr>
            <w:noProof/>
          </w:rPr>
        </w:r>
      </w:ins>
      <w:r>
        <w:rPr>
          <w:noProof/>
        </w:rPr>
        <w:fldChar w:fldCharType="separate"/>
      </w:r>
      <w:ins w:id="164" w:author="xx" w:date="2012-06-18T22:33:00Z">
        <w:r>
          <w:rPr>
            <w:noProof/>
          </w:rPr>
          <w:t>41</w:t>
        </w:r>
        <w:r>
          <w:rPr>
            <w:noProof/>
          </w:rPr>
          <w:fldChar w:fldCharType="end"/>
        </w:r>
      </w:ins>
    </w:p>
    <w:p w:rsidR="00AA2A04" w:rsidRDefault="00AA2A04">
      <w:pPr>
        <w:pStyle w:val="TOC3"/>
        <w:tabs>
          <w:tab w:val="left" w:pos="1320"/>
          <w:tab w:val="right" w:leader="dot" w:pos="9111"/>
        </w:tabs>
        <w:rPr>
          <w:ins w:id="165" w:author="xx" w:date="2012-06-18T22:33:00Z"/>
          <w:rFonts w:asciiTheme="minorHAnsi" w:eastAsiaTheme="minorEastAsia" w:hAnsiTheme="minorHAnsi" w:cstheme="minorBidi"/>
          <w:noProof/>
          <w:sz w:val="22"/>
          <w:szCs w:val="22"/>
        </w:rPr>
      </w:pPr>
      <w:ins w:id="166" w:author="xx" w:date="2012-06-18T22:33:00Z">
        <w:r>
          <w:rPr>
            <w:noProof/>
          </w:rPr>
          <w:t>4.6.1</w:t>
        </w:r>
        <w:r>
          <w:rPr>
            <w:rFonts w:asciiTheme="minorHAnsi" w:eastAsiaTheme="minorEastAsia" w:hAnsiTheme="minorHAnsi" w:cstheme="minorBidi"/>
            <w:noProof/>
            <w:sz w:val="22"/>
            <w:szCs w:val="22"/>
          </w:rPr>
          <w:tab/>
        </w:r>
        <w:r>
          <w:rPr>
            <w:noProof/>
          </w:rPr>
          <w:t>Chức năng quản lý người dùng</w:t>
        </w:r>
        <w:r>
          <w:rPr>
            <w:noProof/>
          </w:rPr>
          <w:tab/>
        </w:r>
        <w:r>
          <w:rPr>
            <w:noProof/>
          </w:rPr>
          <w:fldChar w:fldCharType="begin"/>
        </w:r>
        <w:r>
          <w:rPr>
            <w:noProof/>
          </w:rPr>
          <w:instrText xml:space="preserve"> PAGEREF _Toc327822211 \h </w:instrText>
        </w:r>
        <w:r>
          <w:rPr>
            <w:noProof/>
          </w:rPr>
        </w:r>
      </w:ins>
      <w:r>
        <w:rPr>
          <w:noProof/>
        </w:rPr>
        <w:fldChar w:fldCharType="separate"/>
      </w:r>
      <w:ins w:id="167" w:author="xx" w:date="2012-06-18T22:33:00Z">
        <w:r>
          <w:rPr>
            <w:noProof/>
          </w:rPr>
          <w:t>41</w:t>
        </w:r>
        <w:r>
          <w:rPr>
            <w:noProof/>
          </w:rPr>
          <w:fldChar w:fldCharType="end"/>
        </w:r>
      </w:ins>
    </w:p>
    <w:p w:rsidR="00AA2A04" w:rsidRDefault="00AA2A04">
      <w:pPr>
        <w:pStyle w:val="TOC3"/>
        <w:tabs>
          <w:tab w:val="left" w:pos="1320"/>
          <w:tab w:val="right" w:leader="dot" w:pos="9111"/>
        </w:tabs>
        <w:rPr>
          <w:ins w:id="168" w:author="xx" w:date="2012-06-18T22:33:00Z"/>
          <w:rFonts w:asciiTheme="minorHAnsi" w:eastAsiaTheme="minorEastAsia" w:hAnsiTheme="minorHAnsi" w:cstheme="minorBidi"/>
          <w:noProof/>
          <w:sz w:val="22"/>
          <w:szCs w:val="22"/>
        </w:rPr>
      </w:pPr>
      <w:ins w:id="169" w:author="xx" w:date="2012-06-18T22:33:00Z">
        <w:r>
          <w:rPr>
            <w:noProof/>
          </w:rPr>
          <w:t>4.6.2</w:t>
        </w:r>
        <w:r>
          <w:rPr>
            <w:rFonts w:asciiTheme="minorHAnsi" w:eastAsiaTheme="minorEastAsia" w:hAnsiTheme="minorHAnsi" w:cstheme="minorBidi"/>
            <w:noProof/>
            <w:sz w:val="22"/>
            <w:szCs w:val="22"/>
          </w:rPr>
          <w:tab/>
        </w:r>
        <w:r>
          <w:rPr>
            <w:noProof/>
          </w:rPr>
          <w:t>Chức năng quản lý Proccess</w:t>
        </w:r>
        <w:r>
          <w:rPr>
            <w:noProof/>
          </w:rPr>
          <w:tab/>
        </w:r>
        <w:r>
          <w:rPr>
            <w:noProof/>
          </w:rPr>
          <w:fldChar w:fldCharType="begin"/>
        </w:r>
        <w:r>
          <w:rPr>
            <w:noProof/>
          </w:rPr>
          <w:instrText xml:space="preserve"> PAGEREF _Toc327822212 \h </w:instrText>
        </w:r>
        <w:r>
          <w:rPr>
            <w:noProof/>
          </w:rPr>
        </w:r>
      </w:ins>
      <w:r>
        <w:rPr>
          <w:noProof/>
        </w:rPr>
        <w:fldChar w:fldCharType="separate"/>
      </w:r>
      <w:ins w:id="170" w:author="xx" w:date="2012-06-18T22:33:00Z">
        <w:r>
          <w:rPr>
            <w:noProof/>
          </w:rPr>
          <w:t>41</w:t>
        </w:r>
        <w:r>
          <w:rPr>
            <w:noProof/>
          </w:rPr>
          <w:fldChar w:fldCharType="end"/>
        </w:r>
      </w:ins>
    </w:p>
    <w:p w:rsidR="00AA2A04" w:rsidRDefault="00AA2A04">
      <w:pPr>
        <w:pStyle w:val="TOC3"/>
        <w:tabs>
          <w:tab w:val="left" w:pos="1320"/>
          <w:tab w:val="right" w:leader="dot" w:pos="9111"/>
        </w:tabs>
        <w:rPr>
          <w:ins w:id="171" w:author="xx" w:date="2012-06-18T22:33:00Z"/>
          <w:rFonts w:asciiTheme="minorHAnsi" w:eastAsiaTheme="minorEastAsia" w:hAnsiTheme="minorHAnsi" w:cstheme="minorBidi"/>
          <w:noProof/>
          <w:sz w:val="22"/>
          <w:szCs w:val="22"/>
        </w:rPr>
      </w:pPr>
      <w:ins w:id="172" w:author="xx" w:date="2012-06-18T22:33:00Z">
        <w:r>
          <w:rPr>
            <w:noProof/>
          </w:rPr>
          <w:t>4.6.3</w:t>
        </w:r>
        <w:r>
          <w:rPr>
            <w:rFonts w:asciiTheme="minorHAnsi" w:eastAsiaTheme="minorEastAsia" w:hAnsiTheme="minorHAnsi" w:cstheme="minorBidi"/>
            <w:noProof/>
            <w:sz w:val="22"/>
            <w:szCs w:val="22"/>
          </w:rPr>
          <w:tab/>
        </w:r>
        <w:r>
          <w:rPr>
            <w:noProof/>
          </w:rPr>
          <w:t>Chức năng quản lý Study Class</w:t>
        </w:r>
        <w:r>
          <w:rPr>
            <w:noProof/>
          </w:rPr>
          <w:tab/>
        </w:r>
        <w:r>
          <w:rPr>
            <w:noProof/>
          </w:rPr>
          <w:fldChar w:fldCharType="begin"/>
        </w:r>
        <w:r>
          <w:rPr>
            <w:noProof/>
          </w:rPr>
          <w:instrText xml:space="preserve"> PAGEREF _Toc327822213 \h </w:instrText>
        </w:r>
        <w:r>
          <w:rPr>
            <w:noProof/>
          </w:rPr>
        </w:r>
      </w:ins>
      <w:r>
        <w:rPr>
          <w:noProof/>
        </w:rPr>
        <w:fldChar w:fldCharType="separate"/>
      </w:r>
      <w:ins w:id="173" w:author="xx" w:date="2012-06-18T22:33:00Z">
        <w:r>
          <w:rPr>
            <w:noProof/>
          </w:rPr>
          <w:t>42</w:t>
        </w:r>
        <w:r>
          <w:rPr>
            <w:noProof/>
          </w:rPr>
          <w:fldChar w:fldCharType="end"/>
        </w:r>
      </w:ins>
    </w:p>
    <w:p w:rsidR="00AA2A04" w:rsidRDefault="00AA2A04">
      <w:pPr>
        <w:pStyle w:val="TOC3"/>
        <w:tabs>
          <w:tab w:val="left" w:pos="1320"/>
          <w:tab w:val="right" w:leader="dot" w:pos="9111"/>
        </w:tabs>
        <w:rPr>
          <w:ins w:id="174" w:author="xx" w:date="2012-06-18T22:33:00Z"/>
          <w:rFonts w:asciiTheme="minorHAnsi" w:eastAsiaTheme="minorEastAsia" w:hAnsiTheme="minorHAnsi" w:cstheme="minorBidi"/>
          <w:noProof/>
          <w:sz w:val="22"/>
          <w:szCs w:val="22"/>
        </w:rPr>
      </w:pPr>
      <w:ins w:id="175" w:author="xx" w:date="2012-06-18T22:33:00Z">
        <w:r>
          <w:rPr>
            <w:noProof/>
          </w:rPr>
          <w:t>4.6.4</w:t>
        </w:r>
        <w:r>
          <w:rPr>
            <w:rFonts w:asciiTheme="minorHAnsi" w:eastAsiaTheme="minorEastAsia" w:hAnsiTheme="minorHAnsi" w:cstheme="minorBidi"/>
            <w:noProof/>
            <w:sz w:val="22"/>
            <w:szCs w:val="22"/>
          </w:rPr>
          <w:tab/>
        </w:r>
        <w:r>
          <w:rPr>
            <w:noProof/>
          </w:rPr>
          <w:t>Chức năng quản lý Project</w:t>
        </w:r>
        <w:r>
          <w:rPr>
            <w:noProof/>
          </w:rPr>
          <w:tab/>
        </w:r>
        <w:r>
          <w:rPr>
            <w:noProof/>
          </w:rPr>
          <w:fldChar w:fldCharType="begin"/>
        </w:r>
        <w:r>
          <w:rPr>
            <w:noProof/>
          </w:rPr>
          <w:instrText xml:space="preserve"> PAGEREF _Toc327822214 \h </w:instrText>
        </w:r>
        <w:r>
          <w:rPr>
            <w:noProof/>
          </w:rPr>
        </w:r>
      </w:ins>
      <w:r>
        <w:rPr>
          <w:noProof/>
        </w:rPr>
        <w:fldChar w:fldCharType="separate"/>
      </w:r>
      <w:ins w:id="176" w:author="xx" w:date="2012-06-18T22:33:00Z">
        <w:r>
          <w:rPr>
            <w:noProof/>
          </w:rPr>
          <w:t>42</w:t>
        </w:r>
        <w:r>
          <w:rPr>
            <w:noProof/>
          </w:rPr>
          <w:fldChar w:fldCharType="end"/>
        </w:r>
      </w:ins>
    </w:p>
    <w:p w:rsidR="00AA2A04" w:rsidRDefault="00AA2A04">
      <w:pPr>
        <w:pStyle w:val="TOC3"/>
        <w:tabs>
          <w:tab w:val="left" w:pos="1320"/>
          <w:tab w:val="right" w:leader="dot" w:pos="9111"/>
        </w:tabs>
        <w:rPr>
          <w:ins w:id="177" w:author="xx" w:date="2012-06-18T22:33:00Z"/>
          <w:rFonts w:asciiTheme="minorHAnsi" w:eastAsiaTheme="minorEastAsia" w:hAnsiTheme="minorHAnsi" w:cstheme="minorBidi"/>
          <w:noProof/>
          <w:sz w:val="22"/>
          <w:szCs w:val="22"/>
        </w:rPr>
      </w:pPr>
      <w:ins w:id="178" w:author="xx" w:date="2012-06-18T22:33:00Z">
        <w:r>
          <w:rPr>
            <w:noProof/>
          </w:rPr>
          <w:t>4.6.5</w:t>
        </w:r>
        <w:r>
          <w:rPr>
            <w:rFonts w:asciiTheme="minorHAnsi" w:eastAsiaTheme="minorEastAsia" w:hAnsiTheme="minorHAnsi" w:cstheme="minorBidi"/>
            <w:noProof/>
            <w:sz w:val="22"/>
            <w:szCs w:val="22"/>
          </w:rPr>
          <w:tab/>
        </w:r>
        <w:r>
          <w:rPr>
            <w:noProof/>
          </w:rPr>
          <w:t>Chức năng quản lý thành viên dự án</w:t>
        </w:r>
        <w:r>
          <w:rPr>
            <w:noProof/>
          </w:rPr>
          <w:tab/>
        </w:r>
        <w:r>
          <w:rPr>
            <w:noProof/>
          </w:rPr>
          <w:fldChar w:fldCharType="begin"/>
        </w:r>
        <w:r>
          <w:rPr>
            <w:noProof/>
          </w:rPr>
          <w:instrText xml:space="preserve"> PAGEREF _Toc327822215 \h </w:instrText>
        </w:r>
        <w:r>
          <w:rPr>
            <w:noProof/>
          </w:rPr>
        </w:r>
      </w:ins>
      <w:r>
        <w:rPr>
          <w:noProof/>
        </w:rPr>
        <w:fldChar w:fldCharType="separate"/>
      </w:r>
      <w:ins w:id="179" w:author="xx" w:date="2012-06-18T22:33:00Z">
        <w:r>
          <w:rPr>
            <w:noProof/>
          </w:rPr>
          <w:t>43</w:t>
        </w:r>
        <w:r>
          <w:rPr>
            <w:noProof/>
          </w:rPr>
          <w:fldChar w:fldCharType="end"/>
        </w:r>
      </w:ins>
    </w:p>
    <w:p w:rsidR="00AA2A04" w:rsidRDefault="00AA2A04">
      <w:pPr>
        <w:pStyle w:val="TOC3"/>
        <w:tabs>
          <w:tab w:val="left" w:pos="1320"/>
          <w:tab w:val="right" w:leader="dot" w:pos="9111"/>
        </w:tabs>
        <w:rPr>
          <w:ins w:id="180" w:author="xx" w:date="2012-06-18T22:33:00Z"/>
          <w:rFonts w:asciiTheme="minorHAnsi" w:eastAsiaTheme="minorEastAsia" w:hAnsiTheme="minorHAnsi" w:cstheme="minorBidi"/>
          <w:noProof/>
          <w:sz w:val="22"/>
          <w:szCs w:val="22"/>
        </w:rPr>
      </w:pPr>
      <w:ins w:id="181" w:author="xx" w:date="2012-06-18T22:33:00Z">
        <w:r>
          <w:rPr>
            <w:noProof/>
          </w:rPr>
          <w:t>4.6.6</w:t>
        </w:r>
        <w:r>
          <w:rPr>
            <w:rFonts w:asciiTheme="minorHAnsi" w:eastAsiaTheme="minorEastAsia" w:hAnsiTheme="minorHAnsi" w:cstheme="minorBidi"/>
            <w:noProof/>
            <w:sz w:val="22"/>
            <w:szCs w:val="22"/>
          </w:rPr>
          <w:tab/>
        </w:r>
        <w:r>
          <w:rPr>
            <w:noProof/>
          </w:rPr>
          <w:t>Chức năng quản lý tác vụ</w:t>
        </w:r>
        <w:r>
          <w:rPr>
            <w:noProof/>
          </w:rPr>
          <w:tab/>
        </w:r>
        <w:r>
          <w:rPr>
            <w:noProof/>
          </w:rPr>
          <w:fldChar w:fldCharType="begin"/>
        </w:r>
        <w:r>
          <w:rPr>
            <w:noProof/>
          </w:rPr>
          <w:instrText xml:space="preserve"> PAGEREF _Toc327822216 \h </w:instrText>
        </w:r>
        <w:r>
          <w:rPr>
            <w:noProof/>
          </w:rPr>
        </w:r>
      </w:ins>
      <w:r>
        <w:rPr>
          <w:noProof/>
        </w:rPr>
        <w:fldChar w:fldCharType="separate"/>
      </w:r>
      <w:ins w:id="182" w:author="xx" w:date="2012-06-18T22:33:00Z">
        <w:r>
          <w:rPr>
            <w:noProof/>
          </w:rPr>
          <w:t>43</w:t>
        </w:r>
        <w:r>
          <w:rPr>
            <w:noProof/>
          </w:rPr>
          <w:fldChar w:fldCharType="end"/>
        </w:r>
      </w:ins>
    </w:p>
    <w:p w:rsidR="00AA2A04" w:rsidRDefault="00AA2A04">
      <w:pPr>
        <w:pStyle w:val="TOC3"/>
        <w:tabs>
          <w:tab w:val="left" w:pos="1320"/>
          <w:tab w:val="right" w:leader="dot" w:pos="9111"/>
        </w:tabs>
        <w:rPr>
          <w:ins w:id="183" w:author="xx" w:date="2012-06-18T22:33:00Z"/>
          <w:rFonts w:asciiTheme="minorHAnsi" w:eastAsiaTheme="minorEastAsia" w:hAnsiTheme="minorHAnsi" w:cstheme="minorBidi"/>
          <w:noProof/>
          <w:sz w:val="22"/>
          <w:szCs w:val="22"/>
        </w:rPr>
      </w:pPr>
      <w:ins w:id="184" w:author="xx" w:date="2012-06-18T22:33:00Z">
        <w:r>
          <w:rPr>
            <w:noProof/>
          </w:rPr>
          <w:t>4.6.7</w:t>
        </w:r>
        <w:r>
          <w:rPr>
            <w:rFonts w:asciiTheme="minorHAnsi" w:eastAsiaTheme="minorEastAsia" w:hAnsiTheme="minorHAnsi" w:cstheme="minorBidi"/>
            <w:noProof/>
            <w:sz w:val="22"/>
            <w:szCs w:val="22"/>
          </w:rPr>
          <w:tab/>
        </w:r>
        <w:r>
          <w:rPr>
            <w:noProof/>
          </w:rPr>
          <w:t>Chức năng lên kế hoạch</w:t>
        </w:r>
        <w:r>
          <w:rPr>
            <w:noProof/>
          </w:rPr>
          <w:tab/>
        </w:r>
        <w:r>
          <w:rPr>
            <w:noProof/>
          </w:rPr>
          <w:fldChar w:fldCharType="begin"/>
        </w:r>
        <w:r>
          <w:rPr>
            <w:noProof/>
          </w:rPr>
          <w:instrText xml:space="preserve"> PAGEREF _Toc327822217 \h </w:instrText>
        </w:r>
        <w:r>
          <w:rPr>
            <w:noProof/>
          </w:rPr>
        </w:r>
      </w:ins>
      <w:r>
        <w:rPr>
          <w:noProof/>
        </w:rPr>
        <w:fldChar w:fldCharType="separate"/>
      </w:r>
      <w:ins w:id="185" w:author="xx" w:date="2012-06-18T22:33:00Z">
        <w:r>
          <w:rPr>
            <w:noProof/>
          </w:rPr>
          <w:t>44</w:t>
        </w:r>
        <w:r>
          <w:rPr>
            <w:noProof/>
          </w:rPr>
          <w:fldChar w:fldCharType="end"/>
        </w:r>
      </w:ins>
    </w:p>
    <w:p w:rsidR="00AA2A04" w:rsidRDefault="00AA2A04">
      <w:pPr>
        <w:pStyle w:val="TOC3"/>
        <w:tabs>
          <w:tab w:val="left" w:pos="1320"/>
          <w:tab w:val="right" w:leader="dot" w:pos="9111"/>
        </w:tabs>
        <w:rPr>
          <w:ins w:id="186" w:author="xx" w:date="2012-06-18T22:33:00Z"/>
          <w:rFonts w:asciiTheme="minorHAnsi" w:eastAsiaTheme="minorEastAsia" w:hAnsiTheme="minorHAnsi" w:cstheme="minorBidi"/>
          <w:noProof/>
          <w:sz w:val="22"/>
          <w:szCs w:val="22"/>
        </w:rPr>
      </w:pPr>
      <w:ins w:id="187" w:author="xx" w:date="2012-06-18T22:33:00Z">
        <w:r>
          <w:rPr>
            <w:noProof/>
          </w:rPr>
          <w:t>4.6.8</w:t>
        </w:r>
        <w:r>
          <w:rPr>
            <w:rFonts w:asciiTheme="minorHAnsi" w:eastAsiaTheme="minorEastAsia" w:hAnsiTheme="minorHAnsi" w:cstheme="minorBidi"/>
            <w:noProof/>
            <w:sz w:val="22"/>
            <w:szCs w:val="22"/>
          </w:rPr>
          <w:tab/>
        </w:r>
        <w:r>
          <w:rPr>
            <w:noProof/>
          </w:rPr>
          <w:t>Chức năng thiết lập thông tin</w:t>
        </w:r>
        <w:r>
          <w:rPr>
            <w:noProof/>
          </w:rPr>
          <w:tab/>
        </w:r>
        <w:r>
          <w:rPr>
            <w:noProof/>
          </w:rPr>
          <w:fldChar w:fldCharType="begin"/>
        </w:r>
        <w:r>
          <w:rPr>
            <w:noProof/>
          </w:rPr>
          <w:instrText xml:space="preserve"> PAGEREF _Toc327822218 \h </w:instrText>
        </w:r>
        <w:r>
          <w:rPr>
            <w:noProof/>
          </w:rPr>
        </w:r>
      </w:ins>
      <w:r>
        <w:rPr>
          <w:noProof/>
        </w:rPr>
        <w:fldChar w:fldCharType="separate"/>
      </w:r>
      <w:ins w:id="188" w:author="xx" w:date="2012-06-18T22:33:00Z">
        <w:r>
          <w:rPr>
            <w:noProof/>
          </w:rPr>
          <w:t>45</w:t>
        </w:r>
        <w:r>
          <w:rPr>
            <w:noProof/>
          </w:rPr>
          <w:fldChar w:fldCharType="end"/>
        </w:r>
      </w:ins>
    </w:p>
    <w:p w:rsidR="00AA2A04" w:rsidRDefault="00AA2A04">
      <w:pPr>
        <w:pStyle w:val="TOC2"/>
        <w:tabs>
          <w:tab w:val="left" w:pos="1040"/>
          <w:tab w:val="right" w:leader="dot" w:pos="9111"/>
        </w:tabs>
        <w:rPr>
          <w:ins w:id="189" w:author="xx" w:date="2012-06-18T22:33:00Z"/>
          <w:rFonts w:asciiTheme="minorHAnsi" w:eastAsiaTheme="minorEastAsia" w:hAnsiTheme="minorHAnsi" w:cstheme="minorBidi"/>
          <w:noProof/>
          <w:sz w:val="22"/>
          <w:szCs w:val="22"/>
        </w:rPr>
      </w:pPr>
      <w:ins w:id="190" w:author="xx" w:date="2012-06-18T22:33:00Z">
        <w:r>
          <w:rPr>
            <w:noProof/>
          </w:rPr>
          <w:t>4.7</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_Toc327822219 \h </w:instrText>
        </w:r>
        <w:r>
          <w:rPr>
            <w:noProof/>
          </w:rPr>
        </w:r>
      </w:ins>
      <w:r>
        <w:rPr>
          <w:noProof/>
        </w:rPr>
        <w:fldChar w:fldCharType="separate"/>
      </w:r>
      <w:ins w:id="191" w:author="xx" w:date="2012-06-18T22:33:00Z">
        <w:r>
          <w:rPr>
            <w:noProof/>
          </w:rPr>
          <w:t>45</w:t>
        </w:r>
        <w:r>
          <w:rPr>
            <w:noProof/>
          </w:rPr>
          <w:fldChar w:fldCharType="end"/>
        </w:r>
      </w:ins>
    </w:p>
    <w:p w:rsidR="00AA2A04" w:rsidRDefault="00AA2A04">
      <w:pPr>
        <w:pStyle w:val="TOC3"/>
        <w:tabs>
          <w:tab w:val="left" w:pos="1320"/>
          <w:tab w:val="right" w:leader="dot" w:pos="9111"/>
        </w:tabs>
        <w:rPr>
          <w:ins w:id="192" w:author="xx" w:date="2012-06-18T22:33:00Z"/>
          <w:rFonts w:asciiTheme="minorHAnsi" w:eastAsiaTheme="minorEastAsia" w:hAnsiTheme="minorHAnsi" w:cstheme="minorBidi"/>
          <w:noProof/>
          <w:sz w:val="22"/>
          <w:szCs w:val="22"/>
        </w:rPr>
      </w:pPr>
      <w:ins w:id="193" w:author="xx" w:date="2012-06-18T22:33:00Z">
        <w:r>
          <w:rPr>
            <w:noProof/>
          </w:rPr>
          <w:t>4.7.1</w:t>
        </w:r>
        <w:r>
          <w:rPr>
            <w:rFonts w:asciiTheme="minorHAnsi" w:eastAsiaTheme="minorEastAsia" w:hAnsiTheme="minorHAnsi" w:cstheme="minorBidi"/>
            <w:noProof/>
            <w:sz w:val="22"/>
            <w:szCs w:val="22"/>
          </w:rPr>
          <w:tab/>
        </w:r>
        <w:r>
          <w:rPr>
            <w:noProof/>
          </w:rPr>
          <w:t>Mô hình triến khai:</w:t>
        </w:r>
        <w:r>
          <w:rPr>
            <w:noProof/>
          </w:rPr>
          <w:tab/>
        </w:r>
        <w:r>
          <w:rPr>
            <w:noProof/>
          </w:rPr>
          <w:fldChar w:fldCharType="begin"/>
        </w:r>
        <w:r>
          <w:rPr>
            <w:noProof/>
          </w:rPr>
          <w:instrText xml:space="preserve"> PAGEREF _Toc327822220 \h </w:instrText>
        </w:r>
        <w:r>
          <w:rPr>
            <w:noProof/>
          </w:rPr>
        </w:r>
      </w:ins>
      <w:r>
        <w:rPr>
          <w:noProof/>
        </w:rPr>
        <w:fldChar w:fldCharType="separate"/>
      </w:r>
      <w:ins w:id="194" w:author="xx" w:date="2012-06-18T22:33:00Z">
        <w:r>
          <w:rPr>
            <w:noProof/>
          </w:rPr>
          <w:t>45</w:t>
        </w:r>
        <w:r>
          <w:rPr>
            <w:noProof/>
          </w:rPr>
          <w:fldChar w:fldCharType="end"/>
        </w:r>
      </w:ins>
    </w:p>
    <w:p w:rsidR="00AA2A04" w:rsidRDefault="00AA2A04">
      <w:pPr>
        <w:pStyle w:val="TOC3"/>
        <w:tabs>
          <w:tab w:val="left" w:pos="1320"/>
          <w:tab w:val="right" w:leader="dot" w:pos="9111"/>
        </w:tabs>
        <w:rPr>
          <w:ins w:id="195" w:author="xx" w:date="2012-06-18T22:33:00Z"/>
          <w:rFonts w:asciiTheme="minorHAnsi" w:eastAsiaTheme="minorEastAsia" w:hAnsiTheme="minorHAnsi" w:cstheme="minorBidi"/>
          <w:noProof/>
          <w:sz w:val="22"/>
          <w:szCs w:val="22"/>
        </w:rPr>
      </w:pPr>
      <w:ins w:id="196" w:author="xx" w:date="2012-06-18T22:33:00Z">
        <w:r>
          <w:rPr>
            <w:noProof/>
          </w:rPr>
          <w:t>4.7.2</w:t>
        </w:r>
        <w:r>
          <w:rPr>
            <w:rFonts w:asciiTheme="minorHAnsi" w:eastAsiaTheme="minorEastAsia" w:hAnsiTheme="minorHAnsi" w:cstheme="minorBidi"/>
            <w:noProof/>
            <w:sz w:val="22"/>
            <w:szCs w:val="22"/>
          </w:rPr>
          <w:tab/>
        </w:r>
        <w:r>
          <w:rPr>
            <w:noProof/>
          </w:rPr>
          <w:t>Kiến trúc tổng quan  :</w:t>
        </w:r>
        <w:r>
          <w:rPr>
            <w:noProof/>
          </w:rPr>
          <w:tab/>
        </w:r>
        <w:r>
          <w:rPr>
            <w:noProof/>
          </w:rPr>
          <w:fldChar w:fldCharType="begin"/>
        </w:r>
        <w:r>
          <w:rPr>
            <w:noProof/>
          </w:rPr>
          <w:instrText xml:space="preserve"> PAGEREF _Toc327822221 \h </w:instrText>
        </w:r>
        <w:r>
          <w:rPr>
            <w:noProof/>
          </w:rPr>
        </w:r>
      </w:ins>
      <w:r>
        <w:rPr>
          <w:noProof/>
        </w:rPr>
        <w:fldChar w:fldCharType="separate"/>
      </w:r>
      <w:ins w:id="197" w:author="xx" w:date="2012-06-18T22:33:00Z">
        <w:r>
          <w:rPr>
            <w:noProof/>
          </w:rPr>
          <w:t>46</w:t>
        </w:r>
        <w:r>
          <w:rPr>
            <w:noProof/>
          </w:rPr>
          <w:fldChar w:fldCharType="end"/>
        </w:r>
      </w:ins>
    </w:p>
    <w:p w:rsidR="00AA2A04" w:rsidRDefault="00AA2A04">
      <w:pPr>
        <w:pStyle w:val="TOC4"/>
        <w:tabs>
          <w:tab w:val="right" w:leader="dot" w:pos="9111"/>
        </w:tabs>
        <w:rPr>
          <w:ins w:id="198" w:author="xx" w:date="2012-06-18T22:33:00Z"/>
          <w:rFonts w:asciiTheme="minorHAnsi" w:eastAsiaTheme="minorEastAsia" w:hAnsiTheme="minorHAnsi" w:cstheme="minorBidi"/>
          <w:noProof/>
          <w:sz w:val="22"/>
          <w:szCs w:val="22"/>
        </w:rPr>
      </w:pPr>
      <w:ins w:id="199" w:author="xx" w:date="2012-06-18T22:33:00Z">
        <w:r>
          <w:rPr>
            <w:noProof/>
          </w:rPr>
          <w:lastRenderedPageBreak/>
          <w:t>Các package chính :</w:t>
        </w:r>
        <w:r>
          <w:rPr>
            <w:noProof/>
          </w:rPr>
          <w:tab/>
        </w:r>
        <w:r>
          <w:rPr>
            <w:noProof/>
          </w:rPr>
          <w:fldChar w:fldCharType="begin"/>
        </w:r>
        <w:r>
          <w:rPr>
            <w:noProof/>
          </w:rPr>
          <w:instrText xml:space="preserve"> PAGEREF _Toc327822222 \h </w:instrText>
        </w:r>
        <w:r>
          <w:rPr>
            <w:noProof/>
          </w:rPr>
        </w:r>
      </w:ins>
      <w:r>
        <w:rPr>
          <w:noProof/>
        </w:rPr>
        <w:fldChar w:fldCharType="separate"/>
      </w:r>
      <w:ins w:id="200" w:author="xx" w:date="2012-06-18T22:33:00Z">
        <w:r>
          <w:rPr>
            <w:noProof/>
          </w:rPr>
          <w:t>49</w:t>
        </w:r>
        <w:r>
          <w:rPr>
            <w:noProof/>
          </w:rPr>
          <w:fldChar w:fldCharType="end"/>
        </w:r>
      </w:ins>
    </w:p>
    <w:p w:rsidR="00AA2A04" w:rsidRDefault="00AA2A04">
      <w:pPr>
        <w:pStyle w:val="TOC3"/>
        <w:tabs>
          <w:tab w:val="left" w:pos="1320"/>
          <w:tab w:val="right" w:leader="dot" w:pos="9111"/>
        </w:tabs>
        <w:rPr>
          <w:ins w:id="201" w:author="xx" w:date="2012-06-18T22:33:00Z"/>
          <w:rFonts w:asciiTheme="minorHAnsi" w:eastAsiaTheme="minorEastAsia" w:hAnsiTheme="minorHAnsi" w:cstheme="minorBidi"/>
          <w:noProof/>
          <w:sz w:val="22"/>
          <w:szCs w:val="22"/>
        </w:rPr>
      </w:pPr>
      <w:ins w:id="202" w:author="xx" w:date="2012-06-18T22:33:00Z">
        <w:r>
          <w:rPr>
            <w:noProof/>
          </w:rPr>
          <w:t>4.7.3</w:t>
        </w:r>
        <w:r>
          <w:rPr>
            <w:rFonts w:asciiTheme="minorHAnsi" w:eastAsiaTheme="minorEastAsia" w:hAnsiTheme="minorHAnsi" w:cstheme="minorBidi"/>
            <w:noProof/>
            <w:sz w:val="22"/>
            <w:szCs w:val="22"/>
          </w:rPr>
          <w:tab/>
        </w:r>
        <w:r>
          <w:rPr>
            <w:noProof/>
          </w:rPr>
          <w:t>Các lớp chính trong domain model</w:t>
        </w:r>
        <w:r>
          <w:rPr>
            <w:noProof/>
          </w:rPr>
          <w:tab/>
        </w:r>
        <w:r>
          <w:rPr>
            <w:noProof/>
          </w:rPr>
          <w:fldChar w:fldCharType="begin"/>
        </w:r>
        <w:r>
          <w:rPr>
            <w:noProof/>
          </w:rPr>
          <w:instrText xml:space="preserve"> PAGEREF _Toc327822223 \h </w:instrText>
        </w:r>
        <w:r>
          <w:rPr>
            <w:noProof/>
          </w:rPr>
        </w:r>
      </w:ins>
      <w:r>
        <w:rPr>
          <w:noProof/>
        </w:rPr>
        <w:fldChar w:fldCharType="separate"/>
      </w:r>
      <w:ins w:id="203" w:author="xx" w:date="2012-06-18T22:33:00Z">
        <w:r>
          <w:rPr>
            <w:noProof/>
          </w:rPr>
          <w:t>49</w:t>
        </w:r>
        <w:r>
          <w:rPr>
            <w:noProof/>
          </w:rPr>
          <w:fldChar w:fldCharType="end"/>
        </w:r>
      </w:ins>
    </w:p>
    <w:p w:rsidR="00AA2A04" w:rsidRDefault="00AA2A04">
      <w:pPr>
        <w:pStyle w:val="TOC4"/>
        <w:tabs>
          <w:tab w:val="right" w:leader="dot" w:pos="9111"/>
        </w:tabs>
        <w:rPr>
          <w:ins w:id="204" w:author="xx" w:date="2012-06-18T22:33:00Z"/>
          <w:rFonts w:asciiTheme="minorHAnsi" w:eastAsiaTheme="minorEastAsia" w:hAnsiTheme="minorHAnsi" w:cstheme="minorBidi"/>
          <w:noProof/>
          <w:sz w:val="22"/>
          <w:szCs w:val="22"/>
        </w:rPr>
      </w:pPr>
      <w:ins w:id="205" w:author="xx" w:date="2012-06-18T22:33:00Z">
        <w:r>
          <w:rPr>
            <w:noProof/>
          </w:rPr>
          <w:t>Quản lý nhóm và dự án :</w:t>
        </w:r>
        <w:r>
          <w:rPr>
            <w:noProof/>
          </w:rPr>
          <w:tab/>
        </w:r>
        <w:r>
          <w:rPr>
            <w:noProof/>
          </w:rPr>
          <w:fldChar w:fldCharType="begin"/>
        </w:r>
        <w:r>
          <w:rPr>
            <w:noProof/>
          </w:rPr>
          <w:instrText xml:space="preserve"> PAGEREF _Toc327822224 \h </w:instrText>
        </w:r>
        <w:r>
          <w:rPr>
            <w:noProof/>
          </w:rPr>
        </w:r>
      </w:ins>
      <w:r>
        <w:rPr>
          <w:noProof/>
        </w:rPr>
        <w:fldChar w:fldCharType="separate"/>
      </w:r>
      <w:ins w:id="206" w:author="xx" w:date="2012-06-18T22:33:00Z">
        <w:r>
          <w:rPr>
            <w:noProof/>
          </w:rPr>
          <w:t>50</w:t>
        </w:r>
        <w:r>
          <w:rPr>
            <w:noProof/>
          </w:rPr>
          <w:fldChar w:fldCharType="end"/>
        </w:r>
      </w:ins>
    </w:p>
    <w:p w:rsidR="00AA2A04" w:rsidRDefault="00AA2A04">
      <w:pPr>
        <w:pStyle w:val="TOC4"/>
        <w:tabs>
          <w:tab w:val="right" w:leader="dot" w:pos="9111"/>
        </w:tabs>
        <w:rPr>
          <w:ins w:id="207" w:author="xx" w:date="2012-06-18T22:33:00Z"/>
          <w:rFonts w:asciiTheme="minorHAnsi" w:eastAsiaTheme="minorEastAsia" w:hAnsiTheme="minorHAnsi" w:cstheme="minorBidi"/>
          <w:noProof/>
          <w:sz w:val="22"/>
          <w:szCs w:val="22"/>
        </w:rPr>
      </w:pPr>
      <w:ins w:id="208" w:author="xx" w:date="2012-06-18T22:33:00Z">
        <w:r>
          <w:rPr>
            <w:noProof/>
          </w:rPr>
          <w:t>Quản lý work item và tương tác trong nhóm:</w:t>
        </w:r>
        <w:r>
          <w:rPr>
            <w:noProof/>
          </w:rPr>
          <w:tab/>
        </w:r>
        <w:r>
          <w:rPr>
            <w:noProof/>
          </w:rPr>
          <w:fldChar w:fldCharType="begin"/>
        </w:r>
        <w:r>
          <w:rPr>
            <w:noProof/>
          </w:rPr>
          <w:instrText xml:space="preserve"> PAGEREF _Toc327822225 \h </w:instrText>
        </w:r>
        <w:r>
          <w:rPr>
            <w:noProof/>
          </w:rPr>
        </w:r>
      </w:ins>
      <w:r>
        <w:rPr>
          <w:noProof/>
        </w:rPr>
        <w:fldChar w:fldCharType="separate"/>
      </w:r>
      <w:ins w:id="209" w:author="xx" w:date="2012-06-18T22:33:00Z">
        <w:r>
          <w:rPr>
            <w:noProof/>
          </w:rPr>
          <w:t>51</w:t>
        </w:r>
        <w:r>
          <w:rPr>
            <w:noProof/>
          </w:rPr>
          <w:fldChar w:fldCharType="end"/>
        </w:r>
      </w:ins>
    </w:p>
    <w:p w:rsidR="00AA2A04" w:rsidRDefault="00AA2A04">
      <w:pPr>
        <w:pStyle w:val="TOC4"/>
        <w:tabs>
          <w:tab w:val="right" w:leader="dot" w:pos="9111"/>
        </w:tabs>
        <w:rPr>
          <w:ins w:id="210" w:author="xx" w:date="2012-06-18T22:33:00Z"/>
          <w:rFonts w:asciiTheme="minorHAnsi" w:eastAsiaTheme="minorEastAsia" w:hAnsiTheme="minorHAnsi" w:cstheme="minorBidi"/>
          <w:noProof/>
          <w:sz w:val="22"/>
          <w:szCs w:val="22"/>
        </w:rPr>
      </w:pPr>
      <w:ins w:id="211" w:author="xx" w:date="2012-06-18T22:33:00Z">
        <w:r>
          <w:rPr>
            <w:noProof/>
          </w:rPr>
          <w:t>Quản lý lịch</w:t>
        </w:r>
        <w:r>
          <w:rPr>
            <w:noProof/>
          </w:rPr>
          <w:tab/>
        </w:r>
        <w:r>
          <w:rPr>
            <w:noProof/>
          </w:rPr>
          <w:fldChar w:fldCharType="begin"/>
        </w:r>
        <w:r>
          <w:rPr>
            <w:noProof/>
          </w:rPr>
          <w:instrText xml:space="preserve"> PAGEREF _Toc327822226 \h </w:instrText>
        </w:r>
        <w:r>
          <w:rPr>
            <w:noProof/>
          </w:rPr>
        </w:r>
      </w:ins>
      <w:r>
        <w:rPr>
          <w:noProof/>
        </w:rPr>
        <w:fldChar w:fldCharType="separate"/>
      </w:r>
      <w:ins w:id="212" w:author="xx" w:date="2012-06-18T22:33:00Z">
        <w:r>
          <w:rPr>
            <w:noProof/>
          </w:rPr>
          <w:t>54</w:t>
        </w:r>
        <w:r>
          <w:rPr>
            <w:noProof/>
          </w:rPr>
          <w:fldChar w:fldCharType="end"/>
        </w:r>
      </w:ins>
    </w:p>
    <w:p w:rsidR="00AA2A04" w:rsidRDefault="00AA2A04">
      <w:pPr>
        <w:pStyle w:val="TOC3"/>
        <w:tabs>
          <w:tab w:val="left" w:pos="1320"/>
          <w:tab w:val="right" w:leader="dot" w:pos="9111"/>
        </w:tabs>
        <w:rPr>
          <w:ins w:id="213" w:author="xx" w:date="2012-06-18T22:33:00Z"/>
          <w:rFonts w:asciiTheme="minorHAnsi" w:eastAsiaTheme="minorEastAsia" w:hAnsiTheme="minorHAnsi" w:cstheme="minorBidi"/>
          <w:noProof/>
          <w:sz w:val="22"/>
          <w:szCs w:val="22"/>
        </w:rPr>
      </w:pPr>
      <w:ins w:id="214" w:author="xx" w:date="2012-06-18T22:33:00Z">
        <w:r>
          <w:rPr>
            <w:noProof/>
          </w:rPr>
          <w:t>4.7.4</w:t>
        </w:r>
        <w:r>
          <w:rPr>
            <w:rFonts w:asciiTheme="minorHAnsi" w:eastAsiaTheme="minorEastAsia" w:hAnsiTheme="minorHAnsi" w:cstheme="minorBidi"/>
            <w:noProof/>
            <w:sz w:val="22"/>
            <w:szCs w:val="22"/>
          </w:rPr>
          <w:tab/>
        </w:r>
        <w:r>
          <w:rPr>
            <w:noProof/>
          </w:rPr>
          <w:t>Cơ sở dữ liệu</w:t>
        </w:r>
        <w:r>
          <w:rPr>
            <w:noProof/>
          </w:rPr>
          <w:tab/>
        </w:r>
        <w:r>
          <w:rPr>
            <w:noProof/>
          </w:rPr>
          <w:fldChar w:fldCharType="begin"/>
        </w:r>
        <w:r>
          <w:rPr>
            <w:noProof/>
          </w:rPr>
          <w:instrText xml:space="preserve"> PAGEREF _Toc327822227 \h </w:instrText>
        </w:r>
        <w:r>
          <w:rPr>
            <w:noProof/>
          </w:rPr>
        </w:r>
      </w:ins>
      <w:r>
        <w:rPr>
          <w:noProof/>
        </w:rPr>
        <w:fldChar w:fldCharType="separate"/>
      </w:r>
      <w:ins w:id="215" w:author="xx" w:date="2012-06-18T22:33:00Z">
        <w:r>
          <w:rPr>
            <w:noProof/>
          </w:rPr>
          <w:t>54</w:t>
        </w:r>
        <w:r>
          <w:rPr>
            <w:noProof/>
          </w:rPr>
          <w:fldChar w:fldCharType="end"/>
        </w:r>
      </w:ins>
    </w:p>
    <w:p w:rsidR="00AA2A04" w:rsidRDefault="00AA2A04">
      <w:pPr>
        <w:pStyle w:val="TOC3"/>
        <w:tabs>
          <w:tab w:val="left" w:pos="1320"/>
          <w:tab w:val="right" w:leader="dot" w:pos="9111"/>
        </w:tabs>
        <w:rPr>
          <w:ins w:id="216" w:author="xx" w:date="2012-06-18T22:33:00Z"/>
          <w:rFonts w:asciiTheme="minorHAnsi" w:eastAsiaTheme="minorEastAsia" w:hAnsiTheme="minorHAnsi" w:cstheme="minorBidi"/>
          <w:noProof/>
          <w:sz w:val="22"/>
          <w:szCs w:val="22"/>
        </w:rPr>
      </w:pPr>
      <w:ins w:id="217" w:author="xx" w:date="2012-06-18T22:33:00Z">
        <w:r>
          <w:rPr>
            <w:noProof/>
          </w:rPr>
          <w:t>4.7.5</w:t>
        </w:r>
        <w:r>
          <w:rPr>
            <w:rFonts w:asciiTheme="minorHAnsi" w:eastAsiaTheme="minorEastAsia" w:hAnsiTheme="minorHAnsi" w:cstheme="minorBidi"/>
            <w:noProof/>
            <w:sz w:val="22"/>
            <w:szCs w:val="22"/>
          </w:rPr>
          <w:tab/>
        </w:r>
        <w:r>
          <w:rPr>
            <w:noProof/>
          </w:rPr>
          <w:t>Cơ chế bảo mật</w:t>
        </w:r>
        <w:r>
          <w:rPr>
            <w:noProof/>
          </w:rPr>
          <w:tab/>
        </w:r>
        <w:r>
          <w:rPr>
            <w:noProof/>
          </w:rPr>
          <w:fldChar w:fldCharType="begin"/>
        </w:r>
        <w:r>
          <w:rPr>
            <w:noProof/>
          </w:rPr>
          <w:instrText xml:space="preserve"> PAGEREF _Toc327822228 \h </w:instrText>
        </w:r>
        <w:r>
          <w:rPr>
            <w:noProof/>
          </w:rPr>
        </w:r>
      </w:ins>
      <w:r>
        <w:rPr>
          <w:noProof/>
        </w:rPr>
        <w:fldChar w:fldCharType="separate"/>
      </w:r>
      <w:ins w:id="218" w:author="xx" w:date="2012-06-18T22:33:00Z">
        <w:r>
          <w:rPr>
            <w:noProof/>
          </w:rPr>
          <w:t>54</w:t>
        </w:r>
        <w:r>
          <w:rPr>
            <w:noProof/>
          </w:rPr>
          <w:fldChar w:fldCharType="end"/>
        </w:r>
      </w:ins>
    </w:p>
    <w:p w:rsidR="00AA2A04" w:rsidRDefault="00AA2A04">
      <w:pPr>
        <w:pStyle w:val="TOC2"/>
        <w:tabs>
          <w:tab w:val="left" w:pos="1040"/>
          <w:tab w:val="right" w:leader="dot" w:pos="9111"/>
        </w:tabs>
        <w:rPr>
          <w:ins w:id="219" w:author="xx" w:date="2012-06-18T22:33:00Z"/>
          <w:rFonts w:asciiTheme="minorHAnsi" w:eastAsiaTheme="minorEastAsia" w:hAnsiTheme="minorHAnsi" w:cstheme="minorBidi"/>
          <w:noProof/>
          <w:sz w:val="22"/>
          <w:szCs w:val="22"/>
        </w:rPr>
      </w:pPr>
      <w:ins w:id="220" w:author="xx" w:date="2012-06-18T22:33:00Z">
        <w:r>
          <w:rPr>
            <w:noProof/>
          </w:rPr>
          <w:t>4.8</w:t>
        </w:r>
        <w:r>
          <w:rPr>
            <w:rFonts w:asciiTheme="minorHAnsi" w:eastAsiaTheme="minorEastAsia" w:hAnsiTheme="minorHAnsi" w:cstheme="minorBidi"/>
            <w:noProof/>
            <w:sz w:val="22"/>
            <w:szCs w:val="22"/>
          </w:rPr>
          <w:tab/>
        </w:r>
        <w:r>
          <w:rPr>
            <w:noProof/>
          </w:rPr>
          <w:t>Cài đặt và thử nghiệm</w:t>
        </w:r>
        <w:r>
          <w:rPr>
            <w:noProof/>
          </w:rPr>
          <w:tab/>
        </w:r>
        <w:r>
          <w:rPr>
            <w:noProof/>
          </w:rPr>
          <w:fldChar w:fldCharType="begin"/>
        </w:r>
        <w:r>
          <w:rPr>
            <w:noProof/>
          </w:rPr>
          <w:instrText xml:space="preserve"> PAGEREF _Toc327822229 \h </w:instrText>
        </w:r>
        <w:r>
          <w:rPr>
            <w:noProof/>
          </w:rPr>
        </w:r>
      </w:ins>
      <w:r>
        <w:rPr>
          <w:noProof/>
        </w:rPr>
        <w:fldChar w:fldCharType="separate"/>
      </w:r>
      <w:ins w:id="221" w:author="xx" w:date="2012-06-18T22:33:00Z">
        <w:r>
          <w:rPr>
            <w:noProof/>
          </w:rPr>
          <w:t>55</w:t>
        </w:r>
        <w:r>
          <w:rPr>
            <w:noProof/>
          </w:rPr>
          <w:fldChar w:fldCharType="end"/>
        </w:r>
      </w:ins>
    </w:p>
    <w:p w:rsidR="00AA2A04" w:rsidRDefault="00AA2A04">
      <w:pPr>
        <w:pStyle w:val="TOC3"/>
        <w:tabs>
          <w:tab w:val="left" w:pos="1320"/>
          <w:tab w:val="right" w:leader="dot" w:pos="9111"/>
        </w:tabs>
        <w:rPr>
          <w:ins w:id="222" w:author="xx" w:date="2012-06-18T22:33:00Z"/>
          <w:rFonts w:asciiTheme="minorHAnsi" w:eastAsiaTheme="minorEastAsia" w:hAnsiTheme="minorHAnsi" w:cstheme="minorBidi"/>
          <w:noProof/>
          <w:sz w:val="22"/>
          <w:szCs w:val="22"/>
        </w:rPr>
      </w:pPr>
      <w:ins w:id="223" w:author="xx" w:date="2012-06-18T22:33:00Z">
        <w:r>
          <w:rPr>
            <w:noProof/>
          </w:rPr>
          <w:t>4.8.1</w:t>
        </w:r>
        <w:r>
          <w:rPr>
            <w:rFonts w:asciiTheme="minorHAnsi" w:eastAsiaTheme="minorEastAsia" w:hAnsiTheme="minorHAnsi" w:cstheme="minorBidi"/>
            <w:noProof/>
            <w:sz w:val="22"/>
            <w:szCs w:val="22"/>
          </w:rPr>
          <w:tab/>
        </w:r>
        <w:r>
          <w:rPr>
            <w:noProof/>
          </w:rPr>
          <w:t>Môi trường triển khai:</w:t>
        </w:r>
        <w:r>
          <w:rPr>
            <w:noProof/>
          </w:rPr>
          <w:tab/>
        </w:r>
        <w:r>
          <w:rPr>
            <w:noProof/>
          </w:rPr>
          <w:fldChar w:fldCharType="begin"/>
        </w:r>
        <w:r>
          <w:rPr>
            <w:noProof/>
          </w:rPr>
          <w:instrText xml:space="preserve"> PAGEREF _Toc327822230 \h </w:instrText>
        </w:r>
        <w:r>
          <w:rPr>
            <w:noProof/>
          </w:rPr>
        </w:r>
      </w:ins>
      <w:r>
        <w:rPr>
          <w:noProof/>
        </w:rPr>
        <w:fldChar w:fldCharType="separate"/>
      </w:r>
      <w:ins w:id="224" w:author="xx" w:date="2012-06-18T22:33:00Z">
        <w:r>
          <w:rPr>
            <w:noProof/>
          </w:rPr>
          <w:t>55</w:t>
        </w:r>
        <w:r>
          <w:rPr>
            <w:noProof/>
          </w:rPr>
          <w:fldChar w:fldCharType="end"/>
        </w:r>
      </w:ins>
    </w:p>
    <w:p w:rsidR="00AA2A04" w:rsidRDefault="00AA2A04">
      <w:pPr>
        <w:pStyle w:val="TOC3"/>
        <w:tabs>
          <w:tab w:val="left" w:pos="1320"/>
          <w:tab w:val="right" w:leader="dot" w:pos="9111"/>
        </w:tabs>
        <w:rPr>
          <w:ins w:id="225" w:author="xx" w:date="2012-06-18T22:33:00Z"/>
          <w:rFonts w:asciiTheme="minorHAnsi" w:eastAsiaTheme="minorEastAsia" w:hAnsiTheme="minorHAnsi" w:cstheme="minorBidi"/>
          <w:noProof/>
          <w:sz w:val="22"/>
          <w:szCs w:val="22"/>
        </w:rPr>
      </w:pPr>
      <w:ins w:id="226" w:author="xx" w:date="2012-06-18T22:33:00Z">
        <w:r>
          <w:rPr>
            <w:noProof/>
          </w:rPr>
          <w:t>4.8.2</w:t>
        </w:r>
        <w:r>
          <w:rPr>
            <w:rFonts w:asciiTheme="minorHAnsi" w:eastAsiaTheme="minorEastAsia" w:hAnsiTheme="minorHAnsi" w:cstheme="minorBidi"/>
            <w:noProof/>
            <w:sz w:val="22"/>
            <w:szCs w:val="22"/>
          </w:rPr>
          <w:tab/>
        </w:r>
        <w:r>
          <w:rPr>
            <w:noProof/>
          </w:rPr>
          <w:t>Môi trường phát triển</w:t>
        </w:r>
        <w:r>
          <w:rPr>
            <w:noProof/>
          </w:rPr>
          <w:tab/>
        </w:r>
        <w:r>
          <w:rPr>
            <w:noProof/>
          </w:rPr>
          <w:fldChar w:fldCharType="begin"/>
        </w:r>
        <w:r>
          <w:rPr>
            <w:noProof/>
          </w:rPr>
          <w:instrText xml:space="preserve"> PAGEREF _Toc327822231 \h </w:instrText>
        </w:r>
        <w:r>
          <w:rPr>
            <w:noProof/>
          </w:rPr>
        </w:r>
      </w:ins>
      <w:r>
        <w:rPr>
          <w:noProof/>
        </w:rPr>
        <w:fldChar w:fldCharType="separate"/>
      </w:r>
      <w:ins w:id="227" w:author="xx" w:date="2012-06-18T22:33:00Z">
        <w:r>
          <w:rPr>
            <w:noProof/>
          </w:rPr>
          <w:t>55</w:t>
        </w:r>
        <w:r>
          <w:rPr>
            <w:noProof/>
          </w:rPr>
          <w:fldChar w:fldCharType="end"/>
        </w:r>
      </w:ins>
    </w:p>
    <w:p w:rsidR="00AA2A04" w:rsidRDefault="00AA2A04">
      <w:pPr>
        <w:pStyle w:val="TOC3"/>
        <w:tabs>
          <w:tab w:val="left" w:pos="1320"/>
          <w:tab w:val="right" w:leader="dot" w:pos="9111"/>
        </w:tabs>
        <w:rPr>
          <w:ins w:id="228" w:author="xx" w:date="2012-06-18T22:33:00Z"/>
          <w:rFonts w:asciiTheme="minorHAnsi" w:eastAsiaTheme="minorEastAsia" w:hAnsiTheme="minorHAnsi" w:cstheme="minorBidi"/>
          <w:noProof/>
          <w:sz w:val="22"/>
          <w:szCs w:val="22"/>
        </w:rPr>
      </w:pPr>
      <w:ins w:id="229" w:author="xx" w:date="2012-06-18T22:33:00Z">
        <w:r>
          <w:rPr>
            <w:noProof/>
          </w:rPr>
          <w:t>4.8.3</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_Toc327822232 \h </w:instrText>
        </w:r>
        <w:r>
          <w:rPr>
            <w:noProof/>
          </w:rPr>
        </w:r>
      </w:ins>
      <w:r>
        <w:rPr>
          <w:noProof/>
        </w:rPr>
        <w:fldChar w:fldCharType="separate"/>
      </w:r>
      <w:ins w:id="230" w:author="xx" w:date="2012-06-18T22:33:00Z">
        <w:r>
          <w:rPr>
            <w:noProof/>
          </w:rPr>
          <w:t>55</w:t>
        </w:r>
        <w:r>
          <w:rPr>
            <w:noProof/>
          </w:rPr>
          <w:fldChar w:fldCharType="end"/>
        </w:r>
      </w:ins>
    </w:p>
    <w:p w:rsidR="00AA2A04" w:rsidRDefault="00AA2A04">
      <w:pPr>
        <w:pStyle w:val="TOC4"/>
        <w:tabs>
          <w:tab w:val="right" w:leader="dot" w:pos="9111"/>
        </w:tabs>
        <w:rPr>
          <w:ins w:id="231" w:author="xx" w:date="2012-06-18T22:33:00Z"/>
          <w:rFonts w:asciiTheme="minorHAnsi" w:eastAsiaTheme="minorEastAsia" w:hAnsiTheme="minorHAnsi" w:cstheme="minorBidi"/>
          <w:noProof/>
          <w:sz w:val="22"/>
          <w:szCs w:val="22"/>
        </w:rPr>
      </w:pPr>
      <w:ins w:id="232" w:author="xx" w:date="2012-06-18T22:33:00Z">
        <w:r>
          <w:rPr>
            <w:noProof/>
          </w:rPr>
          <w:t>Tạo process</w:t>
        </w:r>
        <w:r>
          <w:rPr>
            <w:noProof/>
          </w:rPr>
          <w:tab/>
        </w:r>
        <w:r>
          <w:rPr>
            <w:noProof/>
          </w:rPr>
          <w:fldChar w:fldCharType="begin"/>
        </w:r>
        <w:r>
          <w:rPr>
            <w:noProof/>
          </w:rPr>
          <w:instrText xml:space="preserve"> PAGEREF _Toc327822233 \h </w:instrText>
        </w:r>
        <w:r>
          <w:rPr>
            <w:noProof/>
          </w:rPr>
        </w:r>
      </w:ins>
      <w:r>
        <w:rPr>
          <w:noProof/>
        </w:rPr>
        <w:fldChar w:fldCharType="separate"/>
      </w:r>
      <w:ins w:id="233" w:author="xx" w:date="2012-06-18T22:33:00Z">
        <w:r>
          <w:rPr>
            <w:noProof/>
          </w:rPr>
          <w:t>57</w:t>
        </w:r>
        <w:r>
          <w:rPr>
            <w:noProof/>
          </w:rPr>
          <w:fldChar w:fldCharType="end"/>
        </w:r>
      </w:ins>
    </w:p>
    <w:p w:rsidR="00AA2A04" w:rsidRDefault="00AA2A04">
      <w:pPr>
        <w:pStyle w:val="TOC4"/>
        <w:tabs>
          <w:tab w:val="right" w:leader="dot" w:pos="9111"/>
        </w:tabs>
        <w:rPr>
          <w:ins w:id="234" w:author="xx" w:date="2012-06-18T22:33:00Z"/>
          <w:rFonts w:asciiTheme="minorHAnsi" w:eastAsiaTheme="minorEastAsia" w:hAnsiTheme="minorHAnsi" w:cstheme="minorBidi"/>
          <w:noProof/>
          <w:sz w:val="22"/>
          <w:szCs w:val="22"/>
        </w:rPr>
      </w:pPr>
      <w:ins w:id="235" w:author="xx" w:date="2012-06-18T22:33:00Z">
        <w:r>
          <w:rPr>
            <w:noProof/>
          </w:rPr>
          <w:t>Quản lý project</w:t>
        </w:r>
        <w:r>
          <w:rPr>
            <w:noProof/>
          </w:rPr>
          <w:tab/>
        </w:r>
        <w:r>
          <w:rPr>
            <w:noProof/>
          </w:rPr>
          <w:fldChar w:fldCharType="begin"/>
        </w:r>
        <w:r>
          <w:rPr>
            <w:noProof/>
          </w:rPr>
          <w:instrText xml:space="preserve"> PAGEREF _Toc327822234 \h </w:instrText>
        </w:r>
        <w:r>
          <w:rPr>
            <w:noProof/>
          </w:rPr>
        </w:r>
      </w:ins>
      <w:r>
        <w:rPr>
          <w:noProof/>
        </w:rPr>
        <w:fldChar w:fldCharType="separate"/>
      </w:r>
      <w:ins w:id="236" w:author="xx" w:date="2012-06-18T22:33:00Z">
        <w:r>
          <w:rPr>
            <w:noProof/>
          </w:rPr>
          <w:t>58</w:t>
        </w:r>
        <w:r>
          <w:rPr>
            <w:noProof/>
          </w:rPr>
          <w:fldChar w:fldCharType="end"/>
        </w:r>
      </w:ins>
    </w:p>
    <w:p w:rsidR="00AA2A04" w:rsidRDefault="00AA2A04">
      <w:pPr>
        <w:pStyle w:val="TOC1"/>
        <w:tabs>
          <w:tab w:val="left" w:pos="1320"/>
          <w:tab w:val="right" w:leader="dot" w:pos="9111"/>
        </w:tabs>
        <w:rPr>
          <w:ins w:id="237" w:author="xx" w:date="2012-06-18T22:33:00Z"/>
          <w:rFonts w:asciiTheme="minorHAnsi" w:eastAsiaTheme="minorEastAsia" w:hAnsiTheme="minorHAnsi" w:cstheme="minorBidi"/>
          <w:noProof/>
          <w:sz w:val="22"/>
          <w:szCs w:val="22"/>
        </w:rPr>
      </w:pPr>
      <w:ins w:id="238" w:author="xx" w:date="2012-06-18T22:33:00Z">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_Toc327822235 \h </w:instrText>
        </w:r>
        <w:r>
          <w:rPr>
            <w:noProof/>
          </w:rPr>
        </w:r>
      </w:ins>
      <w:r>
        <w:rPr>
          <w:noProof/>
        </w:rPr>
        <w:fldChar w:fldCharType="separate"/>
      </w:r>
      <w:ins w:id="239" w:author="xx" w:date="2012-06-18T22:33:00Z">
        <w:r>
          <w:rPr>
            <w:noProof/>
          </w:rPr>
          <w:t>62</w:t>
        </w:r>
        <w:r>
          <w:rPr>
            <w:noProof/>
          </w:rPr>
          <w:fldChar w:fldCharType="end"/>
        </w:r>
      </w:ins>
    </w:p>
    <w:p w:rsidR="00AA2A04" w:rsidRDefault="00AA2A04">
      <w:pPr>
        <w:pStyle w:val="TOC1"/>
        <w:tabs>
          <w:tab w:val="left" w:pos="1320"/>
          <w:tab w:val="right" w:leader="dot" w:pos="9111"/>
        </w:tabs>
        <w:rPr>
          <w:ins w:id="240" w:author="xx" w:date="2012-06-18T22:33:00Z"/>
          <w:rFonts w:asciiTheme="minorHAnsi" w:eastAsiaTheme="minorEastAsia" w:hAnsiTheme="minorHAnsi" w:cstheme="minorBidi"/>
          <w:noProof/>
          <w:sz w:val="22"/>
          <w:szCs w:val="22"/>
        </w:rPr>
      </w:pPr>
      <w:ins w:id="241" w:author="xx" w:date="2012-06-18T22:33:00Z">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_Toc327822236 \h </w:instrText>
        </w:r>
        <w:r>
          <w:rPr>
            <w:noProof/>
          </w:rPr>
        </w:r>
      </w:ins>
      <w:r>
        <w:rPr>
          <w:noProof/>
        </w:rPr>
        <w:fldChar w:fldCharType="separate"/>
      </w:r>
      <w:ins w:id="242" w:author="xx" w:date="2012-06-18T22:33:00Z">
        <w:r>
          <w:rPr>
            <w:noProof/>
          </w:rPr>
          <w:t>64</w:t>
        </w:r>
        <w:r>
          <w:rPr>
            <w:noProof/>
          </w:rPr>
          <w:fldChar w:fldCharType="end"/>
        </w:r>
      </w:ins>
    </w:p>
    <w:p w:rsidR="00AA2A04" w:rsidRDefault="00AA2A04">
      <w:pPr>
        <w:pStyle w:val="TOC1"/>
        <w:tabs>
          <w:tab w:val="left" w:pos="1320"/>
          <w:tab w:val="right" w:leader="dot" w:pos="9111"/>
        </w:tabs>
        <w:rPr>
          <w:ins w:id="243" w:author="xx" w:date="2012-06-18T22:33:00Z"/>
          <w:rFonts w:asciiTheme="minorHAnsi" w:eastAsiaTheme="minorEastAsia" w:hAnsiTheme="minorHAnsi" w:cstheme="minorBidi"/>
          <w:noProof/>
          <w:sz w:val="22"/>
          <w:szCs w:val="22"/>
        </w:rPr>
      </w:pPr>
      <w:ins w:id="244" w:author="xx" w:date="2012-06-18T22:33:00Z">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_Toc327822237 \h </w:instrText>
        </w:r>
        <w:r>
          <w:rPr>
            <w:noProof/>
          </w:rPr>
        </w:r>
      </w:ins>
      <w:r>
        <w:rPr>
          <w:noProof/>
        </w:rPr>
        <w:fldChar w:fldCharType="separate"/>
      </w:r>
      <w:ins w:id="245" w:author="xx" w:date="2012-06-18T22:33:00Z">
        <w:r>
          <w:rPr>
            <w:noProof/>
          </w:rPr>
          <w:t>65</w:t>
        </w:r>
        <w:r>
          <w:rPr>
            <w:noProof/>
          </w:rPr>
          <w:fldChar w:fldCharType="end"/>
        </w:r>
      </w:ins>
    </w:p>
    <w:p w:rsidR="00AA2A04" w:rsidRDefault="00AA2A04">
      <w:pPr>
        <w:pStyle w:val="TOC1"/>
        <w:tabs>
          <w:tab w:val="left" w:pos="1320"/>
          <w:tab w:val="right" w:leader="dot" w:pos="9111"/>
        </w:tabs>
        <w:rPr>
          <w:ins w:id="246" w:author="xx" w:date="2012-06-18T22:33:00Z"/>
          <w:rFonts w:asciiTheme="minorHAnsi" w:eastAsiaTheme="minorEastAsia" w:hAnsiTheme="minorHAnsi" w:cstheme="minorBidi"/>
          <w:noProof/>
          <w:sz w:val="22"/>
          <w:szCs w:val="22"/>
        </w:rPr>
      </w:pPr>
      <w:ins w:id="247" w:author="xx" w:date="2012-06-18T22:33:00Z">
        <w:r>
          <w:rPr>
            <w:noProof/>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_Toc327822238 \h </w:instrText>
        </w:r>
        <w:r>
          <w:rPr>
            <w:noProof/>
          </w:rPr>
        </w:r>
      </w:ins>
      <w:r>
        <w:rPr>
          <w:noProof/>
        </w:rPr>
        <w:fldChar w:fldCharType="separate"/>
      </w:r>
      <w:ins w:id="248" w:author="xx" w:date="2012-06-18T22:33:00Z">
        <w:r>
          <w:rPr>
            <w:noProof/>
          </w:rPr>
          <w:t>66</w:t>
        </w:r>
        <w:r>
          <w:rPr>
            <w:noProof/>
          </w:rPr>
          <w:fldChar w:fldCharType="end"/>
        </w:r>
      </w:ins>
    </w:p>
    <w:p w:rsidR="00AA2A04" w:rsidRDefault="00AA2A04">
      <w:pPr>
        <w:pStyle w:val="TOC2"/>
        <w:tabs>
          <w:tab w:val="right" w:leader="dot" w:pos="9111"/>
        </w:tabs>
        <w:rPr>
          <w:ins w:id="249" w:author="xx" w:date="2012-06-18T22:33:00Z"/>
          <w:rFonts w:asciiTheme="minorHAnsi" w:eastAsiaTheme="minorEastAsia" w:hAnsiTheme="minorHAnsi" w:cstheme="minorBidi"/>
          <w:noProof/>
          <w:sz w:val="22"/>
          <w:szCs w:val="22"/>
        </w:rPr>
      </w:pPr>
      <w:ins w:id="250" w:author="xx" w:date="2012-06-18T22:33:00Z">
        <w:r>
          <w:rPr>
            <w:noProof/>
          </w:rPr>
          <w:t>Phụ lục A : Các khái niệm cơ bản</w:t>
        </w:r>
        <w:r>
          <w:rPr>
            <w:noProof/>
          </w:rPr>
          <w:tab/>
        </w:r>
        <w:r>
          <w:rPr>
            <w:noProof/>
          </w:rPr>
          <w:fldChar w:fldCharType="begin"/>
        </w:r>
        <w:r>
          <w:rPr>
            <w:noProof/>
          </w:rPr>
          <w:instrText xml:space="preserve"> PAGEREF _Toc327822239 \h </w:instrText>
        </w:r>
        <w:r>
          <w:rPr>
            <w:noProof/>
          </w:rPr>
        </w:r>
      </w:ins>
      <w:r>
        <w:rPr>
          <w:noProof/>
        </w:rPr>
        <w:fldChar w:fldCharType="separate"/>
      </w:r>
      <w:ins w:id="251" w:author="xx" w:date="2012-06-18T22:33:00Z">
        <w:r>
          <w:rPr>
            <w:noProof/>
          </w:rPr>
          <w:t>66</w:t>
        </w:r>
        <w:r>
          <w:rPr>
            <w:noProof/>
          </w:rPr>
          <w:fldChar w:fldCharType="end"/>
        </w:r>
      </w:ins>
    </w:p>
    <w:p w:rsidR="00AA2A04" w:rsidRDefault="00AA2A04">
      <w:pPr>
        <w:pStyle w:val="TOC2"/>
        <w:tabs>
          <w:tab w:val="right" w:leader="dot" w:pos="9111"/>
        </w:tabs>
        <w:rPr>
          <w:ins w:id="252" w:author="xx" w:date="2012-06-18T22:33:00Z"/>
          <w:rFonts w:asciiTheme="minorHAnsi" w:eastAsiaTheme="minorEastAsia" w:hAnsiTheme="minorHAnsi" w:cstheme="minorBidi"/>
          <w:noProof/>
          <w:sz w:val="22"/>
          <w:szCs w:val="22"/>
        </w:rPr>
      </w:pPr>
      <w:ins w:id="253" w:author="xx" w:date="2012-06-18T22:33:00Z">
        <w:r>
          <w:rPr>
            <w:noProof/>
          </w:rPr>
          <w:t>Phụ lục B : Các thư viện hỗ trợ</w:t>
        </w:r>
        <w:r>
          <w:rPr>
            <w:noProof/>
          </w:rPr>
          <w:tab/>
        </w:r>
        <w:r>
          <w:rPr>
            <w:noProof/>
          </w:rPr>
          <w:fldChar w:fldCharType="begin"/>
        </w:r>
        <w:r>
          <w:rPr>
            <w:noProof/>
          </w:rPr>
          <w:instrText xml:space="preserve"> PAGEREF _Toc327822240 \h </w:instrText>
        </w:r>
        <w:r>
          <w:rPr>
            <w:noProof/>
          </w:rPr>
        </w:r>
      </w:ins>
      <w:r>
        <w:rPr>
          <w:noProof/>
        </w:rPr>
        <w:fldChar w:fldCharType="separate"/>
      </w:r>
      <w:ins w:id="254" w:author="xx" w:date="2012-06-18T22:33:00Z">
        <w:r>
          <w:rPr>
            <w:noProof/>
          </w:rPr>
          <w:t>66</w:t>
        </w:r>
        <w:r>
          <w:rPr>
            <w:noProof/>
          </w:rPr>
          <w:fldChar w:fldCharType="end"/>
        </w:r>
      </w:ins>
    </w:p>
    <w:p w:rsidR="00645001" w:rsidDel="00AA2A04" w:rsidRDefault="00645001">
      <w:pPr>
        <w:pStyle w:val="TOC3"/>
        <w:tabs>
          <w:tab w:val="right" w:leader="dot" w:pos="9111"/>
        </w:tabs>
        <w:rPr>
          <w:del w:id="255" w:author="xx" w:date="2012-06-18T22:33:00Z"/>
          <w:rFonts w:asciiTheme="minorHAnsi" w:eastAsiaTheme="minorEastAsia" w:hAnsiTheme="minorHAnsi" w:cstheme="minorBidi"/>
          <w:noProof/>
          <w:sz w:val="22"/>
          <w:szCs w:val="22"/>
        </w:rPr>
      </w:pPr>
      <w:del w:id="256" w:author="xx" w:date="2012-06-18T22:33:00Z">
        <w:r w:rsidDel="00AA2A04">
          <w:rPr>
            <w:noProof/>
            <w:lang w:bidi="he-IL"/>
          </w:rPr>
          <w:delText>LỜI CẢM ƠN</w:delText>
        </w:r>
        <w:r w:rsidDel="00AA2A04">
          <w:rPr>
            <w:noProof/>
          </w:rPr>
          <w:tab/>
        </w:r>
        <w:r w:rsidR="00AA2A04" w:rsidDel="00AA2A04">
          <w:rPr>
            <w:noProof/>
          </w:rPr>
          <w:delText>11</w:delText>
        </w:r>
      </w:del>
    </w:p>
    <w:p w:rsidR="00645001" w:rsidDel="00AA2A04" w:rsidRDefault="00645001">
      <w:pPr>
        <w:pStyle w:val="TOC3"/>
        <w:tabs>
          <w:tab w:val="right" w:leader="dot" w:pos="9111"/>
        </w:tabs>
        <w:rPr>
          <w:del w:id="257" w:author="xx" w:date="2012-06-18T22:33:00Z"/>
          <w:rFonts w:asciiTheme="minorHAnsi" w:eastAsiaTheme="minorEastAsia" w:hAnsiTheme="minorHAnsi" w:cstheme="minorBidi"/>
          <w:noProof/>
          <w:sz w:val="22"/>
          <w:szCs w:val="22"/>
        </w:rPr>
      </w:pPr>
      <w:del w:id="258" w:author="xx" w:date="2012-06-18T22:33:00Z">
        <w:r w:rsidDel="00AA2A04">
          <w:rPr>
            <w:noProof/>
            <w:lang w:bidi="he-IL"/>
          </w:rPr>
          <w:delText>NHẬN XÉT CỦA GIÁO VIÊN HƯỚNG DẪN</w:delText>
        </w:r>
        <w:r w:rsidDel="00AA2A04">
          <w:rPr>
            <w:noProof/>
          </w:rPr>
          <w:tab/>
        </w:r>
      </w:del>
      <w:del w:id="259" w:author="xx" w:date="2012-06-18T22:31:00Z">
        <w:r w:rsidR="00E54F91" w:rsidDel="00AA2A04">
          <w:rPr>
            <w:noProof/>
          </w:rPr>
          <w:delText>2</w:delText>
        </w:r>
        <w:r w:rsidDel="00AA2A04">
          <w:rPr>
            <w:noProof/>
          </w:rPr>
          <w:delText>2</w:delText>
        </w:r>
      </w:del>
    </w:p>
    <w:p w:rsidR="00645001" w:rsidDel="00AA2A04" w:rsidRDefault="00645001">
      <w:pPr>
        <w:pStyle w:val="TOC3"/>
        <w:tabs>
          <w:tab w:val="right" w:leader="dot" w:pos="9111"/>
        </w:tabs>
        <w:rPr>
          <w:del w:id="260" w:author="xx" w:date="2012-06-18T22:33:00Z"/>
          <w:rFonts w:asciiTheme="minorHAnsi" w:eastAsiaTheme="minorEastAsia" w:hAnsiTheme="minorHAnsi" w:cstheme="minorBidi"/>
          <w:noProof/>
          <w:sz w:val="22"/>
          <w:szCs w:val="22"/>
        </w:rPr>
      </w:pPr>
      <w:del w:id="261" w:author="xx" w:date="2012-06-18T22:33:00Z">
        <w:r w:rsidDel="00AA2A04">
          <w:rPr>
            <w:noProof/>
            <w:lang w:bidi="he-IL"/>
          </w:rPr>
          <w:delText>NHẬN XÉT CỦA GIÁO VIÊN PHẢN BIỆN</w:delText>
        </w:r>
        <w:r w:rsidDel="00AA2A04">
          <w:rPr>
            <w:noProof/>
          </w:rPr>
          <w:tab/>
        </w:r>
      </w:del>
      <w:del w:id="262" w:author="xx" w:date="2012-06-18T22:31:00Z">
        <w:r w:rsidR="00E54F91" w:rsidDel="00AA2A04">
          <w:rPr>
            <w:noProof/>
          </w:rPr>
          <w:delText>3</w:delText>
        </w:r>
        <w:r w:rsidR="00AE57DB" w:rsidDel="00AA2A04">
          <w:rPr>
            <w:noProof/>
          </w:rPr>
          <w:delText>33</w:delText>
        </w:r>
        <w:r w:rsidR="009334DE" w:rsidDel="00AA2A04">
          <w:rPr>
            <w:noProof/>
          </w:rPr>
          <w:delText>4</w:delText>
        </w:r>
        <w:r w:rsidDel="00AA2A04">
          <w:rPr>
            <w:noProof/>
          </w:rPr>
          <w:delText>3</w:delText>
        </w:r>
      </w:del>
    </w:p>
    <w:p w:rsidR="00E54F91" w:rsidDel="00AA2A04" w:rsidRDefault="00E54F91">
      <w:pPr>
        <w:pStyle w:val="TOC3"/>
        <w:tabs>
          <w:tab w:val="right" w:leader="dot" w:pos="9111"/>
        </w:tabs>
        <w:rPr>
          <w:del w:id="263" w:author="xx" w:date="2012-06-18T22:33:00Z"/>
          <w:rFonts w:asciiTheme="minorHAnsi" w:eastAsiaTheme="minorEastAsia" w:hAnsiTheme="minorHAnsi" w:cstheme="minorBidi"/>
          <w:noProof/>
          <w:sz w:val="22"/>
          <w:szCs w:val="22"/>
        </w:rPr>
      </w:pPr>
      <w:del w:id="264" w:author="xx" w:date="2012-06-18T22:31:00Z">
        <w:r w:rsidDel="00AA2A04">
          <w:rPr>
            <w:noProof/>
          </w:rPr>
          <w:delText>4</w:delText>
        </w:r>
      </w:del>
    </w:p>
    <w:p w:rsidR="009334DE" w:rsidDel="00AA2A04" w:rsidRDefault="009334DE">
      <w:pPr>
        <w:pStyle w:val="TOC3"/>
        <w:tabs>
          <w:tab w:val="right" w:leader="dot" w:pos="9111"/>
        </w:tabs>
        <w:rPr>
          <w:del w:id="265" w:author="xx" w:date="2012-06-18T22:33:00Z"/>
          <w:rFonts w:asciiTheme="minorHAnsi" w:eastAsiaTheme="minorEastAsia" w:hAnsiTheme="minorHAnsi" w:cstheme="minorBidi"/>
          <w:noProof/>
          <w:sz w:val="22"/>
          <w:szCs w:val="22"/>
        </w:rPr>
      </w:pPr>
      <w:del w:id="266" w:author="xx" w:date="2012-06-18T22:33:00Z">
        <w:r w:rsidDel="00AA2A04">
          <w:rPr>
            <w:noProof/>
            <w:lang w:bidi="he-IL"/>
          </w:rPr>
          <w:delText>ĐỀ CƯƠNG CHI TIẾT</w:delText>
        </w:r>
        <w:r w:rsidDel="00AA2A04">
          <w:rPr>
            <w:noProof/>
          </w:rPr>
          <w:tab/>
        </w:r>
      </w:del>
      <w:del w:id="267" w:author="xx" w:date="2012-06-18T22:31:00Z">
        <w:r w:rsidR="00AE57DB" w:rsidDel="00AA2A04">
          <w:rPr>
            <w:noProof/>
          </w:rPr>
          <w:delText>44</w:delText>
        </w:r>
        <w:r w:rsidDel="00AA2A04">
          <w:rPr>
            <w:noProof/>
          </w:rPr>
          <w:delText>6</w:delText>
        </w:r>
      </w:del>
    </w:p>
    <w:p w:rsidR="00AE57DB" w:rsidDel="00AA2A04" w:rsidRDefault="00AE57DB">
      <w:pPr>
        <w:pStyle w:val="TOC3"/>
        <w:tabs>
          <w:tab w:val="right" w:leader="dot" w:pos="9111"/>
        </w:tabs>
        <w:rPr>
          <w:del w:id="268" w:author="xx" w:date="2012-06-18T22:33:00Z"/>
          <w:rFonts w:asciiTheme="minorHAnsi" w:eastAsiaTheme="minorEastAsia" w:hAnsiTheme="minorHAnsi" w:cstheme="minorBidi"/>
          <w:noProof/>
          <w:sz w:val="22"/>
          <w:szCs w:val="22"/>
        </w:rPr>
      </w:pPr>
      <w:del w:id="269" w:author="xx" w:date="2012-06-18T22:33:00Z">
        <w:r w:rsidDel="00AA2A04">
          <w:rPr>
            <w:noProof/>
            <w:lang w:bidi="he-IL"/>
          </w:rPr>
          <w:delText>MỤC LỤC</w:delText>
        </w:r>
        <w:r w:rsidDel="00AA2A04">
          <w:rPr>
            <w:noProof/>
          </w:rPr>
          <w:tab/>
        </w:r>
      </w:del>
      <w:del w:id="270" w:author="xx" w:date="2012-06-18T22:31:00Z">
        <w:r w:rsidR="00E54F91" w:rsidDel="00AA2A04">
          <w:rPr>
            <w:noProof/>
          </w:rPr>
          <w:delText>7</w:delText>
        </w:r>
        <w:r w:rsidDel="00AA2A04">
          <w:rPr>
            <w:noProof/>
          </w:rPr>
          <w:delText>7</w:delText>
        </w:r>
      </w:del>
    </w:p>
    <w:p w:rsidR="00645001" w:rsidDel="00AA2A04" w:rsidRDefault="00645001">
      <w:pPr>
        <w:pStyle w:val="TOC3"/>
        <w:tabs>
          <w:tab w:val="right" w:leader="dot" w:pos="9111"/>
        </w:tabs>
        <w:rPr>
          <w:del w:id="271" w:author="xx" w:date="2012-06-18T22:33:00Z"/>
          <w:rFonts w:asciiTheme="minorHAnsi" w:eastAsiaTheme="minorEastAsia" w:hAnsiTheme="minorHAnsi" w:cstheme="minorBidi"/>
          <w:noProof/>
          <w:sz w:val="22"/>
          <w:szCs w:val="22"/>
        </w:rPr>
      </w:pPr>
      <w:del w:id="272" w:author="xx" w:date="2012-06-18T22:33:00Z">
        <w:r w:rsidDel="00AA2A04">
          <w:rPr>
            <w:noProof/>
            <w:lang w:bidi="he-IL"/>
          </w:rPr>
          <w:delText>ĐỀ CƯƠNG CHI TIẾT</w:delText>
        </w:r>
        <w:r w:rsidDel="00AA2A04">
          <w:rPr>
            <w:noProof/>
          </w:rPr>
          <w:tab/>
        </w:r>
      </w:del>
      <w:del w:id="273" w:author="xx" w:date="2012-06-18T22:31:00Z">
        <w:r w:rsidDel="00AA2A04">
          <w:rPr>
            <w:noProof/>
          </w:rPr>
          <w:delText>4</w:delText>
        </w:r>
      </w:del>
    </w:p>
    <w:p w:rsidR="00645001" w:rsidDel="00AA2A04" w:rsidRDefault="00645001">
      <w:pPr>
        <w:pStyle w:val="TOC3"/>
        <w:tabs>
          <w:tab w:val="right" w:leader="dot" w:pos="9111"/>
        </w:tabs>
        <w:rPr>
          <w:del w:id="274" w:author="xx" w:date="2012-06-18T22:33:00Z"/>
          <w:rFonts w:asciiTheme="minorHAnsi" w:eastAsiaTheme="minorEastAsia" w:hAnsiTheme="minorHAnsi" w:cstheme="minorBidi"/>
          <w:noProof/>
          <w:sz w:val="22"/>
          <w:szCs w:val="22"/>
        </w:rPr>
      </w:pPr>
      <w:del w:id="275" w:author="xx" w:date="2012-06-18T22:33:00Z">
        <w:r w:rsidDel="00AA2A04">
          <w:rPr>
            <w:noProof/>
            <w:lang w:bidi="he-IL"/>
          </w:rPr>
          <w:delText>MỤC LỤC</w:delText>
        </w:r>
        <w:r w:rsidDel="00AA2A04">
          <w:rPr>
            <w:noProof/>
          </w:rPr>
          <w:tab/>
        </w:r>
      </w:del>
      <w:del w:id="276" w:author="xx" w:date="2012-06-18T22:31:00Z">
        <w:r w:rsidDel="00AA2A04">
          <w:rPr>
            <w:noProof/>
          </w:rPr>
          <w:delText>7</w:delText>
        </w:r>
      </w:del>
    </w:p>
    <w:p w:rsidR="00645001" w:rsidDel="00AA2A04" w:rsidRDefault="00645001">
      <w:pPr>
        <w:pStyle w:val="TOC3"/>
        <w:tabs>
          <w:tab w:val="right" w:leader="dot" w:pos="9111"/>
        </w:tabs>
        <w:rPr>
          <w:del w:id="277" w:author="xx" w:date="2012-06-18T22:33:00Z"/>
          <w:rFonts w:asciiTheme="minorHAnsi" w:eastAsiaTheme="minorEastAsia" w:hAnsiTheme="minorHAnsi" w:cstheme="minorBidi"/>
          <w:noProof/>
          <w:sz w:val="22"/>
          <w:szCs w:val="22"/>
        </w:rPr>
      </w:pPr>
      <w:del w:id="278" w:author="xx" w:date="2012-06-18T22:33:00Z">
        <w:r w:rsidDel="00AA2A04">
          <w:rPr>
            <w:noProof/>
            <w:lang w:bidi="he-IL"/>
          </w:rPr>
          <w:delText>DANH SÁCH CÁC BẢNG</w:delText>
        </w:r>
        <w:r w:rsidDel="00AA2A04">
          <w:rPr>
            <w:noProof/>
          </w:rPr>
          <w:tab/>
        </w:r>
      </w:del>
      <w:del w:id="279" w:author="xx" w:date="2012-06-18T22:31:00Z">
        <w:r w:rsidR="00E54F91" w:rsidDel="00AA2A04">
          <w:rPr>
            <w:noProof/>
          </w:rPr>
          <w:delText>10</w:delText>
        </w:r>
        <w:r w:rsidR="00AE57DB" w:rsidDel="00AA2A04">
          <w:rPr>
            <w:noProof/>
          </w:rPr>
          <w:delText>9</w:delText>
        </w:r>
        <w:r w:rsidDel="00AA2A04">
          <w:rPr>
            <w:noProof/>
          </w:rPr>
          <w:delText>11</w:delText>
        </w:r>
      </w:del>
    </w:p>
    <w:p w:rsidR="009334DE" w:rsidDel="00AA2A04" w:rsidRDefault="009334DE">
      <w:pPr>
        <w:pStyle w:val="TOC3"/>
        <w:tabs>
          <w:tab w:val="right" w:leader="dot" w:pos="9111"/>
        </w:tabs>
        <w:rPr>
          <w:del w:id="280" w:author="xx" w:date="2012-06-18T22:33:00Z"/>
          <w:rFonts w:asciiTheme="minorHAnsi" w:eastAsiaTheme="minorEastAsia" w:hAnsiTheme="minorHAnsi" w:cstheme="minorBidi"/>
          <w:noProof/>
          <w:sz w:val="22"/>
          <w:szCs w:val="22"/>
        </w:rPr>
      </w:pPr>
      <w:del w:id="281" w:author="xx" w:date="2012-06-18T22:31:00Z">
        <w:r w:rsidDel="00AA2A04">
          <w:rPr>
            <w:noProof/>
          </w:rPr>
          <w:delText>9</w:delText>
        </w:r>
        <w:r w:rsidR="00AE57DB" w:rsidDel="00AA2A04">
          <w:rPr>
            <w:noProof/>
          </w:rPr>
          <w:delText>9</w:delText>
        </w:r>
        <w:r w:rsidDel="00AA2A04">
          <w:rPr>
            <w:noProof/>
          </w:rPr>
          <w:delText>13</w:delText>
        </w:r>
      </w:del>
      <w:del w:id="282" w:author="xx" w:date="2012-06-18T22:33:00Z">
        <w:r w:rsidDel="00AA2A04">
          <w:rPr>
            <w:noProof/>
            <w:lang w:bidi="he-IL"/>
          </w:rPr>
          <w:delText>DANH SÁCH CÁC HÌNH VẼ</w:delText>
        </w:r>
        <w:r w:rsidDel="00AA2A04">
          <w:rPr>
            <w:noProof/>
          </w:rPr>
          <w:tab/>
        </w:r>
      </w:del>
      <w:del w:id="283" w:author="xx" w:date="2012-06-18T22:31:00Z">
        <w:r w:rsidR="00AE57DB" w:rsidDel="00AA2A04">
          <w:rPr>
            <w:noProof/>
          </w:rPr>
          <w:delText>1010</w:delText>
        </w:r>
        <w:r w:rsidDel="00AA2A04">
          <w:rPr>
            <w:noProof/>
          </w:rPr>
          <w:delText>14</w:delText>
        </w:r>
      </w:del>
    </w:p>
    <w:p w:rsidR="00645001" w:rsidDel="00AA2A04" w:rsidRDefault="00645001">
      <w:pPr>
        <w:pStyle w:val="TOC3"/>
        <w:tabs>
          <w:tab w:val="right" w:leader="dot" w:pos="9111"/>
        </w:tabs>
        <w:rPr>
          <w:del w:id="284" w:author="xx" w:date="2012-06-18T22:33:00Z"/>
          <w:rFonts w:asciiTheme="minorHAnsi" w:eastAsiaTheme="minorEastAsia" w:hAnsiTheme="minorHAnsi" w:cstheme="minorBidi"/>
          <w:noProof/>
          <w:sz w:val="22"/>
          <w:szCs w:val="22"/>
        </w:rPr>
      </w:pPr>
      <w:del w:id="285" w:author="xx" w:date="2012-06-18T22:33:00Z">
        <w:r w:rsidDel="00AA2A04">
          <w:rPr>
            <w:noProof/>
            <w:lang w:bidi="he-IL"/>
          </w:rPr>
          <w:delText>DANH SÁCH CÁC HÌNH VẼ</w:delText>
        </w:r>
        <w:r w:rsidDel="00AA2A04">
          <w:rPr>
            <w:noProof/>
          </w:rPr>
          <w:tab/>
        </w:r>
      </w:del>
      <w:del w:id="286" w:author="xx" w:date="2012-06-18T22:31:00Z">
        <w:r w:rsidDel="00AA2A04">
          <w:rPr>
            <w:noProof/>
          </w:rPr>
          <w:delText>12</w:delText>
        </w:r>
      </w:del>
    </w:p>
    <w:p w:rsidR="00645001" w:rsidDel="00AA2A04" w:rsidRDefault="00645001">
      <w:pPr>
        <w:pStyle w:val="TOC1"/>
        <w:tabs>
          <w:tab w:val="left" w:pos="1320"/>
          <w:tab w:val="right" w:leader="dot" w:pos="9111"/>
        </w:tabs>
        <w:rPr>
          <w:del w:id="287" w:author="xx" w:date="2012-06-18T22:33:00Z"/>
          <w:rFonts w:asciiTheme="minorHAnsi" w:eastAsiaTheme="minorEastAsia" w:hAnsiTheme="minorHAnsi" w:cstheme="minorBidi"/>
          <w:noProof/>
          <w:sz w:val="22"/>
          <w:szCs w:val="22"/>
        </w:rPr>
      </w:pPr>
      <w:del w:id="288" w:author="xx" w:date="2012-06-18T22:33:00Z">
        <w:r w:rsidRPr="00540779" w:rsidDel="00AA2A04">
          <w:rPr>
            <w:noProof/>
          </w:rPr>
          <w:delText>Chương 1</w:delText>
        </w:r>
        <w:r w:rsidDel="00AA2A04">
          <w:rPr>
            <w:rFonts w:asciiTheme="minorHAnsi" w:eastAsiaTheme="minorEastAsia" w:hAnsiTheme="minorHAnsi" w:cstheme="minorBidi"/>
            <w:noProof/>
            <w:sz w:val="22"/>
            <w:szCs w:val="22"/>
          </w:rPr>
          <w:tab/>
        </w:r>
        <w:r w:rsidDel="00AA2A04">
          <w:rPr>
            <w:noProof/>
          </w:rPr>
          <w:delText>MỞ ĐẦU</w:delText>
        </w:r>
        <w:r w:rsidDel="00AA2A04">
          <w:rPr>
            <w:noProof/>
          </w:rPr>
          <w:tab/>
        </w:r>
      </w:del>
      <w:del w:id="289" w:author="xx" w:date="2012-06-18T22:31:00Z">
        <w:r w:rsidR="00E54F91" w:rsidDel="00AA2A04">
          <w:rPr>
            <w:noProof/>
          </w:rPr>
          <w:delText>12</w:delText>
        </w:r>
        <w:r w:rsidR="00AE57DB" w:rsidDel="00AA2A04">
          <w:rPr>
            <w:noProof/>
          </w:rPr>
          <w:delText>11</w:delText>
        </w:r>
        <w:r w:rsidDel="00AA2A04">
          <w:rPr>
            <w:noProof/>
          </w:rPr>
          <w:delText>13</w:delText>
        </w:r>
      </w:del>
    </w:p>
    <w:p w:rsidR="009334DE" w:rsidDel="00AA2A04" w:rsidRDefault="00AE57DB">
      <w:pPr>
        <w:pStyle w:val="TOC1"/>
        <w:tabs>
          <w:tab w:val="left" w:pos="1320"/>
          <w:tab w:val="right" w:leader="dot" w:pos="9111"/>
        </w:tabs>
        <w:rPr>
          <w:del w:id="290" w:author="xx" w:date="2012-06-18T22:33:00Z"/>
          <w:rFonts w:asciiTheme="minorHAnsi" w:eastAsiaTheme="minorEastAsia" w:hAnsiTheme="minorHAnsi" w:cstheme="minorBidi"/>
          <w:noProof/>
          <w:sz w:val="22"/>
          <w:szCs w:val="22"/>
        </w:rPr>
      </w:pPr>
      <w:del w:id="291" w:author="xx" w:date="2012-06-18T22:31:00Z">
        <w:r w:rsidDel="00AA2A04">
          <w:rPr>
            <w:noProof/>
          </w:rPr>
          <w:delText>11</w:delText>
        </w:r>
        <w:r w:rsidR="009334DE" w:rsidDel="00AA2A04">
          <w:rPr>
            <w:noProof/>
          </w:rPr>
          <w:delText>15</w:delText>
        </w:r>
      </w:del>
      <w:del w:id="292" w:author="xx" w:date="2012-06-18T22:33:00Z">
        <w:r w:rsidR="009334DE" w:rsidRPr="00C20188" w:rsidDel="00AA2A04">
          <w:rPr>
            <w:noProof/>
            <w14:scene3d>
              <w14:camera w14:prst="orthographicFront"/>
              <w14:lightRig w14:rig="threePt" w14:dir="t">
                <w14:rot w14:lat="0" w14:lon="0" w14:rev="0"/>
              </w14:lightRig>
            </w14:scene3d>
          </w:rPr>
          <w:delText>Chương 2</w:delText>
        </w:r>
        <w:r w:rsidR="009334DE" w:rsidDel="00AA2A04">
          <w:rPr>
            <w:rFonts w:asciiTheme="minorHAnsi" w:eastAsiaTheme="minorEastAsia" w:hAnsiTheme="minorHAnsi" w:cstheme="minorBidi"/>
            <w:noProof/>
            <w:sz w:val="22"/>
            <w:szCs w:val="22"/>
          </w:rPr>
          <w:tab/>
        </w:r>
        <w:r w:rsidR="009334DE" w:rsidDel="00AA2A04">
          <w:rPr>
            <w:noProof/>
          </w:rPr>
          <w:delText>TỒNG QUAN</w:delText>
        </w:r>
        <w:r w:rsidR="009334DE" w:rsidDel="00AA2A04">
          <w:rPr>
            <w:noProof/>
          </w:rPr>
          <w:tab/>
        </w:r>
      </w:del>
      <w:del w:id="293" w:author="xx" w:date="2012-06-18T22:31:00Z">
        <w:r w:rsidDel="00AA2A04">
          <w:rPr>
            <w:noProof/>
          </w:rPr>
          <w:delText>1212</w:delText>
        </w:r>
        <w:r w:rsidR="009334DE" w:rsidDel="00AA2A04">
          <w:rPr>
            <w:noProof/>
          </w:rPr>
          <w:delText>18</w:delText>
        </w:r>
      </w:del>
    </w:p>
    <w:p w:rsidR="009334DE" w:rsidDel="00AA2A04" w:rsidRDefault="009334DE">
      <w:pPr>
        <w:pStyle w:val="TOC1"/>
        <w:tabs>
          <w:tab w:val="left" w:pos="1320"/>
          <w:tab w:val="right" w:leader="dot" w:pos="9111"/>
        </w:tabs>
        <w:rPr>
          <w:del w:id="294" w:author="xx" w:date="2012-06-18T22:33:00Z"/>
          <w:rFonts w:asciiTheme="minorHAnsi" w:eastAsiaTheme="minorEastAsia" w:hAnsiTheme="minorHAnsi" w:cstheme="minorBidi"/>
          <w:noProof/>
          <w:sz w:val="22"/>
          <w:szCs w:val="22"/>
        </w:rPr>
      </w:pPr>
      <w:del w:id="295" w:author="xx" w:date="2012-06-18T22:33:00Z">
        <w:r w:rsidRPr="00C20188" w:rsidDel="00AA2A04">
          <w:rPr>
            <w:noProof/>
            <w14:scene3d>
              <w14:camera w14:prst="orthographicFront"/>
              <w14:lightRig w14:rig="threePt" w14:dir="t">
                <w14:rot w14:lat="0" w14:lon="0" w14:rev="0"/>
              </w14:lightRig>
            </w14:scene3d>
          </w:rPr>
          <w:delText>Chương 3</w:delText>
        </w:r>
        <w:r w:rsidDel="00AA2A04">
          <w:rPr>
            <w:rFonts w:asciiTheme="minorHAnsi" w:eastAsiaTheme="minorEastAsia" w:hAnsiTheme="minorHAnsi" w:cstheme="minorBidi"/>
            <w:noProof/>
            <w:sz w:val="22"/>
            <w:szCs w:val="22"/>
          </w:rPr>
          <w:tab/>
        </w:r>
        <w:r w:rsidDel="00AA2A04">
          <w:rPr>
            <w:noProof/>
          </w:rPr>
          <w:delText xml:space="preserve">NGHIÊN CỨU </w:delText>
        </w:r>
        <w:r w:rsidR="00AE57DB" w:rsidDel="00AA2A04">
          <w:rPr>
            <w:noProof/>
          </w:rPr>
          <w:delText xml:space="preserve">LÝ THUYẾT VÀ </w:delText>
        </w:r>
        <w:r w:rsidDel="00AA2A04">
          <w:rPr>
            <w:noProof/>
          </w:rPr>
          <w:delText>THỰC NGHIỆM</w:delText>
        </w:r>
        <w:r w:rsidDel="00AA2A04">
          <w:rPr>
            <w:noProof/>
          </w:rPr>
          <w:tab/>
        </w:r>
      </w:del>
      <w:del w:id="296" w:author="xx" w:date="2012-06-18T22:31:00Z">
        <w:r w:rsidR="00E54F91" w:rsidDel="00AA2A04">
          <w:rPr>
            <w:noProof/>
          </w:rPr>
          <w:delText>14</w:delText>
        </w:r>
        <w:r w:rsidR="00AE57DB" w:rsidDel="00AA2A04">
          <w:rPr>
            <w:noProof/>
          </w:rPr>
          <w:delText>1313</w:delText>
        </w:r>
        <w:r w:rsidDel="00AA2A04">
          <w:rPr>
            <w:noProof/>
          </w:rPr>
          <w:delText>19</w:delText>
        </w:r>
      </w:del>
    </w:p>
    <w:p w:rsidR="00645001" w:rsidDel="00AA2A04" w:rsidRDefault="00645001">
      <w:pPr>
        <w:pStyle w:val="TOC1"/>
        <w:tabs>
          <w:tab w:val="left" w:pos="1320"/>
          <w:tab w:val="right" w:leader="dot" w:pos="9111"/>
        </w:tabs>
        <w:rPr>
          <w:del w:id="297" w:author="xx" w:date="2012-06-18T22:33:00Z"/>
          <w:rFonts w:asciiTheme="minorHAnsi" w:eastAsiaTheme="minorEastAsia" w:hAnsiTheme="minorHAnsi" w:cstheme="minorBidi"/>
          <w:noProof/>
          <w:sz w:val="22"/>
          <w:szCs w:val="22"/>
        </w:rPr>
      </w:pPr>
      <w:del w:id="298" w:author="xx" w:date="2012-06-18T22:33:00Z">
        <w:r w:rsidDel="00AA2A04">
          <w:rPr>
            <w:noProof/>
          </w:rPr>
          <w:delText>Chương 2</w:delText>
        </w:r>
        <w:r w:rsidDel="00AA2A04">
          <w:rPr>
            <w:rFonts w:asciiTheme="minorHAnsi" w:eastAsiaTheme="minorEastAsia" w:hAnsiTheme="minorHAnsi" w:cstheme="minorBidi"/>
            <w:noProof/>
            <w:sz w:val="22"/>
            <w:szCs w:val="22"/>
          </w:rPr>
          <w:tab/>
        </w:r>
        <w:r w:rsidDel="00AA2A04">
          <w:rPr>
            <w:noProof/>
          </w:rPr>
          <w:delText>TỒNG QUAN</w:delText>
        </w:r>
        <w:r w:rsidDel="00AA2A04">
          <w:rPr>
            <w:noProof/>
          </w:rPr>
          <w:tab/>
        </w:r>
      </w:del>
      <w:del w:id="299" w:author="xx" w:date="2012-06-18T22:31:00Z">
        <w:r w:rsidDel="00AA2A04">
          <w:rPr>
            <w:noProof/>
          </w:rPr>
          <w:delText>14</w:delText>
        </w:r>
      </w:del>
    </w:p>
    <w:p w:rsidR="00645001" w:rsidDel="00AA2A04" w:rsidRDefault="00645001">
      <w:pPr>
        <w:pStyle w:val="TOC1"/>
        <w:tabs>
          <w:tab w:val="left" w:pos="1320"/>
          <w:tab w:val="right" w:leader="dot" w:pos="9111"/>
        </w:tabs>
        <w:rPr>
          <w:del w:id="300" w:author="xx" w:date="2012-06-18T22:33:00Z"/>
          <w:rFonts w:asciiTheme="minorHAnsi" w:eastAsiaTheme="minorEastAsia" w:hAnsiTheme="minorHAnsi" w:cstheme="minorBidi"/>
          <w:noProof/>
          <w:sz w:val="22"/>
          <w:szCs w:val="22"/>
        </w:rPr>
      </w:pPr>
      <w:del w:id="301" w:author="xx" w:date="2012-06-18T22:33:00Z">
        <w:r w:rsidDel="00AA2A04">
          <w:rPr>
            <w:noProof/>
          </w:rPr>
          <w:delText>Chương 3</w:delText>
        </w:r>
        <w:r w:rsidDel="00AA2A04">
          <w:rPr>
            <w:rFonts w:asciiTheme="minorHAnsi" w:eastAsiaTheme="minorEastAsia" w:hAnsiTheme="minorHAnsi" w:cstheme="minorBidi"/>
            <w:noProof/>
            <w:sz w:val="22"/>
            <w:szCs w:val="22"/>
          </w:rPr>
          <w:tab/>
        </w:r>
        <w:r w:rsidDel="00AA2A04">
          <w:rPr>
            <w:noProof/>
          </w:rPr>
          <w:delText>KHẢO SÁT HIỆN TRẠNG</w:delText>
        </w:r>
        <w:r w:rsidDel="00AA2A04">
          <w:rPr>
            <w:noProof/>
          </w:rPr>
          <w:tab/>
        </w:r>
      </w:del>
      <w:del w:id="302" w:author="xx" w:date="2012-06-18T22:31:00Z">
        <w:r w:rsidDel="00AA2A04">
          <w:rPr>
            <w:noProof/>
          </w:rPr>
          <w:delText>16</w:delText>
        </w:r>
      </w:del>
    </w:p>
    <w:p w:rsidR="00645001" w:rsidDel="00AA2A04" w:rsidRDefault="00645001">
      <w:pPr>
        <w:pStyle w:val="TOC2"/>
        <w:tabs>
          <w:tab w:val="left" w:pos="1040"/>
          <w:tab w:val="right" w:leader="dot" w:pos="9111"/>
        </w:tabs>
        <w:rPr>
          <w:del w:id="303" w:author="xx" w:date="2012-06-18T22:33:00Z"/>
          <w:rFonts w:asciiTheme="minorHAnsi" w:eastAsiaTheme="minorEastAsia" w:hAnsiTheme="minorHAnsi" w:cstheme="minorBidi"/>
          <w:noProof/>
          <w:sz w:val="22"/>
          <w:szCs w:val="22"/>
        </w:rPr>
      </w:pPr>
      <w:del w:id="304" w:author="xx" w:date="2012-06-18T22:33:00Z">
        <w:r w:rsidDel="00AA2A04">
          <w:rPr>
            <w:noProof/>
          </w:rPr>
          <w:delText>3.1</w:delText>
        </w:r>
        <w:r w:rsidDel="00AA2A04">
          <w:rPr>
            <w:rFonts w:asciiTheme="minorHAnsi" w:eastAsiaTheme="minorEastAsia" w:hAnsiTheme="minorHAnsi" w:cstheme="minorBidi"/>
            <w:noProof/>
            <w:sz w:val="22"/>
            <w:szCs w:val="22"/>
          </w:rPr>
          <w:tab/>
        </w:r>
        <w:r w:rsidDel="00AA2A04">
          <w:rPr>
            <w:noProof/>
          </w:rPr>
          <w:delText>Cơ sở lý thuyết</w:delText>
        </w:r>
        <w:r w:rsidDel="00AA2A04">
          <w:rPr>
            <w:noProof/>
          </w:rPr>
          <w:tab/>
        </w:r>
      </w:del>
      <w:del w:id="305" w:author="xx" w:date="2012-06-18T22:31:00Z">
        <w:r w:rsidDel="00AA2A04">
          <w:rPr>
            <w:noProof/>
          </w:rPr>
          <w:delText>16</w:delText>
        </w:r>
      </w:del>
    </w:p>
    <w:p w:rsidR="00645001" w:rsidDel="00AA2A04" w:rsidRDefault="00645001">
      <w:pPr>
        <w:pStyle w:val="TOC2"/>
        <w:tabs>
          <w:tab w:val="left" w:pos="1040"/>
          <w:tab w:val="right" w:leader="dot" w:pos="9111"/>
        </w:tabs>
        <w:rPr>
          <w:del w:id="306" w:author="xx" w:date="2012-06-18T22:33:00Z"/>
          <w:rFonts w:asciiTheme="minorHAnsi" w:eastAsiaTheme="minorEastAsia" w:hAnsiTheme="minorHAnsi" w:cstheme="minorBidi"/>
          <w:noProof/>
          <w:sz w:val="22"/>
          <w:szCs w:val="22"/>
        </w:rPr>
      </w:pPr>
      <w:del w:id="307" w:author="xx" w:date="2012-06-18T22:33:00Z">
        <w:r w:rsidDel="00AA2A04">
          <w:rPr>
            <w:noProof/>
          </w:rPr>
          <w:delText>3.2</w:delText>
        </w:r>
        <w:r w:rsidDel="00AA2A04">
          <w:rPr>
            <w:rFonts w:asciiTheme="minorHAnsi" w:eastAsiaTheme="minorEastAsia" w:hAnsiTheme="minorHAnsi" w:cstheme="minorBidi"/>
            <w:noProof/>
            <w:sz w:val="22"/>
            <w:szCs w:val="22"/>
          </w:rPr>
          <w:tab/>
        </w:r>
        <w:r w:rsidDel="00AA2A04">
          <w:rPr>
            <w:noProof/>
          </w:rPr>
          <w:delText>Tìm hiểu thực tế</w:delText>
        </w:r>
        <w:r w:rsidDel="00AA2A04">
          <w:rPr>
            <w:noProof/>
          </w:rPr>
          <w:tab/>
        </w:r>
      </w:del>
      <w:del w:id="308" w:author="xx" w:date="2012-06-18T22:31:00Z">
        <w:r w:rsidDel="00AA2A04">
          <w:rPr>
            <w:noProof/>
          </w:rPr>
          <w:delText>18</w:delText>
        </w:r>
      </w:del>
    </w:p>
    <w:p w:rsidR="00645001" w:rsidDel="00AA2A04" w:rsidRDefault="00645001">
      <w:pPr>
        <w:pStyle w:val="TOC3"/>
        <w:tabs>
          <w:tab w:val="left" w:pos="1320"/>
          <w:tab w:val="right" w:leader="dot" w:pos="9111"/>
        </w:tabs>
        <w:rPr>
          <w:del w:id="309" w:author="xx" w:date="2012-06-18T22:33:00Z"/>
          <w:rFonts w:asciiTheme="minorHAnsi" w:eastAsiaTheme="minorEastAsia" w:hAnsiTheme="minorHAnsi" w:cstheme="minorBidi"/>
          <w:noProof/>
          <w:sz w:val="22"/>
          <w:szCs w:val="22"/>
        </w:rPr>
      </w:pPr>
      <w:del w:id="310" w:author="xx" w:date="2012-06-18T22:33:00Z">
        <w:r w:rsidDel="00AA2A04">
          <w:rPr>
            <w:noProof/>
          </w:rPr>
          <w:delText>3.2.1</w:delText>
        </w:r>
        <w:r w:rsidDel="00AA2A04">
          <w:rPr>
            <w:rFonts w:asciiTheme="minorHAnsi" w:eastAsiaTheme="minorEastAsia" w:hAnsiTheme="minorHAnsi" w:cstheme="minorBidi"/>
            <w:noProof/>
            <w:sz w:val="22"/>
            <w:szCs w:val="22"/>
          </w:rPr>
          <w:tab/>
        </w:r>
        <w:r w:rsidDel="00AA2A04">
          <w:rPr>
            <w:noProof/>
          </w:rPr>
          <w:delText>Team foundation server</w:delText>
        </w:r>
        <w:r w:rsidDel="00AA2A04">
          <w:rPr>
            <w:noProof/>
          </w:rPr>
          <w:tab/>
        </w:r>
      </w:del>
      <w:del w:id="311" w:author="xx" w:date="2012-06-18T22:31:00Z">
        <w:r w:rsidR="00E54F91" w:rsidDel="00AA2A04">
          <w:rPr>
            <w:noProof/>
          </w:rPr>
          <w:delText>16</w:delText>
        </w:r>
        <w:r w:rsidR="00AE57DB" w:rsidDel="00AA2A04">
          <w:rPr>
            <w:noProof/>
          </w:rPr>
          <w:delText>1515</w:delText>
        </w:r>
        <w:r w:rsidR="009334DE" w:rsidDel="00AA2A04">
          <w:rPr>
            <w:noProof/>
          </w:rPr>
          <w:delText>24</w:delText>
        </w:r>
        <w:r w:rsidDel="00AA2A04">
          <w:rPr>
            <w:noProof/>
          </w:rPr>
          <w:delText>18</w:delText>
        </w:r>
      </w:del>
    </w:p>
    <w:p w:rsidR="00645001" w:rsidDel="00AA2A04" w:rsidRDefault="00645001">
      <w:pPr>
        <w:pStyle w:val="TOC3"/>
        <w:tabs>
          <w:tab w:val="left" w:pos="1320"/>
          <w:tab w:val="right" w:leader="dot" w:pos="9111"/>
        </w:tabs>
        <w:rPr>
          <w:del w:id="312" w:author="xx" w:date="2012-06-18T22:33:00Z"/>
          <w:rFonts w:asciiTheme="minorHAnsi" w:eastAsiaTheme="minorEastAsia" w:hAnsiTheme="minorHAnsi" w:cstheme="minorBidi"/>
          <w:noProof/>
          <w:sz w:val="22"/>
          <w:szCs w:val="22"/>
        </w:rPr>
      </w:pPr>
      <w:del w:id="313" w:author="xx" w:date="2012-06-18T22:33:00Z">
        <w:r w:rsidDel="00AA2A04">
          <w:rPr>
            <w:noProof/>
          </w:rPr>
          <w:delText>3.2.2</w:delText>
        </w:r>
        <w:r w:rsidDel="00AA2A04">
          <w:rPr>
            <w:rFonts w:asciiTheme="minorHAnsi" w:eastAsiaTheme="minorEastAsia" w:hAnsiTheme="minorHAnsi" w:cstheme="minorBidi"/>
            <w:noProof/>
            <w:sz w:val="22"/>
            <w:szCs w:val="22"/>
          </w:rPr>
          <w:tab/>
        </w:r>
        <w:r w:rsidDel="00AA2A04">
          <w:rPr>
            <w:noProof/>
          </w:rPr>
          <w:delText>Redmine</w:delText>
        </w:r>
        <w:r w:rsidDel="00AA2A04">
          <w:rPr>
            <w:noProof/>
          </w:rPr>
          <w:tab/>
        </w:r>
      </w:del>
      <w:del w:id="314" w:author="xx" w:date="2012-06-18T22:31:00Z">
        <w:r w:rsidDel="00AA2A04">
          <w:rPr>
            <w:noProof/>
          </w:rPr>
          <w:delText>21</w:delText>
        </w:r>
      </w:del>
    </w:p>
    <w:p w:rsidR="00645001" w:rsidDel="00AA2A04" w:rsidRDefault="00645001">
      <w:pPr>
        <w:pStyle w:val="TOC3"/>
        <w:tabs>
          <w:tab w:val="left" w:pos="1320"/>
          <w:tab w:val="right" w:leader="dot" w:pos="9111"/>
        </w:tabs>
        <w:rPr>
          <w:del w:id="315" w:author="xx" w:date="2012-06-18T22:33:00Z"/>
          <w:rFonts w:asciiTheme="minorHAnsi" w:eastAsiaTheme="minorEastAsia" w:hAnsiTheme="minorHAnsi" w:cstheme="minorBidi"/>
          <w:noProof/>
          <w:sz w:val="22"/>
          <w:szCs w:val="22"/>
        </w:rPr>
      </w:pPr>
      <w:del w:id="316" w:author="xx" w:date="2012-06-18T22:33:00Z">
        <w:r w:rsidDel="00AA2A04">
          <w:rPr>
            <w:noProof/>
          </w:rPr>
          <w:delText>3.2.3</w:delText>
        </w:r>
        <w:r w:rsidDel="00AA2A04">
          <w:rPr>
            <w:rFonts w:asciiTheme="minorHAnsi" w:eastAsiaTheme="minorEastAsia" w:hAnsiTheme="minorHAnsi" w:cstheme="minorBidi"/>
            <w:noProof/>
            <w:sz w:val="22"/>
            <w:szCs w:val="22"/>
          </w:rPr>
          <w:tab/>
        </w:r>
        <w:r w:rsidR="009334DE" w:rsidDel="00AA2A04">
          <w:rPr>
            <w:noProof/>
          </w:rPr>
          <w:delText>Assemla</w:delText>
        </w:r>
        <w:r w:rsidDel="00AA2A04">
          <w:rPr>
            <w:noProof/>
          </w:rPr>
          <w:delText>Assembla</w:delText>
        </w:r>
        <w:r w:rsidDel="00AA2A04">
          <w:rPr>
            <w:noProof/>
          </w:rPr>
          <w:tab/>
        </w:r>
      </w:del>
      <w:del w:id="317" w:author="xx" w:date="2012-06-18T22:31:00Z">
        <w:r w:rsidDel="00AA2A04">
          <w:rPr>
            <w:noProof/>
          </w:rPr>
          <w:delText>22</w:delText>
        </w:r>
      </w:del>
    </w:p>
    <w:p w:rsidR="00E54F91" w:rsidDel="00AA2A04" w:rsidRDefault="00E54F91">
      <w:pPr>
        <w:pStyle w:val="TOC4"/>
        <w:tabs>
          <w:tab w:val="right" w:leader="dot" w:pos="9111"/>
        </w:tabs>
        <w:rPr>
          <w:del w:id="318" w:author="xx" w:date="2012-06-18T22:33:00Z"/>
          <w:rFonts w:asciiTheme="minorHAnsi" w:eastAsiaTheme="minorEastAsia" w:hAnsiTheme="minorHAnsi" w:cstheme="minorBidi"/>
          <w:noProof/>
          <w:sz w:val="22"/>
          <w:szCs w:val="22"/>
        </w:rPr>
      </w:pPr>
      <w:del w:id="319" w:author="xx" w:date="2012-06-18T22:33:00Z">
        <w:r w:rsidRPr="00E411AD" w:rsidDel="00AA2A04">
          <w:rPr>
            <w:noProof/>
            <w:shd w:val="clear" w:color="auto" w:fill="F5F5FF"/>
          </w:rPr>
          <w:delText>Đặc điểm</w:delText>
        </w:r>
        <w:r w:rsidDel="00AA2A04">
          <w:rPr>
            <w:noProof/>
          </w:rPr>
          <w:tab/>
        </w:r>
      </w:del>
      <w:del w:id="320" w:author="xx" w:date="2012-06-18T22:31:00Z">
        <w:r w:rsidDel="00AA2A04">
          <w:rPr>
            <w:noProof/>
          </w:rPr>
          <w:delText>20</w:delText>
        </w:r>
      </w:del>
    </w:p>
    <w:p w:rsidR="009334DE" w:rsidDel="00AA2A04" w:rsidRDefault="009334DE">
      <w:pPr>
        <w:pStyle w:val="TOC1"/>
        <w:tabs>
          <w:tab w:val="left" w:pos="1320"/>
          <w:tab w:val="right" w:leader="dot" w:pos="9111"/>
        </w:tabs>
        <w:rPr>
          <w:del w:id="321" w:author="xx" w:date="2012-06-18T22:33:00Z"/>
          <w:rFonts w:asciiTheme="minorHAnsi" w:eastAsiaTheme="minorEastAsia" w:hAnsiTheme="minorHAnsi" w:cstheme="minorBidi"/>
          <w:noProof/>
          <w:sz w:val="22"/>
          <w:szCs w:val="22"/>
        </w:rPr>
      </w:pPr>
      <w:del w:id="322" w:author="xx" w:date="2012-06-18T22:33:00Z">
        <w:r w:rsidRPr="00C20188" w:rsidDel="00AA2A04">
          <w:rPr>
            <w:noProof/>
            <w14:scene3d>
              <w14:camera w14:prst="orthographicFront"/>
              <w14:lightRig w14:rig="threePt" w14:dir="t">
                <w14:rot w14:lat="0" w14:lon="0" w14:rev="0"/>
              </w14:lightRig>
            </w14:scene3d>
          </w:rPr>
          <w:delText>Chương 4</w:delText>
        </w:r>
        <w:r w:rsidDel="00AA2A04">
          <w:rPr>
            <w:rFonts w:asciiTheme="minorHAnsi" w:eastAsiaTheme="minorEastAsia" w:hAnsiTheme="minorHAnsi" w:cstheme="minorBidi"/>
            <w:noProof/>
            <w:sz w:val="22"/>
            <w:szCs w:val="22"/>
          </w:rPr>
          <w:tab/>
        </w:r>
        <w:r w:rsidDel="00AA2A04">
          <w:rPr>
            <w:noProof/>
          </w:rPr>
          <w:delText>TRÌNH BÀY, ĐÁNH GIÁ BÀN LUẬN VỀ CÁC KẾT QUẢ</w:delText>
        </w:r>
        <w:r w:rsidDel="00AA2A04">
          <w:rPr>
            <w:noProof/>
          </w:rPr>
          <w:tab/>
        </w:r>
      </w:del>
      <w:del w:id="323" w:author="xx" w:date="2012-06-18T22:31:00Z">
        <w:r w:rsidR="00E54F91" w:rsidDel="00AA2A04">
          <w:rPr>
            <w:noProof/>
          </w:rPr>
          <w:delText>20</w:delText>
        </w:r>
        <w:r w:rsidR="00AE57DB" w:rsidDel="00AA2A04">
          <w:rPr>
            <w:noProof/>
          </w:rPr>
          <w:delText>1919</w:delText>
        </w:r>
        <w:r w:rsidDel="00AA2A04">
          <w:rPr>
            <w:noProof/>
          </w:rPr>
          <w:delText>33</w:delText>
        </w:r>
      </w:del>
    </w:p>
    <w:p w:rsidR="00645001" w:rsidDel="00AA2A04" w:rsidRDefault="00645001">
      <w:pPr>
        <w:pStyle w:val="TOC1"/>
        <w:tabs>
          <w:tab w:val="left" w:pos="1320"/>
          <w:tab w:val="right" w:leader="dot" w:pos="9111"/>
        </w:tabs>
        <w:rPr>
          <w:del w:id="324" w:author="xx" w:date="2012-06-18T22:33:00Z"/>
          <w:rFonts w:asciiTheme="minorHAnsi" w:eastAsiaTheme="minorEastAsia" w:hAnsiTheme="minorHAnsi" w:cstheme="minorBidi"/>
          <w:noProof/>
          <w:sz w:val="22"/>
          <w:szCs w:val="22"/>
        </w:rPr>
      </w:pPr>
      <w:del w:id="325" w:author="xx" w:date="2012-06-18T22:33:00Z">
        <w:r w:rsidDel="00AA2A04">
          <w:rPr>
            <w:noProof/>
          </w:rPr>
          <w:delText>Chương 4</w:delText>
        </w:r>
        <w:r w:rsidDel="00AA2A04">
          <w:rPr>
            <w:rFonts w:asciiTheme="minorHAnsi" w:eastAsiaTheme="minorEastAsia" w:hAnsiTheme="minorHAnsi" w:cstheme="minorBidi"/>
            <w:noProof/>
            <w:sz w:val="22"/>
            <w:szCs w:val="22"/>
          </w:rPr>
          <w:tab/>
        </w:r>
        <w:r w:rsidDel="00AA2A04">
          <w:rPr>
            <w:noProof/>
          </w:rPr>
          <w:delText>HỆ THỐNG QUẢN LÝ TƯƠNG TÁC</w:delText>
        </w:r>
        <w:r w:rsidDel="00AA2A04">
          <w:rPr>
            <w:noProof/>
          </w:rPr>
          <w:tab/>
        </w:r>
      </w:del>
      <w:del w:id="326" w:author="xx" w:date="2012-06-18T22:31:00Z">
        <w:r w:rsidDel="00AA2A04">
          <w:rPr>
            <w:noProof/>
          </w:rPr>
          <w:delText>23</w:delText>
        </w:r>
      </w:del>
    </w:p>
    <w:p w:rsidR="00645001" w:rsidDel="00AA2A04" w:rsidRDefault="00645001">
      <w:pPr>
        <w:pStyle w:val="TOC2"/>
        <w:tabs>
          <w:tab w:val="left" w:pos="1040"/>
          <w:tab w:val="right" w:leader="dot" w:pos="9111"/>
        </w:tabs>
        <w:rPr>
          <w:del w:id="327" w:author="xx" w:date="2012-06-18T22:33:00Z"/>
          <w:rFonts w:asciiTheme="minorHAnsi" w:eastAsiaTheme="minorEastAsia" w:hAnsiTheme="minorHAnsi" w:cstheme="minorBidi"/>
          <w:noProof/>
          <w:sz w:val="22"/>
          <w:szCs w:val="22"/>
        </w:rPr>
      </w:pPr>
      <w:del w:id="328" w:author="xx" w:date="2012-06-18T22:33:00Z">
        <w:r w:rsidDel="00AA2A04">
          <w:rPr>
            <w:noProof/>
          </w:rPr>
          <w:delText>4.1</w:delText>
        </w:r>
        <w:r w:rsidDel="00AA2A04">
          <w:rPr>
            <w:rFonts w:asciiTheme="minorHAnsi" w:eastAsiaTheme="minorEastAsia" w:hAnsiTheme="minorHAnsi" w:cstheme="minorBidi"/>
            <w:noProof/>
            <w:sz w:val="22"/>
            <w:szCs w:val="22"/>
          </w:rPr>
          <w:tab/>
        </w:r>
        <w:r w:rsidDel="00AA2A04">
          <w:rPr>
            <w:noProof/>
          </w:rPr>
          <w:delText>Danh sách các Actor</w:delText>
        </w:r>
        <w:r w:rsidDel="00AA2A04">
          <w:rPr>
            <w:noProof/>
          </w:rPr>
          <w:tab/>
        </w:r>
      </w:del>
      <w:del w:id="329" w:author="xx" w:date="2012-06-18T22:31:00Z">
        <w:r w:rsidDel="00AA2A04">
          <w:rPr>
            <w:noProof/>
          </w:rPr>
          <w:delText>23</w:delText>
        </w:r>
      </w:del>
    </w:p>
    <w:p w:rsidR="00645001" w:rsidDel="00AA2A04" w:rsidRDefault="00645001">
      <w:pPr>
        <w:pStyle w:val="TOC2"/>
        <w:tabs>
          <w:tab w:val="left" w:pos="1040"/>
          <w:tab w:val="right" w:leader="dot" w:pos="9111"/>
        </w:tabs>
        <w:rPr>
          <w:del w:id="330" w:author="xx" w:date="2012-06-18T22:33:00Z"/>
          <w:rFonts w:asciiTheme="minorHAnsi" w:eastAsiaTheme="minorEastAsia" w:hAnsiTheme="minorHAnsi" w:cstheme="minorBidi"/>
          <w:noProof/>
          <w:sz w:val="22"/>
          <w:szCs w:val="22"/>
        </w:rPr>
      </w:pPr>
      <w:del w:id="331" w:author="xx" w:date="2012-06-18T22:33:00Z">
        <w:r w:rsidDel="00AA2A04">
          <w:rPr>
            <w:noProof/>
          </w:rPr>
          <w:delText>4.2</w:delText>
        </w:r>
        <w:r w:rsidDel="00AA2A04">
          <w:rPr>
            <w:rFonts w:asciiTheme="minorHAnsi" w:eastAsiaTheme="minorEastAsia" w:hAnsiTheme="minorHAnsi" w:cstheme="minorBidi"/>
            <w:noProof/>
            <w:sz w:val="22"/>
            <w:szCs w:val="22"/>
          </w:rPr>
          <w:tab/>
        </w:r>
        <w:r w:rsidDel="00AA2A04">
          <w:rPr>
            <w:noProof/>
          </w:rPr>
          <w:delText>Sơ đồ Use-Case</w:delText>
        </w:r>
        <w:r w:rsidDel="00AA2A04">
          <w:rPr>
            <w:noProof/>
          </w:rPr>
          <w:tab/>
        </w:r>
      </w:del>
      <w:del w:id="332" w:author="xx" w:date="2012-06-18T22:31:00Z">
        <w:r w:rsidDel="00AA2A04">
          <w:rPr>
            <w:noProof/>
          </w:rPr>
          <w:delText>25</w:delText>
        </w:r>
      </w:del>
    </w:p>
    <w:p w:rsidR="00645001" w:rsidDel="00AA2A04" w:rsidRDefault="00645001">
      <w:pPr>
        <w:pStyle w:val="TOC3"/>
        <w:tabs>
          <w:tab w:val="left" w:pos="1320"/>
          <w:tab w:val="right" w:leader="dot" w:pos="9111"/>
        </w:tabs>
        <w:rPr>
          <w:del w:id="333" w:author="xx" w:date="2012-06-18T22:33:00Z"/>
          <w:rFonts w:asciiTheme="minorHAnsi" w:eastAsiaTheme="minorEastAsia" w:hAnsiTheme="minorHAnsi" w:cstheme="minorBidi"/>
          <w:noProof/>
          <w:sz w:val="22"/>
          <w:szCs w:val="22"/>
        </w:rPr>
      </w:pPr>
      <w:del w:id="334" w:author="xx" w:date="2012-06-18T22:33:00Z">
        <w:r w:rsidDel="00AA2A04">
          <w:rPr>
            <w:noProof/>
          </w:rPr>
          <w:delText>4.2.1</w:delText>
        </w:r>
        <w:r w:rsidDel="00AA2A04">
          <w:rPr>
            <w:rFonts w:asciiTheme="minorHAnsi" w:eastAsiaTheme="minorEastAsia" w:hAnsiTheme="minorHAnsi" w:cstheme="minorBidi"/>
            <w:noProof/>
            <w:sz w:val="22"/>
            <w:szCs w:val="22"/>
          </w:rPr>
          <w:tab/>
        </w:r>
        <w:r w:rsidDel="00AA2A04">
          <w:rPr>
            <w:noProof/>
          </w:rPr>
          <w:delText>Mô hình Use-Case</w:delText>
        </w:r>
        <w:r w:rsidDel="00AA2A04">
          <w:rPr>
            <w:noProof/>
          </w:rPr>
          <w:tab/>
        </w:r>
      </w:del>
      <w:del w:id="335" w:author="xx" w:date="2012-06-18T22:31:00Z">
        <w:r w:rsidDel="00AA2A04">
          <w:rPr>
            <w:noProof/>
          </w:rPr>
          <w:delText>25</w:delText>
        </w:r>
      </w:del>
    </w:p>
    <w:p w:rsidR="00645001" w:rsidDel="00AA2A04" w:rsidRDefault="00645001">
      <w:pPr>
        <w:pStyle w:val="TOC4"/>
        <w:tabs>
          <w:tab w:val="right" w:leader="dot" w:pos="9111"/>
        </w:tabs>
        <w:rPr>
          <w:del w:id="336" w:author="xx" w:date="2012-06-18T22:33:00Z"/>
          <w:rFonts w:asciiTheme="minorHAnsi" w:eastAsiaTheme="minorEastAsia" w:hAnsiTheme="minorHAnsi" w:cstheme="minorBidi"/>
          <w:noProof/>
          <w:sz w:val="22"/>
          <w:szCs w:val="22"/>
        </w:rPr>
      </w:pPr>
      <w:del w:id="337" w:author="xx" w:date="2012-06-18T22:33:00Z">
        <w:r w:rsidDel="00AA2A04">
          <w:rPr>
            <w:noProof/>
          </w:rPr>
          <w:delText>Account management</w:delText>
        </w:r>
        <w:r w:rsidDel="00AA2A04">
          <w:rPr>
            <w:noProof/>
          </w:rPr>
          <w:tab/>
        </w:r>
      </w:del>
      <w:del w:id="338" w:author="xx" w:date="2012-06-18T22:31:00Z">
        <w:r w:rsidDel="00AA2A04">
          <w:rPr>
            <w:noProof/>
          </w:rPr>
          <w:delText>27</w:delText>
        </w:r>
      </w:del>
    </w:p>
    <w:p w:rsidR="00E54F91" w:rsidDel="00AA2A04" w:rsidRDefault="00E54F91">
      <w:pPr>
        <w:pStyle w:val="TOC4"/>
        <w:tabs>
          <w:tab w:val="right" w:leader="dot" w:pos="9111"/>
        </w:tabs>
        <w:rPr>
          <w:del w:id="339" w:author="xx" w:date="2012-06-18T22:33:00Z"/>
          <w:rFonts w:asciiTheme="minorHAnsi" w:eastAsiaTheme="minorEastAsia" w:hAnsiTheme="minorHAnsi" w:cstheme="minorBidi"/>
          <w:noProof/>
          <w:sz w:val="22"/>
          <w:szCs w:val="22"/>
        </w:rPr>
      </w:pPr>
      <w:del w:id="340" w:author="xx" w:date="2012-06-18T22:33:00Z">
        <w:r w:rsidDel="00AA2A04">
          <w:rPr>
            <w:noProof/>
          </w:rPr>
          <w:delText>Project management</w:delText>
        </w:r>
        <w:r w:rsidDel="00AA2A04">
          <w:rPr>
            <w:noProof/>
          </w:rPr>
          <w:tab/>
        </w:r>
      </w:del>
      <w:del w:id="341" w:author="xx" w:date="2012-06-18T22:31:00Z">
        <w:r w:rsidDel="00AA2A04">
          <w:rPr>
            <w:noProof/>
          </w:rPr>
          <w:delText>26</w:delText>
        </w:r>
      </w:del>
    </w:p>
    <w:p w:rsidR="00645001" w:rsidDel="00AA2A04" w:rsidRDefault="00E54F91" w:rsidP="00540779">
      <w:pPr>
        <w:pStyle w:val="TOC4"/>
        <w:tabs>
          <w:tab w:val="right" w:leader="dot" w:pos="9111"/>
        </w:tabs>
        <w:rPr>
          <w:del w:id="342" w:author="xx" w:date="2012-06-18T22:33:00Z"/>
          <w:rFonts w:asciiTheme="minorHAnsi" w:eastAsiaTheme="minorEastAsia" w:hAnsiTheme="minorHAnsi" w:cstheme="minorBidi"/>
          <w:noProof/>
          <w:sz w:val="22"/>
          <w:szCs w:val="22"/>
        </w:rPr>
      </w:pPr>
      <w:del w:id="343" w:author="xx" w:date="2012-06-18T22:33:00Z">
        <w:r w:rsidDel="00AA2A04">
          <w:rPr>
            <w:noProof/>
          </w:rPr>
          <w:delText>a.</w:delText>
        </w:r>
        <w:r w:rsidDel="00AA2A04">
          <w:rPr>
            <w:rFonts w:asciiTheme="minorHAnsi" w:eastAsiaTheme="minorEastAsia" w:hAnsiTheme="minorHAnsi" w:cstheme="minorBidi"/>
            <w:noProof/>
            <w:sz w:val="22"/>
            <w:szCs w:val="22"/>
          </w:rPr>
          <w:tab/>
        </w:r>
        <w:r w:rsidR="00645001" w:rsidDel="00AA2A04">
          <w:rPr>
            <w:noProof/>
          </w:rPr>
          <w:delText>Project structure management</w:delText>
        </w:r>
        <w:r w:rsidR="00645001" w:rsidDel="00AA2A04">
          <w:rPr>
            <w:noProof/>
          </w:rPr>
          <w:tab/>
        </w:r>
      </w:del>
      <w:del w:id="344" w:author="xx" w:date="2012-06-18T22:31:00Z">
        <w:r w:rsidR="00645001" w:rsidDel="00AA2A04">
          <w:rPr>
            <w:noProof/>
          </w:rPr>
          <w:delText>29</w:delText>
        </w:r>
      </w:del>
    </w:p>
    <w:p w:rsidR="00645001" w:rsidDel="00AA2A04" w:rsidRDefault="00E54F91" w:rsidP="00540779">
      <w:pPr>
        <w:pStyle w:val="TOC4"/>
        <w:tabs>
          <w:tab w:val="right" w:leader="dot" w:pos="9111"/>
        </w:tabs>
        <w:rPr>
          <w:del w:id="345" w:author="xx" w:date="2012-06-18T22:33:00Z"/>
          <w:rFonts w:asciiTheme="minorHAnsi" w:eastAsiaTheme="minorEastAsia" w:hAnsiTheme="minorHAnsi" w:cstheme="minorBidi"/>
          <w:noProof/>
          <w:sz w:val="22"/>
          <w:szCs w:val="22"/>
        </w:rPr>
      </w:pPr>
      <w:del w:id="346" w:author="xx" w:date="2012-06-18T22:33:00Z">
        <w:r w:rsidDel="00AA2A04">
          <w:rPr>
            <w:noProof/>
          </w:rPr>
          <w:delText>b.</w:delText>
        </w:r>
        <w:r w:rsidDel="00AA2A04">
          <w:rPr>
            <w:rFonts w:asciiTheme="minorHAnsi" w:eastAsiaTheme="minorEastAsia" w:hAnsiTheme="minorHAnsi" w:cstheme="minorBidi"/>
            <w:noProof/>
            <w:sz w:val="22"/>
            <w:szCs w:val="22"/>
          </w:rPr>
          <w:tab/>
        </w:r>
        <w:r w:rsidR="00645001" w:rsidDel="00AA2A04">
          <w:rPr>
            <w:noProof/>
          </w:rPr>
          <w:delText>Project activity</w:delText>
        </w:r>
        <w:r w:rsidR="00645001" w:rsidDel="00AA2A04">
          <w:rPr>
            <w:noProof/>
          </w:rPr>
          <w:tab/>
        </w:r>
      </w:del>
      <w:del w:id="347" w:author="xx" w:date="2012-06-18T22:31:00Z">
        <w:r w:rsidR="00645001" w:rsidDel="00AA2A04">
          <w:rPr>
            <w:noProof/>
          </w:rPr>
          <w:delText>29</w:delText>
        </w:r>
      </w:del>
    </w:p>
    <w:p w:rsidR="00645001" w:rsidDel="00AA2A04" w:rsidRDefault="00645001">
      <w:pPr>
        <w:pStyle w:val="TOC3"/>
        <w:tabs>
          <w:tab w:val="left" w:pos="1320"/>
          <w:tab w:val="right" w:leader="dot" w:pos="9111"/>
        </w:tabs>
        <w:rPr>
          <w:del w:id="348" w:author="xx" w:date="2012-06-18T22:33:00Z"/>
          <w:rFonts w:asciiTheme="minorHAnsi" w:eastAsiaTheme="minorEastAsia" w:hAnsiTheme="minorHAnsi" w:cstheme="minorBidi"/>
          <w:noProof/>
          <w:sz w:val="22"/>
          <w:szCs w:val="22"/>
        </w:rPr>
      </w:pPr>
      <w:del w:id="349" w:author="xx" w:date="2012-06-18T22:33:00Z">
        <w:r w:rsidDel="00AA2A04">
          <w:rPr>
            <w:noProof/>
          </w:rPr>
          <w:delText>4.2.2</w:delText>
        </w:r>
        <w:r w:rsidDel="00AA2A04">
          <w:rPr>
            <w:rFonts w:asciiTheme="minorHAnsi" w:eastAsiaTheme="minorEastAsia" w:hAnsiTheme="minorHAnsi" w:cstheme="minorBidi"/>
            <w:noProof/>
            <w:sz w:val="22"/>
            <w:szCs w:val="22"/>
          </w:rPr>
          <w:tab/>
        </w:r>
        <w:r w:rsidDel="00AA2A04">
          <w:rPr>
            <w:noProof/>
          </w:rPr>
          <w:delText>Đặc tả Use-Case</w:delText>
        </w:r>
        <w:r w:rsidDel="00AA2A04">
          <w:rPr>
            <w:noProof/>
          </w:rPr>
          <w:tab/>
        </w:r>
      </w:del>
      <w:del w:id="350" w:author="xx" w:date="2012-06-18T22:31:00Z">
        <w:r w:rsidDel="00AA2A04">
          <w:rPr>
            <w:noProof/>
          </w:rPr>
          <w:delText>29</w:delText>
        </w:r>
      </w:del>
    </w:p>
    <w:p w:rsidR="00645001" w:rsidDel="00AA2A04" w:rsidRDefault="00645001">
      <w:pPr>
        <w:pStyle w:val="TOC4"/>
        <w:tabs>
          <w:tab w:val="right" w:leader="dot" w:pos="9111"/>
        </w:tabs>
        <w:rPr>
          <w:del w:id="351" w:author="xx" w:date="2012-06-18T22:33:00Z"/>
          <w:rFonts w:asciiTheme="minorHAnsi" w:eastAsiaTheme="minorEastAsia" w:hAnsiTheme="minorHAnsi" w:cstheme="minorBidi"/>
          <w:noProof/>
          <w:sz w:val="22"/>
          <w:szCs w:val="22"/>
        </w:rPr>
      </w:pPr>
      <w:del w:id="352" w:author="xx" w:date="2012-06-18T22:33:00Z">
        <w:r w:rsidDel="00AA2A04">
          <w:rPr>
            <w:noProof/>
          </w:rPr>
          <w:delText>Use-Case Create Work Item</w:delText>
        </w:r>
        <w:r w:rsidDel="00AA2A04">
          <w:rPr>
            <w:noProof/>
          </w:rPr>
          <w:tab/>
        </w:r>
      </w:del>
      <w:del w:id="353" w:author="xx" w:date="2012-06-18T22:31:00Z">
        <w:r w:rsidDel="00AA2A04">
          <w:rPr>
            <w:noProof/>
          </w:rPr>
          <w:delText>30</w:delText>
        </w:r>
      </w:del>
    </w:p>
    <w:p w:rsidR="00645001" w:rsidDel="00AA2A04" w:rsidRDefault="00645001">
      <w:pPr>
        <w:pStyle w:val="TOC4"/>
        <w:tabs>
          <w:tab w:val="right" w:leader="dot" w:pos="9111"/>
        </w:tabs>
        <w:rPr>
          <w:del w:id="354" w:author="xx" w:date="2012-06-18T22:33:00Z"/>
          <w:rFonts w:asciiTheme="minorHAnsi" w:eastAsiaTheme="minorEastAsia" w:hAnsiTheme="minorHAnsi" w:cstheme="minorBidi"/>
          <w:noProof/>
          <w:sz w:val="22"/>
          <w:szCs w:val="22"/>
        </w:rPr>
      </w:pPr>
      <w:del w:id="355" w:author="xx" w:date="2012-06-18T22:33:00Z">
        <w:r w:rsidDel="00AA2A04">
          <w:rPr>
            <w:noProof/>
          </w:rPr>
          <w:delText>Use case : Update Work Item</w:delText>
        </w:r>
        <w:r w:rsidDel="00AA2A04">
          <w:rPr>
            <w:noProof/>
          </w:rPr>
          <w:tab/>
        </w:r>
      </w:del>
      <w:del w:id="356" w:author="xx" w:date="2012-06-18T22:31:00Z">
        <w:r w:rsidDel="00AA2A04">
          <w:rPr>
            <w:noProof/>
          </w:rPr>
          <w:delText>31</w:delText>
        </w:r>
      </w:del>
    </w:p>
    <w:p w:rsidR="00645001" w:rsidDel="00AA2A04" w:rsidRDefault="00645001">
      <w:pPr>
        <w:pStyle w:val="TOC4"/>
        <w:tabs>
          <w:tab w:val="right" w:leader="dot" w:pos="9111"/>
        </w:tabs>
        <w:rPr>
          <w:del w:id="357" w:author="xx" w:date="2012-06-18T22:33:00Z"/>
          <w:rFonts w:asciiTheme="minorHAnsi" w:eastAsiaTheme="minorEastAsia" w:hAnsiTheme="minorHAnsi" w:cstheme="minorBidi"/>
          <w:noProof/>
          <w:sz w:val="22"/>
          <w:szCs w:val="22"/>
        </w:rPr>
      </w:pPr>
      <w:del w:id="358" w:author="xx" w:date="2012-06-18T22:33:00Z">
        <w:r w:rsidDel="00AA2A04">
          <w:rPr>
            <w:noProof/>
          </w:rPr>
          <w:delText>Use-Case admin create account</w:delText>
        </w:r>
        <w:r w:rsidDel="00AA2A04">
          <w:rPr>
            <w:noProof/>
          </w:rPr>
          <w:tab/>
        </w:r>
      </w:del>
      <w:del w:id="359" w:author="xx" w:date="2012-06-18T22:31:00Z">
        <w:r w:rsidDel="00AA2A04">
          <w:rPr>
            <w:noProof/>
          </w:rPr>
          <w:delText>32</w:delText>
        </w:r>
      </w:del>
    </w:p>
    <w:p w:rsidR="00645001" w:rsidDel="00AA2A04" w:rsidRDefault="00645001">
      <w:pPr>
        <w:pStyle w:val="TOC4"/>
        <w:tabs>
          <w:tab w:val="right" w:leader="dot" w:pos="9111"/>
        </w:tabs>
        <w:rPr>
          <w:del w:id="360" w:author="xx" w:date="2012-06-18T22:33:00Z"/>
          <w:rFonts w:asciiTheme="minorHAnsi" w:eastAsiaTheme="minorEastAsia" w:hAnsiTheme="minorHAnsi" w:cstheme="minorBidi"/>
          <w:noProof/>
          <w:sz w:val="22"/>
          <w:szCs w:val="22"/>
        </w:rPr>
      </w:pPr>
      <w:del w:id="361" w:author="xx" w:date="2012-06-18T22:33:00Z">
        <w:r w:rsidDel="00AA2A04">
          <w:rPr>
            <w:noProof/>
          </w:rPr>
          <w:delText>Use-Case admin search account</w:delText>
        </w:r>
        <w:r w:rsidDel="00AA2A04">
          <w:rPr>
            <w:noProof/>
          </w:rPr>
          <w:tab/>
        </w:r>
      </w:del>
      <w:del w:id="362" w:author="xx" w:date="2012-06-18T22:31:00Z">
        <w:r w:rsidDel="00AA2A04">
          <w:rPr>
            <w:noProof/>
          </w:rPr>
          <w:delText>33</w:delText>
        </w:r>
      </w:del>
    </w:p>
    <w:p w:rsidR="00645001" w:rsidDel="00AA2A04" w:rsidRDefault="00E54F91">
      <w:pPr>
        <w:pStyle w:val="TOC4"/>
        <w:tabs>
          <w:tab w:val="right" w:leader="dot" w:pos="9111"/>
        </w:tabs>
        <w:rPr>
          <w:del w:id="363" w:author="xx" w:date="2012-06-18T22:33:00Z"/>
          <w:rFonts w:asciiTheme="minorHAnsi" w:eastAsiaTheme="minorEastAsia" w:hAnsiTheme="minorHAnsi" w:cstheme="minorBidi"/>
          <w:noProof/>
          <w:sz w:val="22"/>
          <w:szCs w:val="22"/>
        </w:rPr>
      </w:pPr>
      <w:del w:id="364" w:author="xx" w:date="2012-06-18T22:33:00Z">
        <w:r w:rsidDel="00AA2A04">
          <w:rPr>
            <w:noProof/>
          </w:rPr>
          <w:delText xml:space="preserve">Use-Case admin </w:delText>
        </w:r>
        <w:r w:rsidR="00645001" w:rsidDel="00AA2A04">
          <w:rPr>
            <w:noProof/>
          </w:rPr>
          <w:delText>update account</w:delText>
        </w:r>
        <w:r w:rsidR="00645001" w:rsidDel="00AA2A04">
          <w:rPr>
            <w:noProof/>
          </w:rPr>
          <w:tab/>
        </w:r>
      </w:del>
      <w:del w:id="365" w:author="xx" w:date="2012-06-18T22:31:00Z">
        <w:r w:rsidR="00645001" w:rsidDel="00AA2A04">
          <w:rPr>
            <w:noProof/>
          </w:rPr>
          <w:delText>33</w:delText>
        </w:r>
      </w:del>
    </w:p>
    <w:p w:rsidR="00645001" w:rsidDel="00AA2A04" w:rsidRDefault="00645001">
      <w:pPr>
        <w:pStyle w:val="TOC4"/>
        <w:tabs>
          <w:tab w:val="right" w:leader="dot" w:pos="9111"/>
        </w:tabs>
        <w:rPr>
          <w:del w:id="366" w:author="xx" w:date="2012-06-18T22:33:00Z"/>
          <w:rFonts w:asciiTheme="minorHAnsi" w:eastAsiaTheme="minorEastAsia" w:hAnsiTheme="minorHAnsi" w:cstheme="minorBidi"/>
          <w:noProof/>
          <w:sz w:val="22"/>
          <w:szCs w:val="22"/>
        </w:rPr>
      </w:pPr>
      <w:del w:id="367" w:author="xx" w:date="2012-06-18T22:33:00Z">
        <w:r w:rsidDel="00AA2A04">
          <w:rPr>
            <w:noProof/>
          </w:rPr>
          <w:delText>Use-Case admin delete account</w:delText>
        </w:r>
        <w:r w:rsidDel="00AA2A04">
          <w:rPr>
            <w:noProof/>
          </w:rPr>
          <w:tab/>
        </w:r>
      </w:del>
      <w:del w:id="368" w:author="xx" w:date="2012-06-18T22:31:00Z">
        <w:r w:rsidDel="00AA2A04">
          <w:rPr>
            <w:noProof/>
          </w:rPr>
          <w:delText>34</w:delText>
        </w:r>
      </w:del>
    </w:p>
    <w:p w:rsidR="00645001" w:rsidDel="00AA2A04" w:rsidRDefault="00645001">
      <w:pPr>
        <w:pStyle w:val="TOC4"/>
        <w:tabs>
          <w:tab w:val="right" w:leader="dot" w:pos="9111"/>
        </w:tabs>
        <w:rPr>
          <w:del w:id="369" w:author="xx" w:date="2012-06-18T22:33:00Z"/>
          <w:rFonts w:asciiTheme="minorHAnsi" w:eastAsiaTheme="minorEastAsia" w:hAnsiTheme="minorHAnsi" w:cstheme="minorBidi"/>
          <w:noProof/>
          <w:sz w:val="22"/>
          <w:szCs w:val="22"/>
        </w:rPr>
      </w:pPr>
      <w:del w:id="370" w:author="xx" w:date="2012-06-18T22:33:00Z">
        <w:r w:rsidDel="00AA2A04">
          <w:rPr>
            <w:noProof/>
          </w:rPr>
          <w:delText>Use-Case guest active account</w:delText>
        </w:r>
        <w:r w:rsidDel="00AA2A04">
          <w:rPr>
            <w:noProof/>
          </w:rPr>
          <w:tab/>
        </w:r>
      </w:del>
      <w:del w:id="371" w:author="xx" w:date="2012-06-18T22:31:00Z">
        <w:r w:rsidDel="00AA2A04">
          <w:rPr>
            <w:noProof/>
          </w:rPr>
          <w:delText>35</w:delText>
        </w:r>
      </w:del>
    </w:p>
    <w:p w:rsidR="00645001" w:rsidDel="00AA2A04" w:rsidRDefault="00645001">
      <w:pPr>
        <w:pStyle w:val="TOC4"/>
        <w:tabs>
          <w:tab w:val="right" w:leader="dot" w:pos="9111"/>
        </w:tabs>
        <w:rPr>
          <w:del w:id="372" w:author="xx" w:date="2012-06-18T22:33:00Z"/>
          <w:rFonts w:asciiTheme="minorHAnsi" w:eastAsiaTheme="minorEastAsia" w:hAnsiTheme="minorHAnsi" w:cstheme="minorBidi"/>
          <w:noProof/>
          <w:sz w:val="22"/>
          <w:szCs w:val="22"/>
        </w:rPr>
      </w:pPr>
      <w:del w:id="373" w:author="xx" w:date="2012-06-18T22:33:00Z">
        <w:r w:rsidDel="00AA2A04">
          <w:rPr>
            <w:noProof/>
          </w:rPr>
          <w:delText>Use-Case guest login</w:delText>
        </w:r>
        <w:r w:rsidDel="00AA2A04">
          <w:rPr>
            <w:noProof/>
          </w:rPr>
          <w:tab/>
        </w:r>
      </w:del>
      <w:del w:id="374" w:author="xx" w:date="2012-06-18T22:31:00Z">
        <w:r w:rsidDel="00AA2A04">
          <w:rPr>
            <w:noProof/>
          </w:rPr>
          <w:delText>35</w:delText>
        </w:r>
      </w:del>
    </w:p>
    <w:p w:rsidR="00645001" w:rsidDel="00AA2A04" w:rsidRDefault="00645001">
      <w:pPr>
        <w:pStyle w:val="TOC4"/>
        <w:tabs>
          <w:tab w:val="right" w:leader="dot" w:pos="9111"/>
        </w:tabs>
        <w:rPr>
          <w:del w:id="375" w:author="xx" w:date="2012-06-18T22:33:00Z"/>
          <w:rFonts w:asciiTheme="minorHAnsi" w:eastAsiaTheme="minorEastAsia" w:hAnsiTheme="minorHAnsi" w:cstheme="minorBidi"/>
          <w:noProof/>
          <w:sz w:val="22"/>
          <w:szCs w:val="22"/>
        </w:rPr>
      </w:pPr>
      <w:del w:id="376" w:author="xx" w:date="2012-06-18T22:33:00Z">
        <w:r w:rsidDel="00AA2A04">
          <w:rPr>
            <w:noProof/>
          </w:rPr>
          <w:delText>Use-Case user update user’s account</w:delText>
        </w:r>
        <w:r w:rsidDel="00AA2A04">
          <w:rPr>
            <w:noProof/>
          </w:rPr>
          <w:tab/>
        </w:r>
      </w:del>
      <w:del w:id="377" w:author="xx" w:date="2012-06-18T22:31:00Z">
        <w:r w:rsidDel="00AA2A04">
          <w:rPr>
            <w:noProof/>
          </w:rPr>
          <w:delText>36</w:delText>
        </w:r>
      </w:del>
    </w:p>
    <w:p w:rsidR="00645001" w:rsidDel="00AA2A04" w:rsidRDefault="00645001">
      <w:pPr>
        <w:pStyle w:val="TOC4"/>
        <w:tabs>
          <w:tab w:val="right" w:leader="dot" w:pos="9111"/>
        </w:tabs>
        <w:rPr>
          <w:del w:id="378" w:author="xx" w:date="2012-06-18T22:33:00Z"/>
          <w:rFonts w:asciiTheme="minorHAnsi" w:eastAsiaTheme="minorEastAsia" w:hAnsiTheme="minorHAnsi" w:cstheme="minorBidi"/>
          <w:noProof/>
          <w:sz w:val="22"/>
          <w:szCs w:val="22"/>
        </w:rPr>
      </w:pPr>
      <w:del w:id="379" w:author="xx" w:date="2012-06-18T22:33:00Z">
        <w:r w:rsidDel="00AA2A04">
          <w:rPr>
            <w:noProof/>
          </w:rPr>
          <w:delText>Use-Case user create user’s event</w:delText>
        </w:r>
        <w:r w:rsidDel="00AA2A04">
          <w:rPr>
            <w:noProof/>
          </w:rPr>
          <w:tab/>
        </w:r>
      </w:del>
      <w:del w:id="380" w:author="xx" w:date="2012-06-18T22:31:00Z">
        <w:r w:rsidDel="00AA2A04">
          <w:rPr>
            <w:noProof/>
          </w:rPr>
          <w:delText>37</w:delText>
        </w:r>
      </w:del>
    </w:p>
    <w:p w:rsidR="00645001" w:rsidDel="00AA2A04" w:rsidRDefault="00645001">
      <w:pPr>
        <w:pStyle w:val="TOC4"/>
        <w:tabs>
          <w:tab w:val="right" w:leader="dot" w:pos="9111"/>
        </w:tabs>
        <w:rPr>
          <w:del w:id="381" w:author="xx" w:date="2012-06-18T22:33:00Z"/>
          <w:rFonts w:asciiTheme="minorHAnsi" w:eastAsiaTheme="minorEastAsia" w:hAnsiTheme="minorHAnsi" w:cstheme="minorBidi"/>
          <w:noProof/>
          <w:sz w:val="22"/>
          <w:szCs w:val="22"/>
        </w:rPr>
      </w:pPr>
      <w:del w:id="382" w:author="xx" w:date="2012-06-18T22:33:00Z">
        <w:r w:rsidDel="00AA2A04">
          <w:rPr>
            <w:noProof/>
          </w:rPr>
          <w:delText>Use-Case user view user’s event</w:delText>
        </w:r>
        <w:r w:rsidDel="00AA2A04">
          <w:rPr>
            <w:noProof/>
          </w:rPr>
          <w:tab/>
        </w:r>
      </w:del>
      <w:del w:id="383" w:author="xx" w:date="2012-06-18T22:31:00Z">
        <w:r w:rsidDel="00AA2A04">
          <w:rPr>
            <w:noProof/>
          </w:rPr>
          <w:delText>37</w:delText>
        </w:r>
      </w:del>
    </w:p>
    <w:p w:rsidR="00645001" w:rsidDel="00AA2A04" w:rsidRDefault="00645001">
      <w:pPr>
        <w:pStyle w:val="TOC4"/>
        <w:tabs>
          <w:tab w:val="right" w:leader="dot" w:pos="9111"/>
        </w:tabs>
        <w:rPr>
          <w:del w:id="384" w:author="xx" w:date="2012-06-18T22:33:00Z"/>
          <w:rFonts w:asciiTheme="minorHAnsi" w:eastAsiaTheme="minorEastAsia" w:hAnsiTheme="minorHAnsi" w:cstheme="minorBidi"/>
          <w:noProof/>
          <w:sz w:val="22"/>
          <w:szCs w:val="22"/>
        </w:rPr>
      </w:pPr>
      <w:del w:id="385" w:author="xx" w:date="2012-06-18T22:33:00Z">
        <w:r w:rsidDel="00AA2A04">
          <w:rPr>
            <w:noProof/>
          </w:rPr>
          <w:delText>Use-Case user update user’s event</w:delText>
        </w:r>
        <w:r w:rsidDel="00AA2A04">
          <w:rPr>
            <w:noProof/>
          </w:rPr>
          <w:tab/>
        </w:r>
      </w:del>
      <w:del w:id="386" w:author="xx" w:date="2012-06-18T22:31:00Z">
        <w:r w:rsidDel="00AA2A04">
          <w:rPr>
            <w:noProof/>
          </w:rPr>
          <w:delText>38</w:delText>
        </w:r>
      </w:del>
    </w:p>
    <w:p w:rsidR="00645001" w:rsidDel="00AA2A04" w:rsidRDefault="00645001">
      <w:pPr>
        <w:pStyle w:val="TOC4"/>
        <w:tabs>
          <w:tab w:val="right" w:leader="dot" w:pos="9111"/>
        </w:tabs>
        <w:rPr>
          <w:del w:id="387" w:author="xx" w:date="2012-06-18T22:33:00Z"/>
          <w:rFonts w:asciiTheme="minorHAnsi" w:eastAsiaTheme="minorEastAsia" w:hAnsiTheme="minorHAnsi" w:cstheme="minorBidi"/>
          <w:noProof/>
          <w:sz w:val="22"/>
          <w:szCs w:val="22"/>
        </w:rPr>
      </w:pPr>
      <w:del w:id="388" w:author="xx" w:date="2012-06-18T22:33:00Z">
        <w:r w:rsidDel="00AA2A04">
          <w:rPr>
            <w:noProof/>
          </w:rPr>
          <w:delText>Use-Case user view user’s project</w:delText>
        </w:r>
        <w:r w:rsidDel="00AA2A04">
          <w:rPr>
            <w:noProof/>
          </w:rPr>
          <w:tab/>
        </w:r>
      </w:del>
      <w:del w:id="389" w:author="xx" w:date="2012-06-18T22:31:00Z">
        <w:r w:rsidDel="00AA2A04">
          <w:rPr>
            <w:noProof/>
          </w:rPr>
          <w:delText>39</w:delText>
        </w:r>
      </w:del>
    </w:p>
    <w:p w:rsidR="00645001" w:rsidDel="00AA2A04" w:rsidRDefault="00645001">
      <w:pPr>
        <w:pStyle w:val="TOC4"/>
        <w:tabs>
          <w:tab w:val="right" w:leader="dot" w:pos="9111"/>
        </w:tabs>
        <w:rPr>
          <w:del w:id="390" w:author="xx" w:date="2012-06-18T22:33:00Z"/>
          <w:rFonts w:asciiTheme="minorHAnsi" w:eastAsiaTheme="minorEastAsia" w:hAnsiTheme="minorHAnsi" w:cstheme="minorBidi"/>
          <w:noProof/>
          <w:sz w:val="22"/>
          <w:szCs w:val="22"/>
        </w:rPr>
      </w:pPr>
      <w:del w:id="391" w:author="xx" w:date="2012-06-18T22:33:00Z">
        <w:r w:rsidDel="00AA2A04">
          <w:rPr>
            <w:noProof/>
          </w:rPr>
          <w:delText>Use-Case user view work item assign to me</w:delText>
        </w:r>
        <w:r w:rsidDel="00AA2A04">
          <w:rPr>
            <w:noProof/>
          </w:rPr>
          <w:tab/>
        </w:r>
      </w:del>
      <w:del w:id="392" w:author="xx" w:date="2012-06-18T22:31:00Z">
        <w:r w:rsidDel="00AA2A04">
          <w:rPr>
            <w:noProof/>
          </w:rPr>
          <w:delText>39</w:delText>
        </w:r>
      </w:del>
    </w:p>
    <w:p w:rsidR="00645001" w:rsidDel="00AA2A04" w:rsidRDefault="00645001">
      <w:pPr>
        <w:pStyle w:val="TOC4"/>
        <w:tabs>
          <w:tab w:val="right" w:leader="dot" w:pos="9111"/>
        </w:tabs>
        <w:rPr>
          <w:del w:id="393" w:author="xx" w:date="2012-06-18T22:33:00Z"/>
          <w:rFonts w:asciiTheme="minorHAnsi" w:eastAsiaTheme="minorEastAsia" w:hAnsiTheme="minorHAnsi" w:cstheme="minorBidi"/>
          <w:noProof/>
          <w:sz w:val="22"/>
          <w:szCs w:val="22"/>
        </w:rPr>
      </w:pPr>
      <w:del w:id="394" w:author="xx" w:date="2012-06-18T22:33:00Z">
        <w:r w:rsidDel="00AA2A04">
          <w:rPr>
            <w:noProof/>
          </w:rPr>
          <w:delText>Use-Case logout</w:delText>
        </w:r>
        <w:r w:rsidDel="00AA2A04">
          <w:rPr>
            <w:noProof/>
          </w:rPr>
          <w:tab/>
        </w:r>
      </w:del>
      <w:del w:id="395" w:author="xx" w:date="2012-06-18T22:31:00Z">
        <w:r w:rsidDel="00AA2A04">
          <w:rPr>
            <w:noProof/>
          </w:rPr>
          <w:delText>40</w:delText>
        </w:r>
      </w:del>
    </w:p>
    <w:p w:rsidR="00645001" w:rsidDel="00AA2A04" w:rsidRDefault="00645001">
      <w:pPr>
        <w:pStyle w:val="TOC2"/>
        <w:tabs>
          <w:tab w:val="left" w:pos="1040"/>
          <w:tab w:val="right" w:leader="dot" w:pos="9111"/>
        </w:tabs>
        <w:rPr>
          <w:del w:id="396" w:author="xx" w:date="2012-06-18T22:33:00Z"/>
          <w:rFonts w:asciiTheme="minorHAnsi" w:eastAsiaTheme="minorEastAsia" w:hAnsiTheme="minorHAnsi" w:cstheme="minorBidi"/>
          <w:noProof/>
          <w:sz w:val="22"/>
          <w:szCs w:val="22"/>
        </w:rPr>
      </w:pPr>
      <w:del w:id="397" w:author="xx" w:date="2012-06-18T22:33:00Z">
        <w:r w:rsidRPr="00F41B66" w:rsidDel="00AA2A04">
          <w:rPr>
            <w:rFonts w:cstheme="minorBidi"/>
            <w:noProof/>
          </w:rPr>
          <w:delText>4.3</w:delText>
        </w:r>
        <w:r w:rsidDel="00AA2A04">
          <w:rPr>
            <w:rFonts w:asciiTheme="minorHAnsi" w:eastAsiaTheme="minorEastAsia" w:hAnsiTheme="minorHAnsi" w:cstheme="minorBidi"/>
            <w:noProof/>
            <w:sz w:val="22"/>
            <w:szCs w:val="22"/>
          </w:rPr>
          <w:tab/>
        </w:r>
        <w:r w:rsidRPr="00F41B66" w:rsidDel="00AA2A04">
          <w:rPr>
            <w:noProof/>
            <w:lang w:val="en-CA"/>
          </w:rPr>
          <w:delText>Sơ đồ lớp mức phân tích</w:delText>
        </w:r>
        <w:r w:rsidDel="00AA2A04">
          <w:rPr>
            <w:noProof/>
          </w:rPr>
          <w:tab/>
        </w:r>
      </w:del>
      <w:del w:id="398" w:author="xx" w:date="2012-06-18T22:31:00Z">
        <w:r w:rsidDel="00AA2A04">
          <w:rPr>
            <w:noProof/>
          </w:rPr>
          <w:delText>40</w:delText>
        </w:r>
      </w:del>
    </w:p>
    <w:p w:rsidR="00645001" w:rsidDel="00AA2A04" w:rsidRDefault="00645001">
      <w:pPr>
        <w:pStyle w:val="TOC2"/>
        <w:tabs>
          <w:tab w:val="left" w:pos="1040"/>
          <w:tab w:val="right" w:leader="dot" w:pos="9111"/>
        </w:tabs>
        <w:rPr>
          <w:del w:id="399" w:author="xx" w:date="2012-06-18T22:33:00Z"/>
          <w:rFonts w:asciiTheme="minorHAnsi" w:eastAsiaTheme="minorEastAsia" w:hAnsiTheme="minorHAnsi" w:cstheme="minorBidi"/>
          <w:noProof/>
          <w:sz w:val="22"/>
          <w:szCs w:val="22"/>
        </w:rPr>
      </w:pPr>
      <w:del w:id="400" w:author="xx" w:date="2012-06-18T22:33:00Z">
        <w:r w:rsidDel="00AA2A04">
          <w:rPr>
            <w:noProof/>
          </w:rPr>
          <w:delText>4.4</w:delText>
        </w:r>
        <w:r w:rsidDel="00AA2A04">
          <w:rPr>
            <w:rFonts w:asciiTheme="minorHAnsi" w:eastAsiaTheme="minorEastAsia" w:hAnsiTheme="minorHAnsi" w:cstheme="minorBidi"/>
            <w:noProof/>
            <w:sz w:val="22"/>
            <w:szCs w:val="22"/>
          </w:rPr>
          <w:tab/>
        </w:r>
        <w:r w:rsidDel="00AA2A04">
          <w:rPr>
            <w:noProof/>
          </w:rPr>
          <w:delText>Thiết kế giao diện</w:delText>
        </w:r>
        <w:r w:rsidDel="00AA2A04">
          <w:rPr>
            <w:noProof/>
          </w:rPr>
          <w:tab/>
        </w:r>
      </w:del>
      <w:del w:id="401" w:author="xx" w:date="2012-06-18T22:31:00Z">
        <w:r w:rsidDel="00AA2A04">
          <w:rPr>
            <w:noProof/>
          </w:rPr>
          <w:delText>42</w:delText>
        </w:r>
      </w:del>
    </w:p>
    <w:p w:rsidR="00645001" w:rsidDel="00AA2A04" w:rsidRDefault="00645001">
      <w:pPr>
        <w:pStyle w:val="TOC3"/>
        <w:tabs>
          <w:tab w:val="left" w:pos="1320"/>
          <w:tab w:val="right" w:leader="dot" w:pos="9111"/>
        </w:tabs>
        <w:rPr>
          <w:del w:id="402" w:author="xx" w:date="2012-06-18T22:33:00Z"/>
          <w:rFonts w:asciiTheme="minorHAnsi" w:eastAsiaTheme="minorEastAsia" w:hAnsiTheme="minorHAnsi" w:cstheme="minorBidi"/>
          <w:noProof/>
          <w:sz w:val="22"/>
          <w:szCs w:val="22"/>
        </w:rPr>
      </w:pPr>
      <w:del w:id="403" w:author="xx" w:date="2012-06-18T22:33:00Z">
        <w:r w:rsidDel="00AA2A04">
          <w:rPr>
            <w:noProof/>
          </w:rPr>
          <w:delText>4.4.1</w:delText>
        </w:r>
        <w:r w:rsidDel="00AA2A04">
          <w:rPr>
            <w:rFonts w:asciiTheme="minorHAnsi" w:eastAsiaTheme="minorEastAsia" w:hAnsiTheme="minorHAnsi" w:cstheme="minorBidi"/>
            <w:noProof/>
            <w:sz w:val="22"/>
            <w:szCs w:val="22"/>
          </w:rPr>
          <w:tab/>
        </w:r>
        <w:r w:rsidDel="00AA2A04">
          <w:rPr>
            <w:noProof/>
          </w:rPr>
          <w:delText>Chức năng quản lý người dùng</w:delText>
        </w:r>
        <w:r w:rsidDel="00AA2A04">
          <w:rPr>
            <w:noProof/>
          </w:rPr>
          <w:tab/>
        </w:r>
      </w:del>
      <w:del w:id="404" w:author="xx" w:date="2012-06-18T22:31:00Z">
        <w:r w:rsidDel="00AA2A04">
          <w:rPr>
            <w:noProof/>
          </w:rPr>
          <w:delText>42</w:delText>
        </w:r>
      </w:del>
    </w:p>
    <w:p w:rsidR="00645001" w:rsidDel="00AA2A04" w:rsidRDefault="00645001">
      <w:pPr>
        <w:pStyle w:val="TOC3"/>
        <w:tabs>
          <w:tab w:val="left" w:pos="1320"/>
          <w:tab w:val="right" w:leader="dot" w:pos="9111"/>
        </w:tabs>
        <w:rPr>
          <w:del w:id="405" w:author="xx" w:date="2012-06-18T22:33:00Z"/>
          <w:rFonts w:asciiTheme="minorHAnsi" w:eastAsiaTheme="minorEastAsia" w:hAnsiTheme="minorHAnsi" w:cstheme="minorBidi"/>
          <w:noProof/>
          <w:sz w:val="22"/>
          <w:szCs w:val="22"/>
        </w:rPr>
      </w:pPr>
      <w:del w:id="406" w:author="xx" w:date="2012-06-18T22:33:00Z">
        <w:r w:rsidDel="00AA2A04">
          <w:rPr>
            <w:noProof/>
          </w:rPr>
          <w:delText>4.4.2</w:delText>
        </w:r>
        <w:r w:rsidDel="00AA2A04">
          <w:rPr>
            <w:rFonts w:asciiTheme="minorHAnsi" w:eastAsiaTheme="minorEastAsia" w:hAnsiTheme="minorHAnsi" w:cstheme="minorBidi"/>
            <w:noProof/>
            <w:sz w:val="22"/>
            <w:szCs w:val="22"/>
          </w:rPr>
          <w:tab/>
        </w:r>
        <w:r w:rsidDel="00AA2A04">
          <w:rPr>
            <w:noProof/>
          </w:rPr>
          <w:delText>Chức năng quản lý Proccess</w:delText>
        </w:r>
        <w:r w:rsidDel="00AA2A04">
          <w:rPr>
            <w:noProof/>
          </w:rPr>
          <w:tab/>
        </w:r>
      </w:del>
      <w:del w:id="407" w:author="xx" w:date="2012-06-18T22:31:00Z">
        <w:r w:rsidDel="00AA2A04">
          <w:rPr>
            <w:noProof/>
          </w:rPr>
          <w:delText>42</w:delText>
        </w:r>
      </w:del>
    </w:p>
    <w:p w:rsidR="00645001" w:rsidDel="00AA2A04" w:rsidRDefault="00645001">
      <w:pPr>
        <w:pStyle w:val="TOC3"/>
        <w:tabs>
          <w:tab w:val="left" w:pos="1320"/>
          <w:tab w:val="right" w:leader="dot" w:pos="9111"/>
        </w:tabs>
        <w:rPr>
          <w:del w:id="408" w:author="xx" w:date="2012-06-18T22:33:00Z"/>
          <w:rFonts w:asciiTheme="minorHAnsi" w:eastAsiaTheme="minorEastAsia" w:hAnsiTheme="minorHAnsi" w:cstheme="minorBidi"/>
          <w:noProof/>
          <w:sz w:val="22"/>
          <w:szCs w:val="22"/>
        </w:rPr>
      </w:pPr>
      <w:del w:id="409" w:author="xx" w:date="2012-06-18T22:33:00Z">
        <w:r w:rsidDel="00AA2A04">
          <w:rPr>
            <w:noProof/>
          </w:rPr>
          <w:delText>4.4.3</w:delText>
        </w:r>
        <w:r w:rsidDel="00AA2A04">
          <w:rPr>
            <w:rFonts w:asciiTheme="minorHAnsi" w:eastAsiaTheme="minorEastAsia" w:hAnsiTheme="minorHAnsi" w:cstheme="minorBidi"/>
            <w:noProof/>
            <w:sz w:val="22"/>
            <w:szCs w:val="22"/>
          </w:rPr>
          <w:tab/>
        </w:r>
        <w:r w:rsidDel="00AA2A04">
          <w:rPr>
            <w:noProof/>
          </w:rPr>
          <w:delText>Chức năng quản lý Study Class</w:delText>
        </w:r>
        <w:r w:rsidDel="00AA2A04">
          <w:rPr>
            <w:noProof/>
          </w:rPr>
          <w:tab/>
        </w:r>
      </w:del>
      <w:del w:id="410" w:author="xx" w:date="2012-06-18T22:31:00Z">
        <w:r w:rsidDel="00AA2A04">
          <w:rPr>
            <w:noProof/>
          </w:rPr>
          <w:delText>43</w:delText>
        </w:r>
      </w:del>
    </w:p>
    <w:p w:rsidR="00645001" w:rsidDel="00AA2A04" w:rsidRDefault="00645001">
      <w:pPr>
        <w:pStyle w:val="TOC3"/>
        <w:tabs>
          <w:tab w:val="left" w:pos="1320"/>
          <w:tab w:val="right" w:leader="dot" w:pos="9111"/>
        </w:tabs>
        <w:rPr>
          <w:del w:id="411" w:author="xx" w:date="2012-06-18T22:33:00Z"/>
          <w:rFonts w:asciiTheme="minorHAnsi" w:eastAsiaTheme="minorEastAsia" w:hAnsiTheme="minorHAnsi" w:cstheme="minorBidi"/>
          <w:noProof/>
          <w:sz w:val="22"/>
          <w:szCs w:val="22"/>
        </w:rPr>
      </w:pPr>
      <w:del w:id="412" w:author="xx" w:date="2012-06-18T22:33:00Z">
        <w:r w:rsidDel="00AA2A04">
          <w:rPr>
            <w:noProof/>
          </w:rPr>
          <w:delText>4.4.4</w:delText>
        </w:r>
        <w:r w:rsidDel="00AA2A04">
          <w:rPr>
            <w:rFonts w:asciiTheme="minorHAnsi" w:eastAsiaTheme="minorEastAsia" w:hAnsiTheme="minorHAnsi" w:cstheme="minorBidi"/>
            <w:noProof/>
            <w:sz w:val="22"/>
            <w:szCs w:val="22"/>
          </w:rPr>
          <w:tab/>
        </w:r>
        <w:r w:rsidDel="00AA2A04">
          <w:rPr>
            <w:noProof/>
          </w:rPr>
          <w:delText>Chức năng quản lý Project</w:delText>
        </w:r>
        <w:r w:rsidDel="00AA2A04">
          <w:rPr>
            <w:noProof/>
          </w:rPr>
          <w:tab/>
        </w:r>
      </w:del>
      <w:del w:id="413" w:author="xx" w:date="2012-06-18T22:31:00Z">
        <w:r w:rsidDel="00AA2A04">
          <w:rPr>
            <w:noProof/>
          </w:rPr>
          <w:delText>43</w:delText>
        </w:r>
      </w:del>
    </w:p>
    <w:p w:rsidR="00645001" w:rsidDel="00AA2A04" w:rsidRDefault="00645001">
      <w:pPr>
        <w:pStyle w:val="TOC3"/>
        <w:tabs>
          <w:tab w:val="left" w:pos="1320"/>
          <w:tab w:val="right" w:leader="dot" w:pos="9111"/>
        </w:tabs>
        <w:rPr>
          <w:del w:id="414" w:author="xx" w:date="2012-06-18T22:33:00Z"/>
          <w:rFonts w:asciiTheme="minorHAnsi" w:eastAsiaTheme="minorEastAsia" w:hAnsiTheme="minorHAnsi" w:cstheme="minorBidi"/>
          <w:noProof/>
          <w:sz w:val="22"/>
          <w:szCs w:val="22"/>
        </w:rPr>
      </w:pPr>
      <w:del w:id="415" w:author="xx" w:date="2012-06-18T22:33:00Z">
        <w:r w:rsidDel="00AA2A04">
          <w:rPr>
            <w:noProof/>
          </w:rPr>
          <w:delText>4.4.5</w:delText>
        </w:r>
        <w:r w:rsidDel="00AA2A04">
          <w:rPr>
            <w:rFonts w:asciiTheme="minorHAnsi" w:eastAsiaTheme="minorEastAsia" w:hAnsiTheme="minorHAnsi" w:cstheme="minorBidi"/>
            <w:noProof/>
            <w:sz w:val="22"/>
            <w:szCs w:val="22"/>
          </w:rPr>
          <w:tab/>
        </w:r>
        <w:r w:rsidDel="00AA2A04">
          <w:rPr>
            <w:noProof/>
          </w:rPr>
          <w:delText>Chức năng quản lý thành viên dự án</w:delText>
        </w:r>
        <w:r w:rsidDel="00AA2A04">
          <w:rPr>
            <w:noProof/>
          </w:rPr>
          <w:tab/>
        </w:r>
      </w:del>
      <w:del w:id="416" w:author="xx" w:date="2012-06-18T22:31:00Z">
        <w:r w:rsidDel="00AA2A04">
          <w:rPr>
            <w:noProof/>
          </w:rPr>
          <w:delText>44</w:delText>
        </w:r>
      </w:del>
    </w:p>
    <w:p w:rsidR="00645001" w:rsidDel="00AA2A04" w:rsidRDefault="00645001">
      <w:pPr>
        <w:pStyle w:val="TOC3"/>
        <w:tabs>
          <w:tab w:val="left" w:pos="1320"/>
          <w:tab w:val="right" w:leader="dot" w:pos="9111"/>
        </w:tabs>
        <w:rPr>
          <w:del w:id="417" w:author="xx" w:date="2012-06-18T22:33:00Z"/>
          <w:rFonts w:asciiTheme="minorHAnsi" w:eastAsiaTheme="minorEastAsia" w:hAnsiTheme="minorHAnsi" w:cstheme="minorBidi"/>
          <w:noProof/>
          <w:sz w:val="22"/>
          <w:szCs w:val="22"/>
        </w:rPr>
      </w:pPr>
      <w:del w:id="418" w:author="xx" w:date="2012-06-18T22:33:00Z">
        <w:r w:rsidDel="00AA2A04">
          <w:rPr>
            <w:noProof/>
          </w:rPr>
          <w:delText>4.4.6</w:delText>
        </w:r>
        <w:r w:rsidDel="00AA2A04">
          <w:rPr>
            <w:rFonts w:asciiTheme="minorHAnsi" w:eastAsiaTheme="minorEastAsia" w:hAnsiTheme="minorHAnsi" w:cstheme="minorBidi"/>
            <w:noProof/>
            <w:sz w:val="22"/>
            <w:szCs w:val="22"/>
          </w:rPr>
          <w:tab/>
        </w:r>
        <w:r w:rsidDel="00AA2A04">
          <w:rPr>
            <w:noProof/>
          </w:rPr>
          <w:delText>Chức năng quản lý tác vụ</w:delText>
        </w:r>
        <w:r w:rsidDel="00AA2A04">
          <w:rPr>
            <w:noProof/>
          </w:rPr>
          <w:tab/>
        </w:r>
      </w:del>
      <w:del w:id="419" w:author="xx" w:date="2012-06-18T22:31:00Z">
        <w:r w:rsidDel="00AA2A04">
          <w:rPr>
            <w:noProof/>
          </w:rPr>
          <w:delText>44</w:delText>
        </w:r>
      </w:del>
    </w:p>
    <w:p w:rsidR="00645001" w:rsidDel="00AA2A04" w:rsidRDefault="00645001">
      <w:pPr>
        <w:pStyle w:val="TOC3"/>
        <w:tabs>
          <w:tab w:val="left" w:pos="1320"/>
          <w:tab w:val="right" w:leader="dot" w:pos="9111"/>
        </w:tabs>
        <w:rPr>
          <w:del w:id="420" w:author="xx" w:date="2012-06-18T22:33:00Z"/>
          <w:rFonts w:asciiTheme="minorHAnsi" w:eastAsiaTheme="minorEastAsia" w:hAnsiTheme="minorHAnsi" w:cstheme="minorBidi"/>
          <w:noProof/>
          <w:sz w:val="22"/>
          <w:szCs w:val="22"/>
        </w:rPr>
      </w:pPr>
      <w:del w:id="421" w:author="xx" w:date="2012-06-18T22:33:00Z">
        <w:r w:rsidDel="00AA2A04">
          <w:rPr>
            <w:noProof/>
          </w:rPr>
          <w:delText>4.4.7</w:delText>
        </w:r>
        <w:r w:rsidDel="00AA2A04">
          <w:rPr>
            <w:rFonts w:asciiTheme="minorHAnsi" w:eastAsiaTheme="minorEastAsia" w:hAnsiTheme="minorHAnsi" w:cstheme="minorBidi"/>
            <w:noProof/>
            <w:sz w:val="22"/>
            <w:szCs w:val="22"/>
          </w:rPr>
          <w:tab/>
        </w:r>
        <w:r w:rsidDel="00AA2A04">
          <w:rPr>
            <w:noProof/>
          </w:rPr>
          <w:delText>Chức năng lên kế hoạch</w:delText>
        </w:r>
        <w:r w:rsidDel="00AA2A04">
          <w:rPr>
            <w:noProof/>
          </w:rPr>
          <w:tab/>
        </w:r>
      </w:del>
      <w:del w:id="422" w:author="xx" w:date="2012-06-18T22:31:00Z">
        <w:r w:rsidDel="00AA2A04">
          <w:rPr>
            <w:noProof/>
          </w:rPr>
          <w:delText>45</w:delText>
        </w:r>
      </w:del>
    </w:p>
    <w:p w:rsidR="00645001" w:rsidDel="00AA2A04" w:rsidRDefault="00645001">
      <w:pPr>
        <w:pStyle w:val="TOC3"/>
        <w:tabs>
          <w:tab w:val="left" w:pos="1320"/>
          <w:tab w:val="right" w:leader="dot" w:pos="9111"/>
        </w:tabs>
        <w:rPr>
          <w:del w:id="423" w:author="xx" w:date="2012-06-18T22:33:00Z"/>
          <w:rFonts w:asciiTheme="minorHAnsi" w:eastAsiaTheme="minorEastAsia" w:hAnsiTheme="minorHAnsi" w:cstheme="minorBidi"/>
          <w:noProof/>
          <w:sz w:val="22"/>
          <w:szCs w:val="22"/>
        </w:rPr>
      </w:pPr>
      <w:del w:id="424" w:author="xx" w:date="2012-06-18T22:33:00Z">
        <w:r w:rsidDel="00AA2A04">
          <w:rPr>
            <w:noProof/>
          </w:rPr>
          <w:delText>4.4.8</w:delText>
        </w:r>
        <w:r w:rsidDel="00AA2A04">
          <w:rPr>
            <w:rFonts w:asciiTheme="minorHAnsi" w:eastAsiaTheme="minorEastAsia" w:hAnsiTheme="minorHAnsi" w:cstheme="minorBidi"/>
            <w:noProof/>
            <w:sz w:val="22"/>
            <w:szCs w:val="22"/>
          </w:rPr>
          <w:tab/>
        </w:r>
        <w:r w:rsidDel="00AA2A04">
          <w:rPr>
            <w:noProof/>
          </w:rPr>
          <w:delText>Chức năng thiết lập thông tin</w:delText>
        </w:r>
        <w:r w:rsidDel="00AA2A04">
          <w:rPr>
            <w:noProof/>
          </w:rPr>
          <w:tab/>
        </w:r>
      </w:del>
      <w:del w:id="425" w:author="xx" w:date="2012-06-18T22:31:00Z">
        <w:r w:rsidDel="00AA2A04">
          <w:rPr>
            <w:noProof/>
          </w:rPr>
          <w:delText>46</w:delText>
        </w:r>
      </w:del>
    </w:p>
    <w:p w:rsidR="00645001" w:rsidDel="00AA2A04" w:rsidRDefault="00645001">
      <w:pPr>
        <w:pStyle w:val="TOC2"/>
        <w:tabs>
          <w:tab w:val="left" w:pos="1040"/>
          <w:tab w:val="right" w:leader="dot" w:pos="9111"/>
        </w:tabs>
        <w:rPr>
          <w:del w:id="426" w:author="xx" w:date="2012-06-18T22:33:00Z"/>
          <w:rFonts w:asciiTheme="minorHAnsi" w:eastAsiaTheme="minorEastAsia" w:hAnsiTheme="minorHAnsi" w:cstheme="minorBidi"/>
          <w:noProof/>
          <w:sz w:val="22"/>
          <w:szCs w:val="22"/>
        </w:rPr>
      </w:pPr>
      <w:del w:id="427" w:author="xx" w:date="2012-06-18T22:33:00Z">
        <w:r w:rsidDel="00AA2A04">
          <w:rPr>
            <w:noProof/>
          </w:rPr>
          <w:delText>4.5</w:delText>
        </w:r>
        <w:r w:rsidDel="00AA2A04">
          <w:rPr>
            <w:rFonts w:asciiTheme="minorHAnsi" w:eastAsiaTheme="minorEastAsia" w:hAnsiTheme="minorHAnsi" w:cstheme="minorBidi"/>
            <w:noProof/>
            <w:sz w:val="22"/>
            <w:szCs w:val="22"/>
          </w:rPr>
          <w:tab/>
        </w:r>
        <w:r w:rsidDel="00AA2A04">
          <w:rPr>
            <w:noProof/>
          </w:rPr>
          <w:delText>Thiết kế kiến trúc :</w:delText>
        </w:r>
        <w:r w:rsidDel="00AA2A04">
          <w:rPr>
            <w:noProof/>
          </w:rPr>
          <w:tab/>
        </w:r>
      </w:del>
      <w:del w:id="428" w:author="xx" w:date="2012-06-18T22:31:00Z">
        <w:r w:rsidDel="00AA2A04">
          <w:rPr>
            <w:noProof/>
          </w:rPr>
          <w:delText>46</w:delText>
        </w:r>
      </w:del>
    </w:p>
    <w:p w:rsidR="00645001" w:rsidDel="00AA2A04" w:rsidRDefault="00645001">
      <w:pPr>
        <w:pStyle w:val="TOC4"/>
        <w:tabs>
          <w:tab w:val="right" w:leader="dot" w:pos="9111"/>
        </w:tabs>
        <w:rPr>
          <w:del w:id="429" w:author="xx" w:date="2012-06-18T22:33:00Z"/>
          <w:rFonts w:asciiTheme="minorHAnsi" w:eastAsiaTheme="minorEastAsia" w:hAnsiTheme="minorHAnsi" w:cstheme="minorBidi"/>
          <w:noProof/>
          <w:sz w:val="22"/>
          <w:szCs w:val="22"/>
        </w:rPr>
      </w:pPr>
      <w:del w:id="430" w:author="xx" w:date="2012-06-18T22:33:00Z">
        <w:r w:rsidDel="00AA2A04">
          <w:rPr>
            <w:noProof/>
          </w:rPr>
          <w:delText>Mô hình triển khai :</w:delText>
        </w:r>
        <w:r w:rsidDel="00AA2A04">
          <w:rPr>
            <w:noProof/>
          </w:rPr>
          <w:tab/>
        </w:r>
      </w:del>
      <w:del w:id="431" w:author="xx" w:date="2012-06-18T22:31:00Z">
        <w:r w:rsidDel="00AA2A04">
          <w:rPr>
            <w:noProof/>
          </w:rPr>
          <w:delText>46</w:delText>
        </w:r>
      </w:del>
    </w:p>
    <w:p w:rsidR="00645001" w:rsidDel="00AA2A04" w:rsidRDefault="00645001">
      <w:pPr>
        <w:pStyle w:val="TOC4"/>
        <w:tabs>
          <w:tab w:val="right" w:leader="dot" w:pos="9111"/>
        </w:tabs>
        <w:rPr>
          <w:del w:id="432" w:author="xx" w:date="2012-06-18T22:33:00Z"/>
          <w:rFonts w:asciiTheme="minorHAnsi" w:eastAsiaTheme="minorEastAsia" w:hAnsiTheme="minorHAnsi" w:cstheme="minorBidi"/>
          <w:noProof/>
          <w:sz w:val="22"/>
          <w:szCs w:val="22"/>
        </w:rPr>
      </w:pPr>
      <w:del w:id="433" w:author="xx" w:date="2012-06-18T22:33:00Z">
        <w:r w:rsidDel="00AA2A04">
          <w:rPr>
            <w:noProof/>
          </w:rPr>
          <w:delText>Kiến trúc tổng quát  :</w:delText>
        </w:r>
        <w:r w:rsidDel="00AA2A04">
          <w:rPr>
            <w:noProof/>
          </w:rPr>
          <w:tab/>
        </w:r>
      </w:del>
      <w:del w:id="434" w:author="xx" w:date="2012-06-18T22:31:00Z">
        <w:r w:rsidDel="00AA2A04">
          <w:rPr>
            <w:noProof/>
          </w:rPr>
          <w:delText>47</w:delText>
        </w:r>
      </w:del>
    </w:p>
    <w:p w:rsidR="00645001" w:rsidDel="00AA2A04" w:rsidRDefault="00645001">
      <w:pPr>
        <w:pStyle w:val="TOC4"/>
        <w:tabs>
          <w:tab w:val="right" w:leader="dot" w:pos="9111"/>
        </w:tabs>
        <w:rPr>
          <w:del w:id="435" w:author="xx" w:date="2012-06-18T22:33:00Z"/>
          <w:rFonts w:asciiTheme="minorHAnsi" w:eastAsiaTheme="minorEastAsia" w:hAnsiTheme="minorHAnsi" w:cstheme="minorBidi"/>
          <w:noProof/>
          <w:sz w:val="22"/>
          <w:szCs w:val="22"/>
        </w:rPr>
      </w:pPr>
      <w:del w:id="436" w:author="xx" w:date="2012-06-18T22:33:00Z">
        <w:r w:rsidDel="00AA2A04">
          <w:rPr>
            <w:noProof/>
          </w:rPr>
          <w:delText>Mô tả các package chính :</w:delText>
        </w:r>
        <w:r w:rsidDel="00AA2A04">
          <w:rPr>
            <w:noProof/>
          </w:rPr>
          <w:tab/>
        </w:r>
      </w:del>
      <w:del w:id="437" w:author="xx" w:date="2012-06-18T22:31:00Z">
        <w:r w:rsidDel="00AA2A04">
          <w:rPr>
            <w:noProof/>
          </w:rPr>
          <w:delText>48</w:delText>
        </w:r>
      </w:del>
    </w:p>
    <w:p w:rsidR="00645001" w:rsidDel="00AA2A04" w:rsidRDefault="00645001">
      <w:pPr>
        <w:pStyle w:val="TOC4"/>
        <w:tabs>
          <w:tab w:val="right" w:leader="dot" w:pos="9111"/>
        </w:tabs>
        <w:rPr>
          <w:del w:id="438" w:author="xx" w:date="2012-06-18T22:33:00Z"/>
          <w:rFonts w:asciiTheme="minorHAnsi" w:eastAsiaTheme="minorEastAsia" w:hAnsiTheme="minorHAnsi" w:cstheme="minorBidi"/>
          <w:noProof/>
          <w:sz w:val="22"/>
          <w:szCs w:val="22"/>
        </w:rPr>
      </w:pPr>
      <w:del w:id="439" w:author="xx" w:date="2012-06-18T22:33:00Z">
        <w:r w:rsidDel="00AA2A04">
          <w:rPr>
            <w:noProof/>
          </w:rPr>
          <w:delText>Cơ chế phân quyền :</w:delText>
        </w:r>
        <w:r w:rsidDel="00AA2A04">
          <w:rPr>
            <w:noProof/>
          </w:rPr>
          <w:tab/>
        </w:r>
      </w:del>
      <w:del w:id="440" w:author="xx" w:date="2012-06-18T22:31:00Z">
        <w:r w:rsidDel="00AA2A04">
          <w:rPr>
            <w:noProof/>
          </w:rPr>
          <w:delText>48</w:delText>
        </w:r>
      </w:del>
    </w:p>
    <w:p w:rsidR="00645001" w:rsidDel="00AA2A04" w:rsidRDefault="00645001">
      <w:pPr>
        <w:pStyle w:val="TOC2"/>
        <w:tabs>
          <w:tab w:val="left" w:pos="1040"/>
          <w:tab w:val="right" w:leader="dot" w:pos="9111"/>
        </w:tabs>
        <w:rPr>
          <w:del w:id="441" w:author="xx" w:date="2012-06-18T22:33:00Z"/>
          <w:rFonts w:asciiTheme="minorHAnsi" w:eastAsiaTheme="minorEastAsia" w:hAnsiTheme="minorHAnsi" w:cstheme="minorBidi"/>
          <w:noProof/>
          <w:sz w:val="22"/>
          <w:szCs w:val="22"/>
        </w:rPr>
      </w:pPr>
      <w:del w:id="442" w:author="xx" w:date="2012-06-18T22:33:00Z">
        <w:r w:rsidDel="00AA2A04">
          <w:rPr>
            <w:noProof/>
          </w:rPr>
          <w:delText>4.6</w:delText>
        </w:r>
        <w:r w:rsidDel="00AA2A04">
          <w:rPr>
            <w:rFonts w:asciiTheme="minorHAnsi" w:eastAsiaTheme="minorEastAsia" w:hAnsiTheme="minorHAnsi" w:cstheme="minorBidi"/>
            <w:noProof/>
            <w:sz w:val="22"/>
            <w:szCs w:val="22"/>
          </w:rPr>
          <w:tab/>
        </w:r>
        <w:r w:rsidDel="00AA2A04">
          <w:rPr>
            <w:noProof/>
          </w:rPr>
          <w:delText>Cài đặt và thử nghiệm</w:delText>
        </w:r>
        <w:r w:rsidDel="00AA2A04">
          <w:rPr>
            <w:noProof/>
          </w:rPr>
          <w:tab/>
        </w:r>
      </w:del>
      <w:del w:id="443" w:author="xx" w:date="2012-06-18T22:31:00Z">
        <w:r w:rsidDel="00AA2A04">
          <w:rPr>
            <w:noProof/>
          </w:rPr>
          <w:delText>48</w:delText>
        </w:r>
      </w:del>
    </w:p>
    <w:p w:rsidR="00645001" w:rsidDel="00AA2A04" w:rsidRDefault="00645001">
      <w:pPr>
        <w:pStyle w:val="TOC3"/>
        <w:tabs>
          <w:tab w:val="left" w:pos="1320"/>
          <w:tab w:val="right" w:leader="dot" w:pos="9111"/>
        </w:tabs>
        <w:rPr>
          <w:del w:id="444" w:author="xx" w:date="2012-06-18T22:33:00Z"/>
          <w:rFonts w:asciiTheme="minorHAnsi" w:eastAsiaTheme="minorEastAsia" w:hAnsiTheme="minorHAnsi" w:cstheme="minorBidi"/>
          <w:noProof/>
          <w:sz w:val="22"/>
          <w:szCs w:val="22"/>
        </w:rPr>
      </w:pPr>
      <w:del w:id="445" w:author="xx" w:date="2012-06-18T22:33:00Z">
        <w:r w:rsidDel="00AA2A04">
          <w:rPr>
            <w:noProof/>
          </w:rPr>
          <w:delText>4.</w:delText>
        </w:r>
        <w:r w:rsidR="00E54F91" w:rsidDel="00AA2A04">
          <w:rPr>
            <w:noProof/>
          </w:rPr>
          <w:delText>5</w:delText>
        </w:r>
        <w:r w:rsidDel="00AA2A04">
          <w:rPr>
            <w:noProof/>
          </w:rPr>
          <w:delText>6.1</w:delText>
        </w:r>
        <w:r w:rsidDel="00AA2A04">
          <w:rPr>
            <w:rFonts w:asciiTheme="minorHAnsi" w:eastAsiaTheme="minorEastAsia" w:hAnsiTheme="minorHAnsi" w:cstheme="minorBidi"/>
            <w:noProof/>
            <w:sz w:val="22"/>
            <w:szCs w:val="22"/>
          </w:rPr>
          <w:tab/>
        </w:r>
        <w:r w:rsidDel="00AA2A04">
          <w:rPr>
            <w:noProof/>
          </w:rPr>
          <w:delText>Môi trường triển khai:</w:delText>
        </w:r>
        <w:r w:rsidDel="00AA2A04">
          <w:rPr>
            <w:noProof/>
          </w:rPr>
          <w:tab/>
        </w:r>
      </w:del>
      <w:del w:id="446" w:author="xx" w:date="2012-06-18T22:31:00Z">
        <w:r w:rsidDel="00AA2A04">
          <w:rPr>
            <w:noProof/>
          </w:rPr>
          <w:delText>48</w:delText>
        </w:r>
      </w:del>
    </w:p>
    <w:p w:rsidR="00645001" w:rsidDel="00AA2A04" w:rsidRDefault="00645001">
      <w:pPr>
        <w:pStyle w:val="TOC3"/>
        <w:tabs>
          <w:tab w:val="left" w:pos="1320"/>
          <w:tab w:val="right" w:leader="dot" w:pos="9111"/>
        </w:tabs>
        <w:rPr>
          <w:del w:id="447" w:author="xx" w:date="2012-06-18T22:33:00Z"/>
          <w:rFonts w:asciiTheme="minorHAnsi" w:eastAsiaTheme="minorEastAsia" w:hAnsiTheme="minorHAnsi" w:cstheme="minorBidi"/>
          <w:noProof/>
          <w:sz w:val="22"/>
          <w:szCs w:val="22"/>
        </w:rPr>
      </w:pPr>
      <w:del w:id="448" w:author="xx" w:date="2012-06-18T22:33:00Z">
        <w:r w:rsidDel="00AA2A04">
          <w:rPr>
            <w:noProof/>
          </w:rPr>
          <w:delText>4.6.2</w:delText>
        </w:r>
        <w:r w:rsidDel="00AA2A04">
          <w:rPr>
            <w:rFonts w:asciiTheme="minorHAnsi" w:eastAsiaTheme="minorEastAsia" w:hAnsiTheme="minorHAnsi" w:cstheme="minorBidi"/>
            <w:noProof/>
            <w:sz w:val="22"/>
            <w:szCs w:val="22"/>
          </w:rPr>
          <w:tab/>
        </w:r>
        <w:r w:rsidDel="00AA2A04">
          <w:rPr>
            <w:noProof/>
          </w:rPr>
          <w:delText>Môi trường phát triển</w:delText>
        </w:r>
        <w:r w:rsidDel="00AA2A04">
          <w:rPr>
            <w:noProof/>
          </w:rPr>
          <w:tab/>
        </w:r>
      </w:del>
      <w:del w:id="449" w:author="xx" w:date="2012-06-18T22:31:00Z">
        <w:r w:rsidDel="00AA2A04">
          <w:rPr>
            <w:noProof/>
          </w:rPr>
          <w:delText>48</w:delText>
        </w:r>
      </w:del>
    </w:p>
    <w:p w:rsidR="00645001" w:rsidDel="00AA2A04" w:rsidRDefault="00645001">
      <w:pPr>
        <w:pStyle w:val="TOC3"/>
        <w:tabs>
          <w:tab w:val="left" w:pos="1320"/>
          <w:tab w:val="right" w:leader="dot" w:pos="9111"/>
        </w:tabs>
        <w:rPr>
          <w:del w:id="450" w:author="xx" w:date="2012-06-18T22:33:00Z"/>
          <w:rFonts w:asciiTheme="minorHAnsi" w:eastAsiaTheme="minorEastAsia" w:hAnsiTheme="minorHAnsi" w:cstheme="minorBidi"/>
          <w:noProof/>
          <w:sz w:val="22"/>
          <w:szCs w:val="22"/>
        </w:rPr>
      </w:pPr>
      <w:del w:id="451" w:author="xx" w:date="2012-06-18T22:33:00Z">
        <w:r w:rsidDel="00AA2A04">
          <w:rPr>
            <w:noProof/>
          </w:rPr>
          <w:delText>4.</w:delText>
        </w:r>
        <w:r w:rsidR="00E54F91" w:rsidDel="00AA2A04">
          <w:rPr>
            <w:noProof/>
          </w:rPr>
          <w:delText>5.2</w:delText>
        </w:r>
        <w:r w:rsidDel="00AA2A04">
          <w:rPr>
            <w:noProof/>
          </w:rPr>
          <w:delText>6.3</w:delText>
        </w:r>
        <w:r w:rsidDel="00AA2A04">
          <w:rPr>
            <w:rFonts w:asciiTheme="minorHAnsi" w:eastAsiaTheme="minorEastAsia" w:hAnsiTheme="minorHAnsi" w:cstheme="minorBidi"/>
            <w:noProof/>
            <w:sz w:val="22"/>
            <w:szCs w:val="22"/>
          </w:rPr>
          <w:tab/>
        </w:r>
        <w:r w:rsidDel="00AA2A04">
          <w:rPr>
            <w:noProof/>
          </w:rPr>
          <w:delText>Hướng dẫn sử dụng</w:delText>
        </w:r>
        <w:r w:rsidDel="00AA2A04">
          <w:rPr>
            <w:noProof/>
          </w:rPr>
          <w:tab/>
        </w:r>
      </w:del>
      <w:del w:id="452" w:author="xx" w:date="2012-06-18T22:31:00Z">
        <w:r w:rsidDel="00AA2A04">
          <w:rPr>
            <w:noProof/>
          </w:rPr>
          <w:delText>49</w:delText>
        </w:r>
      </w:del>
    </w:p>
    <w:p w:rsidR="00645001" w:rsidDel="00AA2A04" w:rsidRDefault="00645001">
      <w:pPr>
        <w:pStyle w:val="TOC4"/>
        <w:tabs>
          <w:tab w:val="right" w:leader="dot" w:pos="9111"/>
        </w:tabs>
        <w:rPr>
          <w:del w:id="453" w:author="xx" w:date="2012-06-18T22:33:00Z"/>
          <w:rFonts w:asciiTheme="minorHAnsi" w:eastAsiaTheme="minorEastAsia" w:hAnsiTheme="minorHAnsi" w:cstheme="minorBidi"/>
          <w:noProof/>
          <w:sz w:val="22"/>
          <w:szCs w:val="22"/>
        </w:rPr>
      </w:pPr>
      <w:del w:id="454" w:author="xx" w:date="2012-06-18T22:33:00Z">
        <w:r w:rsidDel="00AA2A04">
          <w:rPr>
            <w:noProof/>
          </w:rPr>
          <w:delText>Tạo process</w:delText>
        </w:r>
        <w:r w:rsidDel="00AA2A04">
          <w:rPr>
            <w:noProof/>
          </w:rPr>
          <w:tab/>
        </w:r>
      </w:del>
      <w:del w:id="455" w:author="xx" w:date="2012-06-18T22:31:00Z">
        <w:r w:rsidDel="00AA2A04">
          <w:rPr>
            <w:noProof/>
          </w:rPr>
          <w:delText>50</w:delText>
        </w:r>
      </w:del>
    </w:p>
    <w:p w:rsidR="00645001" w:rsidDel="00AA2A04" w:rsidRDefault="00645001">
      <w:pPr>
        <w:pStyle w:val="TOC4"/>
        <w:tabs>
          <w:tab w:val="right" w:leader="dot" w:pos="9111"/>
        </w:tabs>
        <w:rPr>
          <w:del w:id="456" w:author="xx" w:date="2012-06-18T22:33:00Z"/>
          <w:rFonts w:asciiTheme="minorHAnsi" w:eastAsiaTheme="minorEastAsia" w:hAnsiTheme="minorHAnsi" w:cstheme="minorBidi"/>
          <w:noProof/>
          <w:sz w:val="22"/>
          <w:szCs w:val="22"/>
        </w:rPr>
      </w:pPr>
      <w:del w:id="457" w:author="xx" w:date="2012-06-18T22:33:00Z">
        <w:r w:rsidDel="00AA2A04">
          <w:rPr>
            <w:noProof/>
          </w:rPr>
          <w:delText>Quản lý project</w:delText>
        </w:r>
        <w:r w:rsidDel="00AA2A04">
          <w:rPr>
            <w:noProof/>
          </w:rPr>
          <w:tab/>
        </w:r>
      </w:del>
      <w:del w:id="458" w:author="xx" w:date="2012-06-18T22:31:00Z">
        <w:r w:rsidDel="00AA2A04">
          <w:rPr>
            <w:noProof/>
          </w:rPr>
          <w:delText>51</w:delText>
        </w:r>
      </w:del>
    </w:p>
    <w:p w:rsidR="009334DE" w:rsidDel="00AA2A04" w:rsidRDefault="009334DE">
      <w:pPr>
        <w:pStyle w:val="TOC1"/>
        <w:tabs>
          <w:tab w:val="left" w:pos="1320"/>
          <w:tab w:val="right" w:leader="dot" w:pos="9111"/>
        </w:tabs>
        <w:rPr>
          <w:del w:id="459" w:author="xx" w:date="2012-06-18T22:33:00Z"/>
          <w:rFonts w:asciiTheme="minorHAnsi" w:eastAsiaTheme="minorEastAsia" w:hAnsiTheme="minorHAnsi" w:cstheme="minorBidi"/>
          <w:noProof/>
          <w:sz w:val="22"/>
          <w:szCs w:val="22"/>
        </w:rPr>
      </w:pPr>
      <w:del w:id="460" w:author="xx" w:date="2012-06-18T22:33:00Z">
        <w:r w:rsidRPr="00C20188" w:rsidDel="00AA2A04">
          <w:rPr>
            <w:noProof/>
            <w14:scene3d>
              <w14:camera w14:prst="orthographicFront"/>
              <w14:lightRig w14:rig="threePt" w14:dir="t">
                <w14:rot w14:lat="0" w14:lon="0" w14:rev="0"/>
              </w14:lightRig>
            </w14:scene3d>
          </w:rPr>
          <w:delText>Chương 5</w:delText>
        </w:r>
        <w:r w:rsidDel="00AA2A04">
          <w:rPr>
            <w:rFonts w:asciiTheme="minorHAnsi" w:eastAsiaTheme="minorEastAsia" w:hAnsiTheme="minorHAnsi" w:cstheme="minorBidi"/>
            <w:noProof/>
            <w:sz w:val="22"/>
            <w:szCs w:val="22"/>
          </w:rPr>
          <w:tab/>
        </w:r>
        <w:r w:rsidDel="00AA2A04">
          <w:rPr>
            <w:noProof/>
          </w:rPr>
          <w:delText>KẾT LUẬN</w:delText>
        </w:r>
        <w:r w:rsidDel="00AA2A04">
          <w:rPr>
            <w:noProof/>
          </w:rPr>
          <w:tab/>
        </w:r>
      </w:del>
      <w:del w:id="461" w:author="xx" w:date="2012-06-18T22:31:00Z">
        <w:r w:rsidR="00AE57DB" w:rsidDel="00AA2A04">
          <w:rPr>
            <w:noProof/>
          </w:rPr>
          <w:delText>2020</w:delText>
        </w:r>
        <w:r w:rsidDel="00AA2A04">
          <w:rPr>
            <w:noProof/>
          </w:rPr>
          <w:delText>34</w:delText>
        </w:r>
      </w:del>
    </w:p>
    <w:p w:rsidR="009334DE" w:rsidDel="00AA2A04" w:rsidRDefault="009334DE">
      <w:pPr>
        <w:pStyle w:val="TOC1"/>
        <w:tabs>
          <w:tab w:val="left" w:pos="1320"/>
          <w:tab w:val="right" w:leader="dot" w:pos="9111"/>
        </w:tabs>
        <w:rPr>
          <w:del w:id="462" w:author="xx" w:date="2012-06-18T22:33:00Z"/>
          <w:rFonts w:asciiTheme="minorHAnsi" w:eastAsiaTheme="minorEastAsia" w:hAnsiTheme="minorHAnsi" w:cstheme="minorBidi"/>
          <w:noProof/>
          <w:sz w:val="22"/>
          <w:szCs w:val="22"/>
        </w:rPr>
      </w:pPr>
      <w:del w:id="463" w:author="xx" w:date="2012-06-18T22:33:00Z">
        <w:r w:rsidRPr="00C20188" w:rsidDel="00AA2A04">
          <w:rPr>
            <w:noProof/>
            <w14:scene3d>
              <w14:camera w14:prst="orthographicFront"/>
              <w14:lightRig w14:rig="threePt" w14:dir="t">
                <w14:rot w14:lat="0" w14:lon="0" w14:rev="0"/>
              </w14:lightRig>
            </w14:scene3d>
          </w:rPr>
          <w:delText>Chương 6</w:delText>
        </w:r>
        <w:r w:rsidDel="00AA2A04">
          <w:rPr>
            <w:rFonts w:asciiTheme="minorHAnsi" w:eastAsiaTheme="minorEastAsia" w:hAnsiTheme="minorHAnsi" w:cstheme="minorBidi"/>
            <w:noProof/>
            <w:sz w:val="22"/>
            <w:szCs w:val="22"/>
          </w:rPr>
          <w:tab/>
        </w:r>
        <w:r w:rsidDel="00AA2A04">
          <w:rPr>
            <w:noProof/>
          </w:rPr>
          <w:delText>HƯỚNG PHÁT TRIỂN</w:delText>
        </w:r>
        <w:r w:rsidDel="00AA2A04">
          <w:rPr>
            <w:noProof/>
          </w:rPr>
          <w:tab/>
        </w:r>
      </w:del>
      <w:del w:id="464" w:author="xx" w:date="2012-06-18T22:31:00Z">
        <w:r w:rsidR="00E54F91" w:rsidDel="00AA2A04">
          <w:rPr>
            <w:noProof/>
          </w:rPr>
          <w:delText>49</w:delText>
        </w:r>
        <w:r w:rsidR="00AE57DB" w:rsidDel="00AA2A04">
          <w:rPr>
            <w:noProof/>
          </w:rPr>
          <w:delText>2121</w:delText>
        </w:r>
        <w:r w:rsidDel="00AA2A04">
          <w:rPr>
            <w:noProof/>
          </w:rPr>
          <w:delText>35</w:delText>
        </w:r>
      </w:del>
    </w:p>
    <w:p w:rsidR="00645001" w:rsidDel="00AA2A04" w:rsidRDefault="00645001">
      <w:pPr>
        <w:pStyle w:val="TOC1"/>
        <w:tabs>
          <w:tab w:val="left" w:pos="1320"/>
          <w:tab w:val="right" w:leader="dot" w:pos="9111"/>
        </w:tabs>
        <w:rPr>
          <w:del w:id="465" w:author="xx" w:date="2012-06-18T22:33:00Z"/>
          <w:rFonts w:asciiTheme="minorHAnsi" w:eastAsiaTheme="minorEastAsia" w:hAnsiTheme="minorHAnsi" w:cstheme="minorBidi"/>
          <w:noProof/>
          <w:sz w:val="22"/>
          <w:szCs w:val="22"/>
        </w:rPr>
      </w:pPr>
      <w:del w:id="466" w:author="xx" w:date="2012-06-18T22:33:00Z">
        <w:r w:rsidDel="00AA2A04">
          <w:rPr>
            <w:noProof/>
          </w:rPr>
          <w:delText>Chương 5</w:delText>
        </w:r>
        <w:r w:rsidDel="00AA2A04">
          <w:rPr>
            <w:rFonts w:asciiTheme="minorHAnsi" w:eastAsiaTheme="minorEastAsia" w:hAnsiTheme="minorHAnsi" w:cstheme="minorBidi"/>
            <w:noProof/>
            <w:sz w:val="22"/>
            <w:szCs w:val="22"/>
          </w:rPr>
          <w:tab/>
        </w:r>
        <w:r w:rsidDel="00AA2A04">
          <w:rPr>
            <w:noProof/>
          </w:rPr>
          <w:delText>KẾT LUẬN</w:delText>
        </w:r>
        <w:r w:rsidDel="00AA2A04">
          <w:rPr>
            <w:noProof/>
          </w:rPr>
          <w:tab/>
        </w:r>
      </w:del>
      <w:del w:id="467" w:author="xx" w:date="2012-06-18T22:31:00Z">
        <w:r w:rsidDel="00AA2A04">
          <w:rPr>
            <w:noProof/>
          </w:rPr>
          <w:delText>55</w:delText>
        </w:r>
      </w:del>
    </w:p>
    <w:p w:rsidR="00645001" w:rsidDel="00AA2A04" w:rsidRDefault="00645001">
      <w:pPr>
        <w:pStyle w:val="TOC1"/>
        <w:tabs>
          <w:tab w:val="left" w:pos="1320"/>
          <w:tab w:val="right" w:leader="dot" w:pos="9111"/>
        </w:tabs>
        <w:rPr>
          <w:del w:id="468" w:author="xx" w:date="2012-06-18T22:33:00Z"/>
          <w:rFonts w:asciiTheme="minorHAnsi" w:eastAsiaTheme="minorEastAsia" w:hAnsiTheme="minorHAnsi" w:cstheme="minorBidi"/>
          <w:noProof/>
          <w:sz w:val="22"/>
          <w:szCs w:val="22"/>
        </w:rPr>
      </w:pPr>
      <w:del w:id="469" w:author="xx" w:date="2012-06-18T22:33:00Z">
        <w:r w:rsidDel="00AA2A04">
          <w:rPr>
            <w:noProof/>
          </w:rPr>
          <w:delText>Chương 6</w:delText>
        </w:r>
        <w:r w:rsidDel="00AA2A04">
          <w:rPr>
            <w:rFonts w:asciiTheme="minorHAnsi" w:eastAsiaTheme="minorEastAsia" w:hAnsiTheme="minorHAnsi" w:cstheme="minorBidi"/>
            <w:noProof/>
            <w:sz w:val="22"/>
            <w:szCs w:val="22"/>
          </w:rPr>
          <w:tab/>
        </w:r>
        <w:r w:rsidDel="00AA2A04">
          <w:rPr>
            <w:noProof/>
          </w:rPr>
          <w:delText>HƯỚNG PHÁT TRIỂN</w:delText>
        </w:r>
        <w:r w:rsidDel="00AA2A04">
          <w:rPr>
            <w:noProof/>
          </w:rPr>
          <w:tab/>
        </w:r>
      </w:del>
      <w:del w:id="470" w:author="xx" w:date="2012-06-18T22:31:00Z">
        <w:r w:rsidDel="00AA2A04">
          <w:rPr>
            <w:noProof/>
          </w:rPr>
          <w:delText>57</w:delText>
        </w:r>
      </w:del>
    </w:p>
    <w:p w:rsidR="00645001" w:rsidDel="00AA2A04" w:rsidRDefault="00645001">
      <w:pPr>
        <w:pStyle w:val="TOC1"/>
        <w:tabs>
          <w:tab w:val="left" w:pos="1320"/>
          <w:tab w:val="right" w:leader="dot" w:pos="9111"/>
        </w:tabs>
        <w:rPr>
          <w:del w:id="471" w:author="xx" w:date="2012-06-18T22:33:00Z"/>
          <w:rFonts w:asciiTheme="minorHAnsi" w:eastAsiaTheme="minorEastAsia" w:hAnsiTheme="minorHAnsi" w:cstheme="minorBidi"/>
          <w:noProof/>
          <w:sz w:val="22"/>
          <w:szCs w:val="22"/>
        </w:rPr>
      </w:pPr>
      <w:del w:id="472" w:author="xx" w:date="2012-06-18T22:33:00Z">
        <w:r w:rsidRPr="00540779" w:rsidDel="00AA2A04">
          <w:rPr>
            <w:noProof/>
          </w:rPr>
          <w:delText>Chương 7</w:delText>
        </w:r>
        <w:r w:rsidDel="00AA2A04">
          <w:rPr>
            <w:rFonts w:asciiTheme="minorHAnsi" w:eastAsiaTheme="minorEastAsia" w:hAnsiTheme="minorHAnsi" w:cstheme="minorBidi"/>
            <w:noProof/>
            <w:sz w:val="22"/>
            <w:szCs w:val="22"/>
          </w:rPr>
          <w:tab/>
        </w:r>
        <w:r w:rsidDel="00AA2A04">
          <w:rPr>
            <w:noProof/>
          </w:rPr>
          <w:delText>DANH MỤC TÀI LIỆU THAM KHẢO</w:delText>
        </w:r>
        <w:r w:rsidDel="00AA2A04">
          <w:rPr>
            <w:noProof/>
          </w:rPr>
          <w:tab/>
        </w:r>
      </w:del>
      <w:del w:id="473" w:author="xx" w:date="2012-06-18T22:31:00Z">
        <w:r w:rsidR="00E54F91" w:rsidDel="00AA2A04">
          <w:rPr>
            <w:noProof/>
          </w:rPr>
          <w:delText>50</w:delText>
        </w:r>
        <w:r w:rsidR="00AE57DB" w:rsidDel="00AA2A04">
          <w:rPr>
            <w:noProof/>
          </w:rPr>
          <w:delText>2222</w:delText>
        </w:r>
        <w:r w:rsidR="009334DE" w:rsidDel="00AA2A04">
          <w:rPr>
            <w:noProof/>
          </w:rPr>
          <w:delText>36</w:delText>
        </w:r>
        <w:r w:rsidDel="00AA2A04">
          <w:rPr>
            <w:noProof/>
          </w:rPr>
          <w:delText>58</w:delText>
        </w:r>
      </w:del>
    </w:p>
    <w:p w:rsidR="00645001" w:rsidDel="00AA2A04" w:rsidRDefault="00645001">
      <w:pPr>
        <w:pStyle w:val="TOC1"/>
        <w:tabs>
          <w:tab w:val="left" w:pos="1320"/>
          <w:tab w:val="right" w:leader="dot" w:pos="9111"/>
        </w:tabs>
        <w:rPr>
          <w:del w:id="474" w:author="xx" w:date="2012-06-18T22:33:00Z"/>
          <w:rFonts w:asciiTheme="minorHAnsi" w:eastAsiaTheme="minorEastAsia" w:hAnsiTheme="minorHAnsi" w:cstheme="minorBidi"/>
          <w:noProof/>
          <w:sz w:val="22"/>
          <w:szCs w:val="22"/>
        </w:rPr>
      </w:pPr>
      <w:del w:id="475" w:author="xx" w:date="2012-06-18T22:33:00Z">
        <w:r w:rsidRPr="00540779" w:rsidDel="00AA2A04">
          <w:rPr>
            <w:noProof/>
          </w:rPr>
          <w:delText>Chương 8</w:delText>
        </w:r>
        <w:r w:rsidDel="00AA2A04">
          <w:rPr>
            <w:rFonts w:asciiTheme="minorHAnsi" w:eastAsiaTheme="minorEastAsia" w:hAnsiTheme="minorHAnsi" w:cstheme="minorBidi"/>
            <w:noProof/>
            <w:sz w:val="22"/>
            <w:szCs w:val="22"/>
          </w:rPr>
          <w:tab/>
        </w:r>
        <w:r w:rsidDel="00AA2A04">
          <w:rPr>
            <w:noProof/>
          </w:rPr>
          <w:delText>PHỤ LỤC</w:delText>
        </w:r>
        <w:r w:rsidDel="00AA2A04">
          <w:rPr>
            <w:noProof/>
          </w:rPr>
          <w:tab/>
        </w:r>
      </w:del>
      <w:del w:id="476" w:author="xx" w:date="2012-06-18T22:31:00Z">
        <w:r w:rsidDel="00AA2A04">
          <w:rPr>
            <w:noProof/>
          </w:rPr>
          <w:delText>59</w:delText>
        </w:r>
      </w:del>
    </w:p>
    <w:p w:rsidR="00645001" w:rsidDel="00AA2A04" w:rsidRDefault="00645001">
      <w:pPr>
        <w:pStyle w:val="TOC2"/>
        <w:tabs>
          <w:tab w:val="right" w:leader="dot" w:pos="9111"/>
        </w:tabs>
        <w:rPr>
          <w:del w:id="477" w:author="xx" w:date="2012-06-18T22:33:00Z"/>
          <w:rFonts w:asciiTheme="minorHAnsi" w:eastAsiaTheme="minorEastAsia" w:hAnsiTheme="minorHAnsi" w:cstheme="minorBidi"/>
          <w:noProof/>
          <w:sz w:val="22"/>
          <w:szCs w:val="22"/>
        </w:rPr>
      </w:pPr>
      <w:del w:id="478" w:author="xx" w:date="2012-06-18T22:33:00Z">
        <w:r w:rsidDel="00AA2A04">
          <w:rPr>
            <w:noProof/>
          </w:rPr>
          <w:delText>Phụ lục A : Các khái niệm cơ bản</w:delText>
        </w:r>
        <w:r w:rsidDel="00AA2A04">
          <w:rPr>
            <w:noProof/>
          </w:rPr>
          <w:tab/>
        </w:r>
      </w:del>
      <w:del w:id="479" w:author="xx" w:date="2012-06-18T22:31:00Z">
        <w:r w:rsidDel="00AA2A04">
          <w:rPr>
            <w:noProof/>
          </w:rPr>
          <w:delText>59</w:delText>
        </w:r>
      </w:del>
    </w:p>
    <w:p w:rsidR="00645001" w:rsidDel="00AA2A04" w:rsidRDefault="00AE57DB">
      <w:pPr>
        <w:pStyle w:val="TOC2"/>
        <w:tabs>
          <w:tab w:val="right" w:leader="dot" w:pos="9111"/>
        </w:tabs>
        <w:rPr>
          <w:del w:id="480" w:author="xx" w:date="2012-06-18T22:33:00Z"/>
          <w:rFonts w:asciiTheme="minorHAnsi" w:eastAsiaTheme="minorEastAsia" w:hAnsiTheme="minorHAnsi" w:cstheme="minorBidi"/>
          <w:noProof/>
          <w:sz w:val="22"/>
          <w:szCs w:val="22"/>
        </w:rPr>
      </w:pPr>
      <w:del w:id="481" w:author="xx" w:date="2012-06-18T22:31:00Z">
        <w:r w:rsidDel="00AA2A04">
          <w:rPr>
            <w:noProof/>
          </w:rPr>
          <w:delText>2323</w:delText>
        </w:r>
      </w:del>
      <w:del w:id="482" w:author="xx" w:date="2012-06-18T22:33:00Z">
        <w:r w:rsidR="00645001" w:rsidDel="00AA2A04">
          <w:rPr>
            <w:noProof/>
          </w:rPr>
          <w:delText>Phụ lục B : Các thư viện hỗ trợ</w:delText>
        </w:r>
        <w:r w:rsidR="00645001" w:rsidDel="00AA2A04">
          <w:rPr>
            <w:noProof/>
          </w:rPr>
          <w:tab/>
        </w:r>
      </w:del>
      <w:del w:id="483" w:author="xx" w:date="2012-06-18T22:31:00Z">
        <w:r w:rsidR="00645001" w:rsidDel="00AA2A04">
          <w:rPr>
            <w:noProof/>
          </w:rPr>
          <w:delText>59</w:delText>
        </w:r>
      </w:del>
    </w:p>
    <w:p w:rsidR="00961491" w:rsidRDefault="00A65187" w:rsidP="00A1299D">
      <w:pPr>
        <w:tabs>
          <w:tab w:val="right" w:leader="dot" w:pos="9360"/>
        </w:tabs>
        <w:jc w:val="both"/>
      </w:pPr>
      <w:r>
        <w:fldChar w:fldCharType="end"/>
      </w:r>
    </w:p>
    <w:p w:rsidR="00961491" w:rsidRDefault="00961491" w:rsidP="00A1299D">
      <w:pPr>
        <w:spacing w:before="0" w:after="200"/>
        <w:jc w:val="both"/>
      </w:pPr>
      <w:r>
        <w:br w:type="page"/>
      </w:r>
    </w:p>
    <w:p w:rsidR="003F66BB" w:rsidRDefault="005718C7" w:rsidP="00D40C4C">
      <w:pPr>
        <w:pStyle w:val="Title"/>
      </w:pPr>
      <w:bookmarkStart w:id="484" w:name="_Toc326077636"/>
      <w:bookmarkStart w:id="485" w:name="_Toc327121391"/>
      <w:bookmarkStart w:id="486" w:name="_Toc327822165"/>
      <w:r>
        <w:lastRenderedPageBreak/>
        <w:t>DANH SÁCH CÁC BẢNG</w:t>
      </w:r>
      <w:bookmarkEnd w:id="484"/>
      <w:bookmarkEnd w:id="485"/>
      <w:bookmarkEnd w:id="486"/>
    </w:p>
    <w:p w:rsidR="00645001"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r w:rsidR="0058726E">
        <w:fldChar w:fldCharType="begin"/>
      </w:r>
      <w:r w:rsidR="0058726E">
        <w:instrText xml:space="preserve"> HYPERLINK \l "_Toc327604692" </w:instrText>
      </w:r>
      <w:r w:rsidR="0058726E">
        <w:fldChar w:fldCharType="separate"/>
      </w:r>
      <w:r w:rsidR="00645001" w:rsidRPr="006C48D3">
        <w:rPr>
          <w:rStyle w:val="Hyperlink"/>
          <w:noProof/>
        </w:rPr>
        <w:t>Bảng 1 Danh sách actor</w:t>
      </w:r>
      <w:r w:rsidR="00645001">
        <w:rPr>
          <w:noProof/>
          <w:webHidden/>
        </w:rPr>
        <w:tab/>
      </w:r>
      <w:r w:rsidR="00645001">
        <w:rPr>
          <w:noProof/>
          <w:webHidden/>
        </w:rPr>
        <w:fldChar w:fldCharType="begin"/>
      </w:r>
      <w:r w:rsidR="00645001">
        <w:rPr>
          <w:noProof/>
          <w:webHidden/>
        </w:rPr>
        <w:instrText xml:space="preserve"> PAGEREF _Toc327604692 \h </w:instrText>
      </w:r>
      <w:r w:rsidR="00645001">
        <w:rPr>
          <w:noProof/>
          <w:webHidden/>
        </w:rPr>
      </w:r>
      <w:r w:rsidR="00645001">
        <w:rPr>
          <w:noProof/>
          <w:webHidden/>
        </w:rPr>
        <w:fldChar w:fldCharType="separate"/>
      </w:r>
      <w:ins w:id="487" w:author="xx" w:date="2012-06-18T22:31:00Z">
        <w:r w:rsidR="00AA2A04">
          <w:rPr>
            <w:noProof/>
            <w:webHidden/>
          </w:rPr>
          <w:t>24</w:t>
        </w:r>
      </w:ins>
      <w:del w:id="488" w:author="xx" w:date="2012-06-18T22:31:00Z">
        <w:r w:rsidR="00645001" w:rsidDel="00AA2A04">
          <w:rPr>
            <w:noProof/>
            <w:webHidden/>
          </w:rPr>
          <w:delText>25</w:delText>
        </w:r>
      </w:del>
      <w:r w:rsidR="00645001">
        <w:rPr>
          <w:noProof/>
          <w:webHidden/>
        </w:rPr>
        <w:fldChar w:fldCharType="end"/>
      </w:r>
      <w:r w:rsidR="0058726E">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"_Toc327604693" </w:instrText>
      </w:r>
      <w:r>
        <w:fldChar w:fldCharType="separate"/>
      </w:r>
      <w:r w:rsidR="00645001" w:rsidRPr="006C48D3">
        <w:rPr>
          <w:rStyle w:val="Hyperlink"/>
          <w:noProof/>
        </w:rPr>
        <w:t>Bảng 2 Các khối chính trong mô hình Use-Case</w:t>
      </w:r>
      <w:r w:rsidR="00645001">
        <w:rPr>
          <w:noProof/>
          <w:webHidden/>
        </w:rPr>
        <w:tab/>
      </w:r>
      <w:r w:rsidR="00645001">
        <w:rPr>
          <w:noProof/>
          <w:webHidden/>
        </w:rPr>
        <w:fldChar w:fldCharType="begin"/>
      </w:r>
      <w:r w:rsidR="00645001">
        <w:rPr>
          <w:noProof/>
          <w:webHidden/>
        </w:rPr>
        <w:instrText xml:space="preserve"> PAGEREF _Toc327604693 \h </w:instrText>
      </w:r>
      <w:r w:rsidR="00645001">
        <w:rPr>
          <w:noProof/>
          <w:webHidden/>
        </w:rPr>
      </w:r>
      <w:r w:rsidR="00645001">
        <w:rPr>
          <w:noProof/>
          <w:webHidden/>
        </w:rPr>
        <w:fldChar w:fldCharType="separate"/>
      </w:r>
      <w:ins w:id="489" w:author="xx" w:date="2012-06-18T22:31:00Z">
        <w:r w:rsidR="00AA2A04">
          <w:rPr>
            <w:noProof/>
            <w:webHidden/>
          </w:rPr>
          <w:t>25</w:t>
        </w:r>
      </w:ins>
      <w:del w:id="490" w:author="xx" w:date="2012-06-18T22:31:00Z">
        <w:r w:rsidR="00645001" w:rsidDel="00AA2A04">
          <w:rPr>
            <w:noProof/>
            <w:webHidden/>
          </w:rPr>
          <w:delText>26</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"_Toc327604694" </w:instrText>
      </w:r>
      <w:r>
        <w:fldChar w:fldCharType="separate"/>
      </w:r>
      <w:r w:rsidR="00645001" w:rsidRPr="006C48D3">
        <w:rPr>
          <w:rStyle w:val="Hyperlink"/>
          <w:noProof/>
        </w:rPr>
        <w:t>Bảng 3 Các lớp đối tượng</w:t>
      </w:r>
      <w:r w:rsidR="00645001">
        <w:rPr>
          <w:noProof/>
          <w:webHidden/>
        </w:rPr>
        <w:tab/>
      </w:r>
      <w:r w:rsidR="00645001">
        <w:rPr>
          <w:noProof/>
          <w:webHidden/>
        </w:rPr>
        <w:fldChar w:fldCharType="begin"/>
      </w:r>
      <w:r w:rsidR="00645001">
        <w:rPr>
          <w:noProof/>
          <w:webHidden/>
        </w:rPr>
        <w:instrText xml:space="preserve"> PAGEREF _Toc327604694 \h </w:instrText>
      </w:r>
      <w:r w:rsidR="00645001">
        <w:rPr>
          <w:noProof/>
          <w:webHidden/>
        </w:rPr>
      </w:r>
      <w:r w:rsidR="00645001">
        <w:rPr>
          <w:noProof/>
          <w:webHidden/>
        </w:rPr>
        <w:fldChar w:fldCharType="separate"/>
      </w:r>
      <w:ins w:id="491" w:author="xx" w:date="2012-06-18T22:31:00Z">
        <w:r w:rsidR="00AA2A04">
          <w:rPr>
            <w:noProof/>
            <w:webHidden/>
          </w:rPr>
          <w:t>41</w:t>
        </w:r>
      </w:ins>
      <w:del w:id="492" w:author="xx" w:date="2012-06-18T22:31:00Z">
        <w:r w:rsidR="00645001" w:rsidDel="00AA2A04">
          <w:rPr>
            <w:noProof/>
            <w:webHidden/>
          </w:rPr>
          <w:delText>42</w:delText>
        </w:r>
      </w:del>
      <w:r w:rsidR="00645001">
        <w:rPr>
          <w:noProof/>
          <w:webHidden/>
        </w:rPr>
        <w:fldChar w:fldCharType="end"/>
      </w:r>
      <w:r>
        <w:rPr>
          <w:noProof/>
        </w:rPr>
        <w:fldChar w:fldCharType="end"/>
      </w:r>
    </w:p>
    <w:p w:rsidR="005718C7" w:rsidRDefault="0023739E" w:rsidP="00A1299D">
      <w:pPr>
        <w:jc w:val="both"/>
      </w:pPr>
      <w:r>
        <w:fldChar w:fldCharType="end"/>
      </w:r>
      <w:r w:rsidR="005718C7">
        <w:br w:type="page"/>
      </w:r>
    </w:p>
    <w:p w:rsidR="00361527" w:rsidRDefault="005718C7" w:rsidP="00D40C4C">
      <w:pPr>
        <w:pStyle w:val="Title"/>
      </w:pPr>
      <w:bookmarkStart w:id="493" w:name="_Toc326077637"/>
      <w:bookmarkStart w:id="494" w:name="_Toc327121392"/>
      <w:bookmarkStart w:id="495" w:name="_Toc327822166"/>
      <w:r>
        <w:lastRenderedPageBreak/>
        <w:t xml:space="preserve">DANH SÁCH </w:t>
      </w:r>
      <w:r w:rsidRPr="007746F5">
        <w:t>CÁC</w:t>
      </w:r>
      <w:r>
        <w:t xml:space="preserve"> HÌNH VẼ</w:t>
      </w:r>
      <w:bookmarkEnd w:id="493"/>
      <w:bookmarkEnd w:id="494"/>
      <w:bookmarkEnd w:id="495"/>
    </w:p>
    <w:p w:rsidR="00645001"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r w:rsidR="0058726E">
        <w:fldChar w:fldCharType="begin"/>
      </w:r>
      <w:r w:rsidR="0058726E">
        <w:instrText xml:space="preserve"> HYPERLINK \l "_Toc327604695" </w:instrText>
      </w:r>
      <w:r w:rsidR="0058726E">
        <w:fldChar w:fldCharType="separate"/>
      </w:r>
      <w:r w:rsidR="00645001" w:rsidRPr="00F035CB">
        <w:rPr>
          <w:rStyle w:val="Hyperlink"/>
          <w:noProof/>
        </w:rPr>
        <w:t>Hình 1 Team Foundation Server Proccess (nguồn : ? )</w:t>
      </w:r>
      <w:r w:rsidR="00645001">
        <w:rPr>
          <w:noProof/>
          <w:webHidden/>
        </w:rPr>
        <w:tab/>
      </w:r>
      <w:r w:rsidR="00645001">
        <w:rPr>
          <w:noProof/>
          <w:webHidden/>
        </w:rPr>
        <w:fldChar w:fldCharType="begin"/>
      </w:r>
      <w:r w:rsidR="00645001">
        <w:rPr>
          <w:noProof/>
          <w:webHidden/>
        </w:rPr>
        <w:instrText xml:space="preserve"> PAGEREF _Toc327604695 \h </w:instrText>
      </w:r>
      <w:r w:rsidR="00645001">
        <w:rPr>
          <w:noProof/>
          <w:webHidden/>
        </w:rPr>
      </w:r>
      <w:r w:rsidR="00645001">
        <w:rPr>
          <w:noProof/>
          <w:webHidden/>
        </w:rPr>
        <w:fldChar w:fldCharType="separate"/>
      </w:r>
      <w:ins w:id="496" w:author="xx" w:date="2012-06-18T22:31:00Z">
        <w:r w:rsidR="00AA2A04">
          <w:rPr>
            <w:noProof/>
            <w:webHidden/>
          </w:rPr>
          <w:t>16</w:t>
        </w:r>
      </w:ins>
      <w:del w:id="497" w:author="xx" w:date="2012-06-18T22:31:00Z">
        <w:r w:rsidR="00645001" w:rsidDel="00AA2A04">
          <w:rPr>
            <w:noProof/>
            <w:webHidden/>
          </w:rPr>
          <w:delText>18</w:delText>
        </w:r>
      </w:del>
      <w:r w:rsidR="00645001">
        <w:rPr>
          <w:noProof/>
          <w:webHidden/>
        </w:rPr>
        <w:fldChar w:fldCharType="end"/>
      </w:r>
      <w:r w:rsidR="0058726E">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"_Toc327604696" </w:instrText>
      </w:r>
      <w:r>
        <w:fldChar w:fldCharType="separate"/>
      </w:r>
      <w:r w:rsidR="00645001" w:rsidRPr="00F035CB">
        <w:rPr>
          <w:rStyle w:val="Hyperlink"/>
          <w:noProof/>
        </w:rPr>
        <w:t>Hình 2 CMMI (nguồn : ?)</w:t>
      </w:r>
      <w:r w:rsidR="00645001">
        <w:rPr>
          <w:noProof/>
          <w:webHidden/>
        </w:rPr>
        <w:tab/>
      </w:r>
      <w:r w:rsidR="00645001">
        <w:rPr>
          <w:noProof/>
          <w:webHidden/>
        </w:rPr>
        <w:fldChar w:fldCharType="begin"/>
      </w:r>
      <w:r w:rsidR="00645001">
        <w:rPr>
          <w:noProof/>
          <w:webHidden/>
        </w:rPr>
        <w:instrText xml:space="preserve"> PAGEREF _Toc327604696 \h </w:instrText>
      </w:r>
      <w:r w:rsidR="00645001">
        <w:rPr>
          <w:noProof/>
          <w:webHidden/>
        </w:rPr>
      </w:r>
      <w:r w:rsidR="00645001">
        <w:rPr>
          <w:noProof/>
          <w:webHidden/>
        </w:rPr>
        <w:fldChar w:fldCharType="separate"/>
      </w:r>
      <w:ins w:id="498" w:author="xx" w:date="2012-06-18T22:31:00Z">
        <w:r w:rsidR="00AA2A04">
          <w:rPr>
            <w:noProof/>
            <w:webHidden/>
          </w:rPr>
          <w:t>17</w:t>
        </w:r>
      </w:ins>
      <w:del w:id="499" w:author="xx" w:date="2012-06-18T22:31:00Z">
        <w:r w:rsidR="00645001" w:rsidDel="00AA2A04">
          <w:rPr>
            <w:noProof/>
            <w:webHidden/>
          </w:rPr>
          <w:delText>19</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"_Toc327604697" </w:instrText>
      </w:r>
      <w:r>
        <w:fldChar w:fldCharType="separate"/>
      </w:r>
      <w:r w:rsidR="00645001" w:rsidRPr="00F035CB">
        <w:rPr>
          <w:rStyle w:val="Hyperlink"/>
          <w:noProof/>
        </w:rPr>
        <w:t>Hình 3 Agile (nguồn : ?)</w:t>
      </w:r>
      <w:r w:rsidR="00645001">
        <w:rPr>
          <w:noProof/>
          <w:webHidden/>
        </w:rPr>
        <w:tab/>
      </w:r>
      <w:r w:rsidR="00645001">
        <w:rPr>
          <w:noProof/>
          <w:webHidden/>
        </w:rPr>
        <w:fldChar w:fldCharType="begin"/>
      </w:r>
      <w:r w:rsidR="00645001">
        <w:rPr>
          <w:noProof/>
          <w:webHidden/>
        </w:rPr>
        <w:instrText xml:space="preserve"> PAGEREF _Toc327604697 \h </w:instrText>
      </w:r>
      <w:r w:rsidR="00645001">
        <w:rPr>
          <w:noProof/>
          <w:webHidden/>
        </w:rPr>
      </w:r>
      <w:r w:rsidR="00645001">
        <w:rPr>
          <w:noProof/>
          <w:webHidden/>
        </w:rPr>
        <w:fldChar w:fldCharType="separate"/>
      </w:r>
      <w:ins w:id="500" w:author="xx" w:date="2012-06-18T22:31:00Z">
        <w:r w:rsidR="00AA2A04">
          <w:rPr>
            <w:noProof/>
            <w:webHidden/>
          </w:rPr>
          <w:t>18</w:t>
        </w:r>
      </w:ins>
      <w:del w:id="501" w:author="xx" w:date="2012-06-18T22:31:00Z">
        <w:r w:rsidR="00645001" w:rsidDel="00AA2A04">
          <w:rPr>
            <w:noProof/>
            <w:webHidden/>
          </w:rPr>
          <w:delText>20</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"_Toc327604698" </w:instrText>
      </w:r>
      <w:r>
        <w:fldChar w:fldCharType="separate"/>
      </w:r>
      <w:r w:rsidR="00645001" w:rsidRPr="00F035CB">
        <w:rPr>
          <w:rStyle w:val="Hyperlink"/>
          <w:noProof/>
        </w:rPr>
        <w:t>Hình 4 Danh sách actor</w:t>
      </w:r>
      <w:r w:rsidR="00645001">
        <w:rPr>
          <w:noProof/>
          <w:webHidden/>
        </w:rPr>
        <w:tab/>
      </w:r>
      <w:r w:rsidR="00645001">
        <w:rPr>
          <w:noProof/>
          <w:webHidden/>
        </w:rPr>
        <w:fldChar w:fldCharType="begin"/>
      </w:r>
      <w:r w:rsidR="00645001">
        <w:rPr>
          <w:noProof/>
          <w:webHidden/>
        </w:rPr>
        <w:instrText xml:space="preserve"> PAGEREF _Toc327604698 \h </w:instrText>
      </w:r>
      <w:r w:rsidR="00645001">
        <w:rPr>
          <w:noProof/>
          <w:webHidden/>
        </w:rPr>
      </w:r>
      <w:r w:rsidR="00645001">
        <w:rPr>
          <w:noProof/>
          <w:webHidden/>
        </w:rPr>
        <w:fldChar w:fldCharType="separate"/>
      </w:r>
      <w:ins w:id="502" w:author="xx" w:date="2012-06-18T22:31:00Z">
        <w:r w:rsidR="00AA2A04">
          <w:rPr>
            <w:noProof/>
            <w:webHidden/>
          </w:rPr>
          <w:t>23</w:t>
        </w:r>
      </w:ins>
      <w:del w:id="503" w:author="xx" w:date="2012-06-18T22:31:00Z">
        <w:r w:rsidR="00645001" w:rsidDel="00AA2A04">
          <w:rPr>
            <w:noProof/>
            <w:webHidden/>
          </w:rPr>
          <w:delText>24</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"_Toc327604699" </w:instrText>
      </w:r>
      <w:r>
        <w:fldChar w:fldCharType="separate"/>
      </w:r>
      <w:r w:rsidR="00645001" w:rsidRPr="00F035CB">
        <w:rPr>
          <w:rStyle w:val="Hyperlink"/>
          <w:noProof/>
        </w:rPr>
        <w:t>Hình 5 Các khối chính trong mô hình Use-Case</w:t>
      </w:r>
      <w:r w:rsidR="00645001">
        <w:rPr>
          <w:noProof/>
          <w:webHidden/>
        </w:rPr>
        <w:tab/>
      </w:r>
      <w:r w:rsidR="00645001">
        <w:rPr>
          <w:noProof/>
          <w:webHidden/>
        </w:rPr>
        <w:fldChar w:fldCharType="begin"/>
      </w:r>
      <w:r w:rsidR="00645001">
        <w:rPr>
          <w:noProof/>
          <w:webHidden/>
        </w:rPr>
        <w:instrText xml:space="preserve"> PAGEREF _Toc327604699 \h </w:instrText>
      </w:r>
      <w:r w:rsidR="00645001">
        <w:rPr>
          <w:noProof/>
          <w:webHidden/>
        </w:rPr>
      </w:r>
      <w:r w:rsidR="00645001">
        <w:rPr>
          <w:noProof/>
          <w:webHidden/>
        </w:rPr>
        <w:fldChar w:fldCharType="separate"/>
      </w:r>
      <w:ins w:id="504" w:author="xx" w:date="2012-06-18T22:31:00Z">
        <w:r w:rsidR="00AA2A04">
          <w:rPr>
            <w:noProof/>
            <w:webHidden/>
          </w:rPr>
          <w:t>24</w:t>
        </w:r>
      </w:ins>
      <w:del w:id="505" w:author="xx" w:date="2012-06-18T22:31:00Z">
        <w:r w:rsidR="00645001" w:rsidDel="00AA2A04">
          <w:rPr>
            <w:noProof/>
            <w:webHidden/>
          </w:rPr>
          <w:delText>25</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"_Toc327604700" </w:instrText>
      </w:r>
      <w:r>
        <w:fldChar w:fldCharType="separate"/>
      </w:r>
      <w:r w:rsidR="00645001" w:rsidRPr="00F035CB">
        <w:rPr>
          <w:rStyle w:val="Hyperlink"/>
          <w:noProof/>
        </w:rPr>
        <w:t>Hình 6 Use-Case Account Management</w:t>
      </w:r>
      <w:r w:rsidR="00645001">
        <w:rPr>
          <w:noProof/>
          <w:webHidden/>
        </w:rPr>
        <w:tab/>
      </w:r>
      <w:r w:rsidR="00645001">
        <w:rPr>
          <w:noProof/>
          <w:webHidden/>
        </w:rPr>
        <w:fldChar w:fldCharType="begin"/>
      </w:r>
      <w:r w:rsidR="00645001">
        <w:rPr>
          <w:noProof/>
          <w:webHidden/>
        </w:rPr>
        <w:instrText xml:space="preserve"> PAGEREF _Toc327604700 \h </w:instrText>
      </w:r>
      <w:r w:rsidR="00645001">
        <w:rPr>
          <w:noProof/>
          <w:webHidden/>
        </w:rPr>
      </w:r>
      <w:r w:rsidR="00645001">
        <w:rPr>
          <w:noProof/>
          <w:webHidden/>
        </w:rPr>
        <w:fldChar w:fldCharType="separate"/>
      </w:r>
      <w:ins w:id="506" w:author="xx" w:date="2012-06-18T22:31:00Z">
        <w:r w:rsidR="00AA2A04">
          <w:rPr>
            <w:noProof/>
            <w:webHidden/>
          </w:rPr>
          <w:t>28</w:t>
        </w:r>
      </w:ins>
      <w:del w:id="507" w:author="xx" w:date="2012-06-18T22:31:00Z">
        <w:r w:rsidR="00645001" w:rsidDel="00AA2A04">
          <w:rPr>
            <w:noProof/>
            <w:webHidden/>
          </w:rPr>
          <w:delText>29</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"_Toc327604701" </w:instrText>
      </w:r>
      <w:r>
        <w:fldChar w:fldCharType="separate"/>
      </w:r>
      <w:r w:rsidR="00645001" w:rsidRPr="00F035CB">
        <w:rPr>
          <w:rStyle w:val="Hyperlink"/>
          <w:noProof/>
        </w:rPr>
        <w:t>Hình 7 Project Management Package</w:t>
      </w:r>
      <w:r w:rsidR="00645001">
        <w:rPr>
          <w:noProof/>
          <w:webHidden/>
        </w:rPr>
        <w:tab/>
      </w:r>
      <w:r w:rsidR="00645001">
        <w:rPr>
          <w:noProof/>
          <w:webHidden/>
        </w:rPr>
        <w:fldChar w:fldCharType="begin"/>
      </w:r>
      <w:r w:rsidR="00645001">
        <w:rPr>
          <w:noProof/>
          <w:webHidden/>
        </w:rPr>
        <w:instrText xml:space="preserve"> PAGEREF _Toc327604701 \h </w:instrText>
      </w:r>
      <w:r w:rsidR="00645001">
        <w:rPr>
          <w:noProof/>
          <w:webHidden/>
        </w:rPr>
      </w:r>
      <w:r w:rsidR="00645001">
        <w:rPr>
          <w:noProof/>
          <w:webHidden/>
        </w:rPr>
        <w:fldChar w:fldCharType="separate"/>
      </w:r>
      <w:ins w:id="508" w:author="xx" w:date="2012-06-18T22:31:00Z">
        <w:r w:rsidR="00AA2A04">
          <w:rPr>
            <w:noProof/>
            <w:webHidden/>
          </w:rPr>
          <w:t>28</w:t>
        </w:r>
      </w:ins>
      <w:del w:id="509" w:author="xx" w:date="2012-06-18T22:31:00Z">
        <w:r w:rsidR="00645001" w:rsidDel="00AA2A04">
          <w:rPr>
            <w:noProof/>
            <w:webHidden/>
          </w:rPr>
          <w:delText>29</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"_Toc327604702" </w:instrText>
      </w:r>
      <w:r>
        <w:fldChar w:fldCharType="separate"/>
      </w:r>
      <w:r w:rsidR="00645001" w:rsidRPr="00F035CB">
        <w:rPr>
          <w:rStyle w:val="Hyperlink"/>
          <w:noProof/>
        </w:rPr>
        <w:t>Hình 8 Use-Case Project structure management</w:t>
      </w:r>
      <w:r w:rsidR="00645001">
        <w:rPr>
          <w:noProof/>
          <w:webHidden/>
        </w:rPr>
        <w:tab/>
      </w:r>
      <w:r w:rsidR="00645001">
        <w:rPr>
          <w:noProof/>
          <w:webHidden/>
        </w:rPr>
        <w:fldChar w:fldCharType="begin"/>
      </w:r>
      <w:r w:rsidR="00645001">
        <w:rPr>
          <w:noProof/>
          <w:webHidden/>
        </w:rPr>
        <w:instrText xml:space="preserve"> PAGEREF _Toc327604702 \h </w:instrText>
      </w:r>
      <w:r w:rsidR="00645001">
        <w:rPr>
          <w:noProof/>
          <w:webHidden/>
        </w:rPr>
      </w:r>
      <w:r w:rsidR="00645001">
        <w:rPr>
          <w:noProof/>
          <w:webHidden/>
        </w:rPr>
        <w:fldChar w:fldCharType="separate"/>
      </w:r>
      <w:ins w:id="510" w:author="xx" w:date="2012-06-18T22:31:00Z">
        <w:r w:rsidR="00AA2A04">
          <w:rPr>
            <w:noProof/>
            <w:webHidden/>
          </w:rPr>
          <w:t>28</w:t>
        </w:r>
      </w:ins>
      <w:del w:id="511" w:author="xx" w:date="2012-06-18T22:31:00Z">
        <w:r w:rsidR="00645001" w:rsidDel="00AA2A04">
          <w:rPr>
            <w:noProof/>
            <w:webHidden/>
          </w:rPr>
          <w:delText>29</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"_Toc327604703" </w:instrText>
      </w:r>
      <w:r>
        <w:fldChar w:fldCharType="separate"/>
      </w:r>
      <w:r w:rsidR="00645001" w:rsidRPr="00F035CB">
        <w:rPr>
          <w:rStyle w:val="Hyperlink"/>
          <w:noProof/>
        </w:rPr>
        <w:t>Hình 9 Use-Case Project activity</w:t>
      </w:r>
      <w:r w:rsidR="00645001">
        <w:rPr>
          <w:noProof/>
          <w:webHidden/>
        </w:rPr>
        <w:tab/>
      </w:r>
      <w:r w:rsidR="00645001">
        <w:rPr>
          <w:noProof/>
          <w:webHidden/>
        </w:rPr>
        <w:fldChar w:fldCharType="begin"/>
      </w:r>
      <w:r w:rsidR="00645001">
        <w:rPr>
          <w:noProof/>
          <w:webHidden/>
        </w:rPr>
        <w:instrText xml:space="preserve"> PAGEREF _Toc327604703 \h </w:instrText>
      </w:r>
      <w:r w:rsidR="00645001">
        <w:rPr>
          <w:noProof/>
          <w:webHidden/>
        </w:rPr>
      </w:r>
      <w:r w:rsidR="00645001">
        <w:rPr>
          <w:noProof/>
          <w:webHidden/>
        </w:rPr>
        <w:fldChar w:fldCharType="separate"/>
      </w:r>
      <w:ins w:id="512" w:author="xx" w:date="2012-06-18T22:31:00Z">
        <w:r w:rsidR="00AA2A04">
          <w:rPr>
            <w:noProof/>
            <w:webHidden/>
          </w:rPr>
          <w:t>28</w:t>
        </w:r>
      </w:ins>
      <w:del w:id="513" w:author="xx" w:date="2012-06-18T22:31:00Z">
        <w:r w:rsidR="00645001" w:rsidDel="00AA2A04">
          <w:rPr>
            <w:noProof/>
            <w:webHidden/>
          </w:rPr>
          <w:delText>29</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"_Toc327604704" </w:instrText>
      </w:r>
      <w:r>
        <w:fldChar w:fldCharType="separate"/>
      </w:r>
      <w:r w:rsidR="00645001" w:rsidRPr="00F035CB">
        <w:rPr>
          <w:rStyle w:val="Hyperlink"/>
          <w:noProof/>
        </w:rPr>
        <w:t>Hình 10 Sơ đồ lớp mức phân tích</w:t>
      </w:r>
      <w:r w:rsidR="00645001">
        <w:rPr>
          <w:noProof/>
          <w:webHidden/>
        </w:rPr>
        <w:tab/>
      </w:r>
      <w:r w:rsidR="00645001">
        <w:rPr>
          <w:noProof/>
          <w:webHidden/>
        </w:rPr>
        <w:fldChar w:fldCharType="begin"/>
      </w:r>
      <w:r w:rsidR="00645001">
        <w:rPr>
          <w:noProof/>
          <w:webHidden/>
        </w:rPr>
        <w:instrText xml:space="preserve"> PAGEREF _Toc327604704 \h </w:instrText>
      </w:r>
      <w:r w:rsidR="00645001">
        <w:rPr>
          <w:noProof/>
          <w:webHidden/>
        </w:rPr>
      </w:r>
      <w:r w:rsidR="00645001">
        <w:rPr>
          <w:noProof/>
          <w:webHidden/>
        </w:rPr>
        <w:fldChar w:fldCharType="separate"/>
      </w:r>
      <w:ins w:id="514" w:author="xx" w:date="2012-06-18T22:31:00Z">
        <w:r w:rsidR="00AA2A04">
          <w:rPr>
            <w:noProof/>
            <w:webHidden/>
          </w:rPr>
          <w:t>40</w:t>
        </w:r>
      </w:ins>
      <w:del w:id="515" w:author="xx" w:date="2012-06-18T22:31:00Z">
        <w:r w:rsidR="00645001" w:rsidDel="00AA2A04">
          <w:rPr>
            <w:noProof/>
            <w:webHidden/>
          </w:rPr>
          <w:delText>41</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"_Toc327604705" </w:instrText>
      </w:r>
      <w:r>
        <w:fldChar w:fldCharType="separate"/>
      </w:r>
      <w:r w:rsidR="00645001" w:rsidRPr="00F035CB">
        <w:rPr>
          <w:rStyle w:val="Hyperlink"/>
          <w:noProof/>
        </w:rPr>
        <w:t>Hình 11 Giao diện danh sách người dùng</w:t>
      </w:r>
      <w:r w:rsidR="00645001">
        <w:rPr>
          <w:noProof/>
          <w:webHidden/>
        </w:rPr>
        <w:tab/>
      </w:r>
      <w:r w:rsidR="00645001">
        <w:rPr>
          <w:noProof/>
          <w:webHidden/>
        </w:rPr>
        <w:fldChar w:fldCharType="begin"/>
      </w:r>
      <w:r w:rsidR="00645001">
        <w:rPr>
          <w:noProof/>
          <w:webHidden/>
        </w:rPr>
        <w:instrText xml:space="preserve"> PAGEREF _Toc327604705 \h </w:instrText>
      </w:r>
      <w:r w:rsidR="00645001">
        <w:rPr>
          <w:noProof/>
          <w:webHidden/>
        </w:rPr>
      </w:r>
      <w:r w:rsidR="00645001">
        <w:rPr>
          <w:noProof/>
          <w:webHidden/>
        </w:rPr>
        <w:fldChar w:fldCharType="separate"/>
      </w:r>
      <w:ins w:id="516" w:author="xx" w:date="2012-06-18T22:31:00Z">
        <w:r w:rsidR="00AA2A04">
          <w:rPr>
            <w:noProof/>
            <w:webHidden/>
          </w:rPr>
          <w:t>41</w:t>
        </w:r>
      </w:ins>
      <w:del w:id="517" w:author="xx" w:date="2012-06-18T22:31:00Z">
        <w:r w:rsidR="00645001" w:rsidDel="00AA2A04">
          <w:rPr>
            <w:noProof/>
            <w:webHidden/>
          </w:rPr>
          <w:delText>42</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"_Toc327604706" </w:instrText>
      </w:r>
      <w:r>
        <w:fldChar w:fldCharType="separate"/>
      </w:r>
      <w:r w:rsidR="00645001" w:rsidRPr="00F035CB">
        <w:rPr>
          <w:rStyle w:val="Hyperlink"/>
          <w:noProof/>
        </w:rPr>
        <w:t>Hình 12 Giao diện tạo tài khoản mới</w:t>
      </w:r>
      <w:r w:rsidR="00645001">
        <w:rPr>
          <w:noProof/>
          <w:webHidden/>
        </w:rPr>
        <w:tab/>
      </w:r>
      <w:r w:rsidR="00645001">
        <w:rPr>
          <w:noProof/>
          <w:webHidden/>
        </w:rPr>
        <w:fldChar w:fldCharType="begin"/>
      </w:r>
      <w:r w:rsidR="00645001">
        <w:rPr>
          <w:noProof/>
          <w:webHidden/>
        </w:rPr>
        <w:instrText xml:space="preserve"> PAGEREF _Toc327604706 \h </w:instrText>
      </w:r>
      <w:r w:rsidR="00645001">
        <w:rPr>
          <w:noProof/>
          <w:webHidden/>
        </w:rPr>
      </w:r>
      <w:r w:rsidR="00645001">
        <w:rPr>
          <w:noProof/>
          <w:webHidden/>
        </w:rPr>
        <w:fldChar w:fldCharType="separate"/>
      </w:r>
      <w:ins w:id="518" w:author="xx" w:date="2012-06-18T22:31:00Z">
        <w:r w:rsidR="00AA2A04">
          <w:rPr>
            <w:noProof/>
            <w:webHidden/>
          </w:rPr>
          <w:t>41</w:t>
        </w:r>
      </w:ins>
      <w:del w:id="519" w:author="xx" w:date="2012-06-18T22:31:00Z">
        <w:r w:rsidR="00645001" w:rsidDel="00AA2A04">
          <w:rPr>
            <w:noProof/>
            <w:webHidden/>
          </w:rPr>
          <w:delText>42</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"_Toc327604707" </w:instrText>
      </w:r>
      <w:r>
        <w:fldChar w:fldCharType="separate"/>
      </w:r>
      <w:r w:rsidR="00645001" w:rsidRPr="00F035CB">
        <w:rPr>
          <w:rStyle w:val="Hyperlink"/>
          <w:noProof/>
        </w:rPr>
        <w:t>Hình 13 Giao diện danh sách quản lý proccess</w:t>
      </w:r>
      <w:r w:rsidR="00645001">
        <w:rPr>
          <w:noProof/>
          <w:webHidden/>
        </w:rPr>
        <w:tab/>
      </w:r>
      <w:r w:rsidR="00645001">
        <w:rPr>
          <w:noProof/>
          <w:webHidden/>
        </w:rPr>
        <w:fldChar w:fldCharType="begin"/>
      </w:r>
      <w:r w:rsidR="00645001">
        <w:rPr>
          <w:noProof/>
          <w:webHidden/>
        </w:rPr>
        <w:instrText xml:space="preserve"> PAGEREF _Toc327604707 \h </w:instrText>
      </w:r>
      <w:r w:rsidR="00645001">
        <w:rPr>
          <w:noProof/>
          <w:webHidden/>
        </w:rPr>
      </w:r>
      <w:r w:rsidR="00645001">
        <w:rPr>
          <w:noProof/>
          <w:webHidden/>
        </w:rPr>
        <w:fldChar w:fldCharType="separate"/>
      </w:r>
      <w:ins w:id="520" w:author="xx" w:date="2012-06-18T22:31:00Z">
        <w:r w:rsidR="00AA2A04">
          <w:rPr>
            <w:noProof/>
            <w:webHidden/>
          </w:rPr>
          <w:t>42</w:t>
        </w:r>
      </w:ins>
      <w:del w:id="521" w:author="xx" w:date="2012-06-18T22:31:00Z">
        <w:r w:rsidR="00645001" w:rsidDel="00AA2A04">
          <w:rPr>
            <w:noProof/>
            <w:webHidden/>
          </w:rPr>
          <w:delText>43</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"_Toc327604708" </w:instrText>
      </w:r>
      <w:r>
        <w:fldChar w:fldCharType="separate"/>
      </w:r>
      <w:r w:rsidR="00645001" w:rsidRPr="00F035CB">
        <w:rPr>
          <w:rStyle w:val="Hyperlink"/>
          <w:noProof/>
        </w:rPr>
        <w:t>Hình 14 Giao diện upload file XML mô tả proccess</w:t>
      </w:r>
      <w:r w:rsidR="00645001">
        <w:rPr>
          <w:noProof/>
          <w:webHidden/>
        </w:rPr>
        <w:tab/>
      </w:r>
      <w:r w:rsidR="00645001">
        <w:rPr>
          <w:noProof/>
          <w:webHidden/>
        </w:rPr>
        <w:fldChar w:fldCharType="begin"/>
      </w:r>
      <w:r w:rsidR="00645001">
        <w:rPr>
          <w:noProof/>
          <w:webHidden/>
        </w:rPr>
        <w:instrText xml:space="preserve"> PAGEREF _Toc327604708 \h </w:instrText>
      </w:r>
      <w:r w:rsidR="00645001">
        <w:rPr>
          <w:noProof/>
          <w:webHidden/>
        </w:rPr>
      </w:r>
      <w:r w:rsidR="00645001">
        <w:rPr>
          <w:noProof/>
          <w:webHidden/>
        </w:rPr>
        <w:fldChar w:fldCharType="separate"/>
      </w:r>
      <w:ins w:id="522" w:author="xx" w:date="2012-06-18T22:31:00Z">
        <w:r w:rsidR="00AA2A04">
          <w:rPr>
            <w:noProof/>
            <w:webHidden/>
          </w:rPr>
          <w:t>42</w:t>
        </w:r>
      </w:ins>
      <w:del w:id="523" w:author="xx" w:date="2012-06-18T22:31:00Z">
        <w:r w:rsidR="00645001" w:rsidDel="00AA2A04">
          <w:rPr>
            <w:noProof/>
            <w:webHidden/>
          </w:rPr>
          <w:delText>43</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"_Toc327604709" </w:instrText>
      </w:r>
      <w:r>
        <w:fldChar w:fldCharType="separate"/>
      </w:r>
      <w:r w:rsidR="00645001" w:rsidRPr="00F035CB">
        <w:rPr>
          <w:rStyle w:val="Hyperlink"/>
          <w:noProof/>
        </w:rPr>
        <w:t>Hình 15 Giao diện danh sách lớp học</w:t>
      </w:r>
      <w:r w:rsidR="00645001">
        <w:rPr>
          <w:noProof/>
          <w:webHidden/>
        </w:rPr>
        <w:tab/>
      </w:r>
      <w:r w:rsidR="00645001">
        <w:rPr>
          <w:noProof/>
          <w:webHidden/>
        </w:rPr>
        <w:fldChar w:fldCharType="begin"/>
      </w:r>
      <w:r w:rsidR="00645001">
        <w:rPr>
          <w:noProof/>
          <w:webHidden/>
        </w:rPr>
        <w:instrText xml:space="preserve"> PAGEREF _Toc327604709 \h </w:instrText>
      </w:r>
      <w:r w:rsidR="00645001">
        <w:rPr>
          <w:noProof/>
          <w:webHidden/>
        </w:rPr>
      </w:r>
      <w:r w:rsidR="00645001">
        <w:rPr>
          <w:noProof/>
          <w:webHidden/>
        </w:rPr>
        <w:fldChar w:fldCharType="separate"/>
      </w:r>
      <w:ins w:id="524" w:author="xx" w:date="2012-06-18T22:31:00Z">
        <w:r w:rsidR="00AA2A04">
          <w:rPr>
            <w:noProof/>
            <w:webHidden/>
          </w:rPr>
          <w:t>42</w:t>
        </w:r>
      </w:ins>
      <w:del w:id="525" w:author="xx" w:date="2012-06-18T22:31:00Z">
        <w:r w:rsidR="00645001" w:rsidDel="00AA2A04">
          <w:rPr>
            <w:noProof/>
            <w:webHidden/>
          </w:rPr>
          <w:delText>43</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"_Toc327604710" </w:instrText>
      </w:r>
      <w:r>
        <w:fldChar w:fldCharType="separate"/>
      </w:r>
      <w:r w:rsidR="00645001" w:rsidRPr="00F035CB">
        <w:rPr>
          <w:rStyle w:val="Hyperlink"/>
          <w:noProof/>
        </w:rPr>
        <w:t>Hình 16 Giao diện danh sách dự án</w:t>
      </w:r>
      <w:r w:rsidR="00645001">
        <w:rPr>
          <w:noProof/>
          <w:webHidden/>
        </w:rPr>
        <w:tab/>
      </w:r>
      <w:r w:rsidR="00645001">
        <w:rPr>
          <w:noProof/>
          <w:webHidden/>
        </w:rPr>
        <w:fldChar w:fldCharType="begin"/>
      </w:r>
      <w:r w:rsidR="00645001">
        <w:rPr>
          <w:noProof/>
          <w:webHidden/>
        </w:rPr>
        <w:instrText xml:space="preserve"> PAGEREF _Toc327604710 \h </w:instrText>
      </w:r>
      <w:r w:rsidR="00645001">
        <w:rPr>
          <w:noProof/>
          <w:webHidden/>
        </w:rPr>
      </w:r>
      <w:r w:rsidR="00645001">
        <w:rPr>
          <w:noProof/>
          <w:webHidden/>
        </w:rPr>
        <w:fldChar w:fldCharType="separate"/>
      </w:r>
      <w:ins w:id="526" w:author="xx" w:date="2012-06-18T22:31:00Z">
        <w:r w:rsidR="00AA2A04">
          <w:rPr>
            <w:noProof/>
            <w:webHidden/>
          </w:rPr>
          <w:t>43</w:t>
        </w:r>
      </w:ins>
      <w:del w:id="527" w:author="xx" w:date="2012-06-18T22:31:00Z">
        <w:r w:rsidR="00645001" w:rsidDel="00AA2A04">
          <w:rPr>
            <w:noProof/>
            <w:webHidden/>
          </w:rPr>
          <w:delText>44</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"_Toc327604711" </w:instrText>
      </w:r>
      <w:r>
        <w:fldChar w:fldCharType="separate"/>
      </w:r>
      <w:r w:rsidR="00645001" w:rsidRPr="00F035CB">
        <w:rPr>
          <w:rStyle w:val="Hyperlink"/>
          <w:noProof/>
        </w:rPr>
        <w:t>Hình 17 Giao diện danh sách thành viên của dự án</w:t>
      </w:r>
      <w:r w:rsidR="00645001">
        <w:rPr>
          <w:noProof/>
          <w:webHidden/>
        </w:rPr>
        <w:tab/>
      </w:r>
      <w:r w:rsidR="00645001">
        <w:rPr>
          <w:noProof/>
          <w:webHidden/>
        </w:rPr>
        <w:fldChar w:fldCharType="begin"/>
      </w:r>
      <w:r w:rsidR="00645001">
        <w:rPr>
          <w:noProof/>
          <w:webHidden/>
        </w:rPr>
        <w:instrText xml:space="preserve"> PAGEREF _Toc327604711 \h </w:instrText>
      </w:r>
      <w:r w:rsidR="00645001">
        <w:rPr>
          <w:noProof/>
          <w:webHidden/>
        </w:rPr>
      </w:r>
      <w:r w:rsidR="00645001">
        <w:rPr>
          <w:noProof/>
          <w:webHidden/>
        </w:rPr>
        <w:fldChar w:fldCharType="separate"/>
      </w:r>
      <w:ins w:id="528" w:author="xx" w:date="2012-06-18T22:31:00Z">
        <w:r w:rsidR="00AA2A04">
          <w:rPr>
            <w:noProof/>
            <w:webHidden/>
          </w:rPr>
          <w:t>43</w:t>
        </w:r>
      </w:ins>
      <w:del w:id="529" w:author="xx" w:date="2012-06-18T22:31:00Z">
        <w:r w:rsidR="00645001" w:rsidDel="00AA2A04">
          <w:rPr>
            <w:noProof/>
            <w:webHidden/>
          </w:rPr>
          <w:delText>44</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"_Toc327604712" </w:instrText>
      </w:r>
      <w:r>
        <w:fldChar w:fldCharType="separate"/>
      </w:r>
      <w:r w:rsidR="00645001" w:rsidRPr="00F035CB">
        <w:rPr>
          <w:rStyle w:val="Hyperlink"/>
          <w:noProof/>
        </w:rPr>
        <w:t>Hình 18 Giao diện danh sách tác vụ</w:t>
      </w:r>
      <w:r w:rsidR="00645001">
        <w:rPr>
          <w:noProof/>
          <w:webHidden/>
        </w:rPr>
        <w:tab/>
      </w:r>
      <w:r w:rsidR="00645001">
        <w:rPr>
          <w:noProof/>
          <w:webHidden/>
        </w:rPr>
        <w:fldChar w:fldCharType="begin"/>
      </w:r>
      <w:r w:rsidR="00645001">
        <w:rPr>
          <w:noProof/>
          <w:webHidden/>
        </w:rPr>
        <w:instrText xml:space="preserve"> PAGEREF _Toc327604712 \h </w:instrText>
      </w:r>
      <w:r w:rsidR="00645001">
        <w:rPr>
          <w:noProof/>
          <w:webHidden/>
        </w:rPr>
      </w:r>
      <w:r w:rsidR="00645001">
        <w:rPr>
          <w:noProof/>
          <w:webHidden/>
        </w:rPr>
        <w:fldChar w:fldCharType="separate"/>
      </w:r>
      <w:ins w:id="530" w:author="xx" w:date="2012-06-18T22:31:00Z">
        <w:r w:rsidR="00AA2A04">
          <w:rPr>
            <w:noProof/>
            <w:webHidden/>
          </w:rPr>
          <w:t>44</w:t>
        </w:r>
      </w:ins>
      <w:del w:id="531" w:author="xx" w:date="2012-06-18T22:31:00Z">
        <w:r w:rsidR="00645001" w:rsidDel="00AA2A04">
          <w:rPr>
            <w:noProof/>
            <w:webHidden/>
          </w:rPr>
          <w:delText>45</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"_Toc327604713" </w:instrText>
      </w:r>
      <w:r>
        <w:fldChar w:fldCharType="separate"/>
      </w:r>
      <w:r w:rsidR="00645001" w:rsidRPr="00F035CB">
        <w:rPr>
          <w:rStyle w:val="Hyperlink"/>
          <w:noProof/>
        </w:rPr>
        <w:t>Hình 19 Giao diện lên kế hoạch</w:t>
      </w:r>
      <w:r w:rsidR="00645001">
        <w:rPr>
          <w:noProof/>
          <w:webHidden/>
        </w:rPr>
        <w:tab/>
      </w:r>
      <w:r w:rsidR="00645001">
        <w:rPr>
          <w:noProof/>
          <w:webHidden/>
        </w:rPr>
        <w:fldChar w:fldCharType="begin"/>
      </w:r>
      <w:r w:rsidR="00645001">
        <w:rPr>
          <w:noProof/>
          <w:webHidden/>
        </w:rPr>
        <w:instrText xml:space="preserve"> PAGEREF _Toc327604713 \h </w:instrText>
      </w:r>
      <w:r w:rsidR="00645001">
        <w:rPr>
          <w:noProof/>
          <w:webHidden/>
        </w:rPr>
      </w:r>
      <w:r w:rsidR="00645001">
        <w:rPr>
          <w:noProof/>
          <w:webHidden/>
        </w:rPr>
        <w:fldChar w:fldCharType="separate"/>
      </w:r>
      <w:ins w:id="532" w:author="xx" w:date="2012-06-18T22:31:00Z">
        <w:r w:rsidR="00AA2A04">
          <w:rPr>
            <w:noProof/>
            <w:webHidden/>
          </w:rPr>
          <w:t>44</w:t>
        </w:r>
      </w:ins>
      <w:del w:id="533" w:author="xx" w:date="2012-06-18T22:31:00Z">
        <w:r w:rsidR="00645001" w:rsidDel="00AA2A04">
          <w:rPr>
            <w:noProof/>
            <w:webHidden/>
          </w:rPr>
          <w:delText>45</w:delText>
        </w:r>
      </w:del>
      <w:r w:rsidR="00645001">
        <w:rPr>
          <w:noProof/>
          <w:webHidden/>
        </w:rPr>
        <w:fldChar w:fldCharType="end"/>
      </w:r>
      <w:r>
        <w:rPr>
          <w:noProof/>
        </w:rPr>
        <w:fldChar w:fldCharType="end"/>
      </w:r>
    </w:p>
    <w:p w:rsidR="00645001" w:rsidRDefault="0058726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"_Toc327604714" </w:instrText>
      </w:r>
      <w:r>
        <w:fldChar w:fldCharType="separate"/>
      </w:r>
      <w:r w:rsidR="00645001" w:rsidRPr="00F035CB">
        <w:rPr>
          <w:rStyle w:val="Hyperlink"/>
          <w:noProof/>
        </w:rPr>
        <w:t>Hình 20 Giao diện thiết lập thông tin project</w:t>
      </w:r>
      <w:r w:rsidR="00645001">
        <w:rPr>
          <w:noProof/>
          <w:webHidden/>
        </w:rPr>
        <w:tab/>
      </w:r>
      <w:r w:rsidR="00645001">
        <w:rPr>
          <w:noProof/>
          <w:webHidden/>
        </w:rPr>
        <w:fldChar w:fldCharType="begin"/>
      </w:r>
      <w:r w:rsidR="00645001">
        <w:rPr>
          <w:noProof/>
          <w:webHidden/>
        </w:rPr>
        <w:instrText xml:space="preserve"> PAGEREF _Toc327604714 \h </w:instrText>
      </w:r>
      <w:r w:rsidR="00645001">
        <w:rPr>
          <w:noProof/>
          <w:webHidden/>
        </w:rPr>
      </w:r>
      <w:r w:rsidR="00645001">
        <w:rPr>
          <w:noProof/>
          <w:webHidden/>
        </w:rPr>
        <w:fldChar w:fldCharType="separate"/>
      </w:r>
      <w:ins w:id="534" w:author="xx" w:date="2012-06-18T22:31:00Z">
        <w:r w:rsidR="00AA2A04">
          <w:rPr>
            <w:noProof/>
            <w:webHidden/>
          </w:rPr>
          <w:t>45</w:t>
        </w:r>
      </w:ins>
      <w:del w:id="535" w:author="xx" w:date="2012-06-18T22:31:00Z">
        <w:r w:rsidR="00645001" w:rsidDel="00AA2A04">
          <w:rPr>
            <w:noProof/>
            <w:webHidden/>
          </w:rPr>
          <w:delText>46</w:delText>
        </w:r>
      </w:del>
      <w:r w:rsidR="00645001">
        <w:rPr>
          <w:noProof/>
          <w:webHidden/>
        </w:rPr>
        <w:fldChar w:fldCharType="end"/>
      </w:r>
      <w:r>
        <w:rPr>
          <w:noProof/>
        </w:rPr>
        <w:fldChar w:fldCharType="end"/>
      </w:r>
    </w:p>
    <w:p w:rsidR="00361527" w:rsidRDefault="004411A9" w:rsidP="00A97BAF">
      <w:pPr>
        <w:spacing w:before="0" w:after="200"/>
      </w:pPr>
      <w:r>
        <w:fldChar w:fldCharType="end"/>
      </w:r>
      <w:r w:rsidR="00361527">
        <w:br w:type="page"/>
      </w:r>
    </w:p>
    <w:p w:rsidR="007746F5" w:rsidRDefault="00471996" w:rsidP="00A97BAF">
      <w:pPr>
        <w:pStyle w:val="Heading1"/>
      </w:pPr>
      <w:bookmarkStart w:id="536" w:name="_Toc326077638"/>
      <w:bookmarkStart w:id="537" w:name="_Toc327121393"/>
      <w:bookmarkStart w:id="538" w:name="_Toc327822167"/>
      <w:r>
        <w:lastRenderedPageBreak/>
        <w:t>MỞ ĐẦU</w:t>
      </w:r>
      <w:bookmarkEnd w:id="536"/>
      <w:bookmarkEnd w:id="537"/>
      <w:bookmarkEnd w:id="538"/>
    </w:p>
    <w:p w:rsidR="00263CB6" w:rsidRDefault="003F6C11" w:rsidP="00C20188">
      <w:pPr>
        <w:spacing w:before="0" w:after="200" w:line="276" w:lineRule="auto"/>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án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án còn giúp sinh viên rèn luyện kĩ năng làm việc nhóm, một kĩ năng rất quan trọng đối với kĩ sư công nghệ phần mềm. </w:t>
      </w:r>
    </w:p>
    <w:p w:rsidR="003F6C11" w:rsidRDefault="00263CB6" w:rsidP="00C20188">
      <w:pPr>
        <w:spacing w:before="0" w:after="200" w:line="276" w:lineRule="auto"/>
        <w:jc w:val="both"/>
        <w:rPr>
          <w:sz w:val="24"/>
          <w:szCs w:val="24"/>
        </w:rPr>
      </w:pPr>
      <w:r>
        <w:rPr>
          <w:sz w:val="24"/>
          <w:szCs w:val="24"/>
        </w:rPr>
        <w:t>Bằng cách</w:t>
      </w:r>
      <w:r w:rsidR="003F6C11">
        <w:rPr>
          <w:sz w:val="24"/>
          <w:szCs w:val="24"/>
        </w:rPr>
        <w:t xml:space="preserve"> kiểm tra việc thực hiện đồ án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C20188">
      <w:pPr>
        <w:spacing w:before="0" w:after="200" w:line="276" w:lineRule="auto"/>
        <w:jc w:val="both"/>
        <w:rPr>
          <w:sz w:val="24"/>
          <w:szCs w:val="24"/>
        </w:rPr>
      </w:pPr>
      <w:r>
        <w:rPr>
          <w:sz w:val="24"/>
          <w:szCs w:val="24"/>
        </w:rPr>
        <w:t>Tuy nhiên hiện nay giáo viên cũng như sinh viên đang gặp nhiều khó khăn trọng việc thực hiện, quản lý đồ á</w:t>
      </w:r>
      <w:r w:rsidR="005A5FA3">
        <w:rPr>
          <w:sz w:val="24"/>
          <w:szCs w:val="24"/>
        </w:rPr>
        <w:t>n.</w:t>
      </w:r>
    </w:p>
    <w:p w:rsidR="006E6DD8" w:rsidRDefault="005A5FA3" w:rsidP="00C20188">
      <w:pPr>
        <w:spacing w:before="0" w:after="200" w:line="276" w:lineRule="auto"/>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như </w:t>
      </w:r>
      <w:r w:rsidR="0020779C">
        <w:rPr>
          <w:sz w:val="24"/>
          <w:szCs w:val="24"/>
        </w:rPr>
        <w:t>Google Code, Google Group, Y</w:t>
      </w:r>
      <w:r w:rsidR="00263CB6">
        <w:rPr>
          <w:sz w:val="24"/>
          <w:szCs w:val="24"/>
        </w:rPr>
        <w:t xml:space="preserve">ahoo, </w:t>
      </w:r>
      <w:r w:rsidR="0020779C">
        <w:rPr>
          <w:sz w:val="24"/>
          <w:szCs w:val="24"/>
        </w:rPr>
        <w:t>S</w:t>
      </w:r>
      <w:r w:rsidR="00263CB6">
        <w:rPr>
          <w:sz w:val="24"/>
          <w:szCs w:val="24"/>
        </w:rPr>
        <w:t>kype, …</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C20188">
      <w:pPr>
        <w:spacing w:before="0" w:after="200" w:line="276" w:lineRule="auto"/>
        <w:jc w:val="both"/>
        <w:rPr>
          <w:sz w:val="24"/>
          <w:szCs w:val="24"/>
        </w:rPr>
      </w:pPr>
      <w:r>
        <w:rPr>
          <w:sz w:val="24"/>
          <w:szCs w:val="24"/>
        </w:rPr>
        <w:t>Bên cạnh đó việc sinh viên sử dụng các công cụ rời rạc, không thông nhất để thực hiện đồ án, gây ra nhiều khó khăn cho giáo viên trong việc đánh giá và quản lý quá trình thực hiện đồ án của sinh viên.  Hiện nay giáo viên đánh đồ án của sinh viên chỉ dựa trên kết quả sau cùng. Cách thức thực hiện đồ án cũng là một phần rất quan trọng, tuy nhiên đã bị bỏ qua khi đánh giá đồ án.</w:t>
      </w:r>
    </w:p>
    <w:p w:rsidR="006E6DD8" w:rsidRDefault="006E6DD8" w:rsidP="00C20188">
      <w:pPr>
        <w:spacing w:before="0" w:after="200" w:line="276" w:lineRule="auto"/>
        <w:jc w:val="both"/>
        <w:rPr>
          <w:sz w:val="24"/>
          <w:szCs w:val="24"/>
        </w:rPr>
      </w:pPr>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
    <w:p w:rsidR="00021FF9" w:rsidRDefault="005F3FEF" w:rsidP="00C20188">
      <w:pPr>
        <w:spacing w:before="0" w:after="200" w:line="276" w:lineRule="auto"/>
        <w:jc w:val="both"/>
        <w:rPr>
          <w:sz w:val="24"/>
          <w:szCs w:val="24"/>
        </w:rPr>
      </w:pPr>
      <w:r>
        <w:rPr>
          <w:sz w:val="24"/>
          <w:szCs w:val="24"/>
        </w:rPr>
        <w:t>Mục tiêu của đề tài là tạo ra một hệ thống chung, thống nhất để các</w:t>
      </w:r>
      <w:r w:rsidR="007B654D">
        <w:rPr>
          <w:sz w:val="24"/>
          <w:szCs w:val="24"/>
        </w:rPr>
        <w:t xml:space="preserve"> nhóm sinh viên thực hiệ</w:t>
      </w:r>
      <w:r>
        <w:rPr>
          <w:sz w:val="24"/>
          <w:szCs w:val="24"/>
        </w:rPr>
        <w:t xml:space="preserve">n đồ án. Việc thực hiện đồ án trên một hệ thống chung,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án của sinh viên. Việc đánh giá đồ án không chỉ dựa trên kết quả sau cùng mà còn dựa trên cách thức thực hiên đồ án của sinh viên.</w:t>
      </w:r>
    </w:p>
    <w:p w:rsidR="00BF3BA6" w:rsidRDefault="00021FF9" w:rsidP="00C20188">
      <w:pPr>
        <w:spacing w:before="0" w:after="200" w:line="276" w:lineRule="auto"/>
        <w:jc w:val="both"/>
        <w:rPr>
          <w:rFonts w:eastAsiaTheme="majorEastAsia"/>
          <w:b/>
          <w:bCs/>
          <w:color w:val="000000" w:themeColor="text1"/>
          <w:sz w:val="28"/>
          <w:szCs w:val="28"/>
        </w:rPr>
      </w:pPr>
      <w:r>
        <w:rPr>
          <w:sz w:val="24"/>
          <w:szCs w:val="24"/>
        </w:rPr>
        <w:t>Tuy nhiên do thời gian hạn hẹp, đề tài này chỉ tập trung vào vấn đề quản lý nhóm và tương tác giữa các thành viên trong nhóm làm đồ án. Các vấn đề khác như quản lý mã nguồn, quản lý tài liệu</w:t>
      </w:r>
      <w:r w:rsidR="00A41304">
        <w:rPr>
          <w:sz w:val="24"/>
          <w:szCs w:val="24"/>
        </w:rPr>
        <w:t>, …</w:t>
      </w:r>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A97BAF">
      <w:pPr>
        <w:pStyle w:val="Heading1"/>
      </w:pPr>
      <w:bookmarkStart w:id="539" w:name="_Toc326077639"/>
      <w:bookmarkStart w:id="540" w:name="_Toc327121394"/>
      <w:bookmarkStart w:id="541" w:name="_Toc327822168"/>
      <w:r>
        <w:lastRenderedPageBreak/>
        <w:t>TỒNG QUAN</w:t>
      </w:r>
      <w:bookmarkEnd w:id="539"/>
      <w:bookmarkEnd w:id="540"/>
      <w:bookmarkEnd w:id="541"/>
    </w:p>
    <w:p w:rsidR="00642FEE" w:rsidRDefault="00642FEE" w:rsidP="00DC6796">
      <w:pPr>
        <w:spacing w:before="0" w:after="200" w:line="276" w:lineRule="auto"/>
        <w:jc w:val="both"/>
        <w:rPr>
          <w:sz w:val="24"/>
          <w:szCs w:val="22"/>
          <w:lang w:val="pt-BR"/>
        </w:rPr>
      </w:pPr>
      <w:bookmarkStart w:id="542" w:name="_Toc326077640"/>
      <w:r>
        <w:rPr>
          <w:sz w:val="24"/>
          <w:szCs w:val="22"/>
          <w:lang w:val="pt-BR"/>
        </w:rPr>
        <w:t>Hiện nay</w:t>
      </w:r>
      <w:r w:rsidR="008D3EF1">
        <w:rPr>
          <w:sz w:val="24"/>
          <w:szCs w:val="22"/>
          <w:lang w:val="pt-BR"/>
        </w:rPr>
        <w:t xml:space="preserve"> để thực hiệ</w:t>
      </w:r>
      <w:r>
        <w:rPr>
          <w:sz w:val="24"/>
          <w:szCs w:val="22"/>
          <w:lang w:val="pt-BR"/>
        </w:rPr>
        <w:t xml:space="preserve">n đồ án sinh viên sử dụng nhiều công cụ rời rac, không thống nhất như </w:t>
      </w:r>
      <w:r w:rsidR="0020779C">
        <w:rPr>
          <w:sz w:val="24"/>
          <w:szCs w:val="22"/>
          <w:lang w:val="pt-BR"/>
        </w:rPr>
        <w:t>G</w:t>
      </w:r>
      <w:r>
        <w:rPr>
          <w:sz w:val="24"/>
          <w:szCs w:val="22"/>
          <w:lang w:val="pt-BR"/>
        </w:rPr>
        <w:t xml:space="preserve">oogle </w:t>
      </w:r>
      <w:r w:rsidR="0020779C">
        <w:rPr>
          <w:sz w:val="24"/>
          <w:szCs w:val="22"/>
          <w:lang w:val="pt-BR"/>
        </w:rPr>
        <w:t>C</w:t>
      </w:r>
      <w:r>
        <w:rPr>
          <w:sz w:val="24"/>
          <w:szCs w:val="22"/>
          <w:lang w:val="pt-BR"/>
        </w:rPr>
        <w:t xml:space="preserve">ode, </w:t>
      </w:r>
      <w:r w:rsidR="0020779C">
        <w:rPr>
          <w:sz w:val="24"/>
          <w:szCs w:val="22"/>
          <w:lang w:val="pt-BR"/>
        </w:rPr>
        <w:t>G</w:t>
      </w:r>
      <w:r>
        <w:rPr>
          <w:sz w:val="24"/>
          <w:szCs w:val="22"/>
          <w:lang w:val="pt-BR"/>
        </w:rPr>
        <w:t xml:space="preserve">oogle </w:t>
      </w:r>
      <w:r w:rsidR="0020779C">
        <w:rPr>
          <w:sz w:val="24"/>
          <w:szCs w:val="22"/>
          <w:lang w:val="pt-BR"/>
        </w:rPr>
        <w:t>G</w:t>
      </w:r>
      <w:r>
        <w:rPr>
          <w:sz w:val="24"/>
          <w:szCs w:val="22"/>
          <w:lang w:val="pt-BR"/>
        </w:rPr>
        <w:t xml:space="preserve">roup, </w:t>
      </w:r>
      <w:r w:rsidR="0020779C">
        <w:rPr>
          <w:sz w:val="24"/>
          <w:szCs w:val="22"/>
          <w:lang w:val="pt-BR"/>
        </w:rPr>
        <w:t>Y</w:t>
      </w:r>
      <w:r>
        <w:rPr>
          <w:sz w:val="24"/>
          <w:szCs w:val="22"/>
          <w:lang w:val="pt-BR"/>
        </w:rPr>
        <w:t xml:space="preserve">ahoo, </w:t>
      </w:r>
      <w:r w:rsidR="0020779C">
        <w:rPr>
          <w:sz w:val="24"/>
          <w:szCs w:val="22"/>
          <w:lang w:val="pt-BR"/>
        </w:rPr>
        <w:t>S</w:t>
      </w:r>
      <w:r>
        <w:rPr>
          <w:sz w:val="24"/>
          <w:szCs w:val="22"/>
          <w:lang w:val="pt-BR"/>
        </w:rPr>
        <w:t>kype, ...Giáo viên thiếu công cụ hỗ trợ để có thể đánh giá quá trình thực hiện đồ án của sinh viên.</w:t>
      </w:r>
    </w:p>
    <w:p w:rsidR="00642FEE" w:rsidRDefault="00642FEE" w:rsidP="00DC6796">
      <w:pPr>
        <w:spacing w:before="0" w:after="200" w:line="276" w:lineRule="auto"/>
        <w:jc w:val="both"/>
        <w:rPr>
          <w:sz w:val="24"/>
          <w:szCs w:val="22"/>
          <w:lang w:val="pt-BR"/>
        </w:rPr>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DC6796">
      <w:pPr>
        <w:spacing w:before="0" w:after="200" w:line="276" w:lineRule="auto"/>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Pr>
          <w:sz w:val="24"/>
          <w:szCs w:val="22"/>
          <w:lang w:val="pt-BR"/>
        </w:rPr>
        <w:t xml:space="preserve">sử dụng </w:t>
      </w:r>
      <w:r w:rsidR="0020779C">
        <w:rPr>
          <w:sz w:val="24"/>
          <w:szCs w:val="22"/>
          <w:lang w:val="pt-BR"/>
        </w:rPr>
        <w:t>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8D3EF1">
        <w:rPr>
          <w:sz w:val="24"/>
          <w:szCs w:val="22"/>
          <w:lang w:val="pt-BR"/>
        </w:rPr>
        <w:t xml:space="preserve">i chung của nhóm như </w:t>
      </w:r>
      <w:r w:rsidR="0020779C">
        <w:rPr>
          <w:sz w:val="24"/>
          <w:szCs w:val="22"/>
          <w:lang w:val="pt-BR"/>
        </w:rPr>
        <w:t>Google Group, Google C</w:t>
      </w:r>
      <w:r w:rsidR="008D3EF1">
        <w:rPr>
          <w:sz w:val="24"/>
          <w:szCs w:val="22"/>
          <w:lang w:val="pt-BR"/>
        </w:rPr>
        <w:t>ode, ...</w:t>
      </w:r>
    </w:p>
    <w:p w:rsidR="00482941" w:rsidRDefault="00482941" w:rsidP="00DC6796">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DC6796">
      <w:pPr>
        <w:spacing w:before="0" w:after="200" w:line="276" w:lineRule="auto"/>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DC6796">
      <w:pPr>
        <w:spacing w:before="0" w:after="200" w:line="276" w:lineRule="auto"/>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DC6796">
      <w:pPr>
        <w:spacing w:before="0" w:after="200" w:line="276" w:lineRule="auto"/>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DC6796">
      <w:pPr>
        <w:spacing w:before="0" w:after="200" w:line="276" w:lineRule="auto"/>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7A0CD1" w:rsidRDefault="007A0CD1" w:rsidP="00DC6796">
      <w:pPr>
        <w:spacing w:before="0" w:after="200" w:line="276" w:lineRule="auto"/>
        <w:jc w:val="both"/>
        <w:rPr>
          <w:sz w:val="24"/>
          <w:szCs w:val="22"/>
          <w:lang w:val="pt-BR"/>
        </w:rPr>
      </w:pPr>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r w:rsidR="004E27D5">
        <w:rPr>
          <w:sz w:val="24"/>
          <w:szCs w:val="22"/>
          <w:lang w:val="pt-BR"/>
        </w:rPr>
        <w:t xml:space="preserve"> </w:t>
      </w:r>
      <w:r>
        <w:rPr>
          <w:sz w:val="24"/>
          <w:szCs w:val="22"/>
          <w:lang w:val="pt-BR"/>
        </w:rPr>
        <w:t>:</w:t>
      </w:r>
      <w:r w:rsidR="004E27D5">
        <w:rPr>
          <w:sz w:val="24"/>
          <w:szCs w:val="22"/>
          <w:lang w:val="pt-BR"/>
        </w:rPr>
        <w:t xml:space="preserve"> </w:t>
      </w:r>
    </w:p>
    <w:p w:rsidR="007A0CD1" w:rsidRDefault="00E662D3" w:rsidP="00540779">
      <w:pPr>
        <w:spacing w:before="0" w:after="200" w:line="276" w:lineRule="auto"/>
        <w:ind w:firstLine="720"/>
        <w:jc w:val="both"/>
        <w:rPr>
          <w:spacing w:val="-4"/>
          <w:sz w:val="24"/>
          <w:szCs w:val="24"/>
          <w:lang w:val="pt-BR"/>
        </w:rPr>
      </w:pPr>
      <w:r>
        <w:rPr>
          <w:spacing w:val="-4"/>
          <w:sz w:val="24"/>
          <w:szCs w:val="24"/>
          <w:lang w:val="pt-BR"/>
        </w:rPr>
        <w:t>Một là c</w:t>
      </w:r>
      <w:r w:rsidR="007A0CD1">
        <w:rPr>
          <w:spacing w:val="-4"/>
          <w:sz w:val="24"/>
          <w:szCs w:val="24"/>
          <w:lang w:val="pt-BR"/>
        </w:rPr>
        <w:t>ho phép sinh viên hoặc giảng viên thành lập các nhóm làm việc</w:t>
      </w:r>
      <w:r>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w:t>
      </w:r>
      <w:r w:rsidR="004E27D5">
        <w:rPr>
          <w:spacing w:val="-4"/>
          <w:sz w:val="24"/>
          <w:szCs w:val="24"/>
          <w:lang w:val="pt-BR"/>
        </w:rPr>
        <w:lastRenderedPageBreak/>
        <w:t>cung cấp các chức năng nhẳm đảm bảo sự tương tác này được diễn ra thuận lợi, giúp giảm thiểu chi phí thời gian trong quá trình thực hiện dự án.</w:t>
      </w:r>
    </w:p>
    <w:p w:rsidR="004E27D5" w:rsidRDefault="00E662D3" w:rsidP="004E27D5">
      <w:pPr>
        <w:spacing w:before="0" w:after="200" w:line="276" w:lineRule="auto"/>
        <w:ind w:firstLine="720"/>
        <w:jc w:val="both"/>
        <w:rPr>
          <w:spacing w:val="-4"/>
          <w:sz w:val="24"/>
          <w:szCs w:val="24"/>
          <w:lang w:val="pt-BR"/>
        </w:rPr>
      </w:pPr>
      <w:r>
        <w:rPr>
          <w:spacing w:val="-4"/>
          <w:sz w:val="24"/>
          <w:szCs w:val="24"/>
          <w:lang w:val="pt-BR"/>
        </w:rPr>
        <w:t>Hai là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7A0CD1" w:rsidRDefault="004E27D5" w:rsidP="00540779">
      <w:pPr>
        <w:spacing w:before="0" w:after="200" w:line="276" w:lineRule="auto"/>
        <w:ind w:firstLine="720"/>
        <w:jc w:val="both"/>
        <w:rPr>
          <w:spacing w:val="-4"/>
          <w:sz w:val="24"/>
          <w:szCs w:val="24"/>
          <w:lang w:val="pt-BR"/>
        </w:rPr>
      </w:pPr>
      <w:r>
        <w:rPr>
          <w:spacing w:val="-4"/>
          <w:sz w:val="24"/>
          <w:szCs w:val="24"/>
          <w:lang w:val="pt-BR"/>
        </w:rPr>
        <w:t>Ba là q</w:t>
      </w:r>
      <w:r w:rsidR="007A0CD1">
        <w:rPr>
          <w:spacing w:val="-4"/>
          <w:sz w:val="24"/>
          <w:szCs w:val="24"/>
          <w:lang w:val="pt-BR"/>
        </w:rPr>
        <w:t>uản lý và phân công tác vụ cho từng thành viên</w:t>
      </w:r>
      <w:r>
        <w:rPr>
          <w:spacing w:val="-4"/>
          <w:sz w:val="24"/>
          <w:szCs w:val="24"/>
          <w:lang w:val="pt-BR"/>
        </w:rPr>
        <w:t>. Với chức năng này, người quản lý sẽ dễ dàng phân công,</w:t>
      </w:r>
      <w:r w:rsidR="007A0CD1">
        <w:rPr>
          <w:spacing w:val="-4"/>
          <w:sz w:val="24"/>
          <w:szCs w:val="24"/>
          <w:lang w:val="pt-BR"/>
        </w:rPr>
        <w:t xml:space="preserve"> theo dõi </w:t>
      </w:r>
      <w:r>
        <w:rPr>
          <w:spacing w:val="-4"/>
          <w:sz w:val="24"/>
          <w:szCs w:val="24"/>
          <w:lang w:val="pt-BR"/>
        </w:rPr>
        <w:t xml:space="preserve">đánh giá được </w:t>
      </w:r>
      <w:r w:rsidR="007A0CD1">
        <w:rPr>
          <w:spacing w:val="-4"/>
          <w:sz w:val="24"/>
          <w:szCs w:val="24"/>
          <w:lang w:val="pt-BR"/>
        </w:rPr>
        <w:t xml:space="preserve">tiến độ </w:t>
      </w:r>
      <w:r>
        <w:rPr>
          <w:spacing w:val="-4"/>
          <w:sz w:val="24"/>
          <w:szCs w:val="24"/>
          <w:lang w:val="pt-BR"/>
        </w:rPr>
        <w:t>công việc. Đồng thời</w:t>
      </w:r>
      <w:r w:rsidR="0020779C">
        <w:rPr>
          <w:spacing w:val="-4"/>
          <w:sz w:val="24"/>
          <w:szCs w:val="24"/>
          <w:lang w:val="pt-BR"/>
        </w:rPr>
        <w:t xml:space="preserve"> đánh giá được năng lực của mỗi thành viên.</w:t>
      </w:r>
    </w:p>
    <w:p w:rsidR="0020779C" w:rsidRDefault="004E27D5" w:rsidP="00540779">
      <w:pPr>
        <w:spacing w:before="0" w:after="200" w:line="276" w:lineRule="auto"/>
        <w:ind w:firstLine="720"/>
        <w:jc w:val="both"/>
        <w:rPr>
          <w:spacing w:val="-4"/>
          <w:sz w:val="24"/>
          <w:szCs w:val="24"/>
          <w:lang w:val="pt-BR"/>
        </w:rPr>
      </w:pPr>
      <w:r>
        <w:rPr>
          <w:spacing w:val="-4"/>
          <w:sz w:val="24"/>
          <w:szCs w:val="24"/>
          <w:lang w:val="pt-BR"/>
        </w:rPr>
        <w:t>Bốn là g</w:t>
      </w:r>
      <w:r w:rsidR="007A0CD1">
        <w:rPr>
          <w:spacing w:val="-4"/>
          <w:sz w:val="24"/>
          <w:szCs w:val="24"/>
          <w:lang w:val="pt-BR"/>
        </w:rPr>
        <w:t>iúp theo dõi tiến độ đồ án</w:t>
      </w:r>
      <w:r>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E179F8" w:rsidRPr="006326D3" w:rsidRDefault="004E27D5" w:rsidP="0020779C">
      <w:pPr>
        <w:spacing w:before="0" w:after="200" w:line="276" w:lineRule="auto"/>
        <w:ind w:firstLine="720"/>
        <w:jc w:val="both"/>
        <w:rPr>
          <w:spacing w:val="-4"/>
          <w:sz w:val="24"/>
          <w:szCs w:val="24"/>
          <w:lang w:val="pt-BR"/>
        </w:rPr>
      </w:pPr>
      <w:bookmarkStart w:id="543" w:name="_Toc326077641"/>
      <w:bookmarkEnd w:id="542"/>
      <w:r>
        <w:rPr>
          <w:spacing w:val="-4"/>
          <w:sz w:val="24"/>
          <w:szCs w:val="24"/>
          <w:lang w:val="pt-BR"/>
        </w:rPr>
        <w:t>Năm 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p w:rsidR="0020779C" w:rsidRDefault="0020779C">
      <w:pPr>
        <w:spacing w:before="0" w:after="200" w:line="276" w:lineRule="auto"/>
        <w:rPr>
          <w:rFonts w:eastAsiaTheme="majorEastAsia"/>
          <w:b/>
          <w:bCs/>
          <w:color w:val="000000" w:themeColor="text1"/>
          <w:sz w:val="28"/>
          <w:szCs w:val="28"/>
        </w:rPr>
      </w:pPr>
      <w:r>
        <w:br w:type="page"/>
      </w:r>
    </w:p>
    <w:p w:rsidR="00E4223B" w:rsidRPr="00832DE8" w:rsidRDefault="00E662D3" w:rsidP="00DE04EE">
      <w:pPr>
        <w:pStyle w:val="Heading1"/>
      </w:pPr>
      <w:bookmarkStart w:id="544" w:name="_Toc327822169"/>
      <w:r>
        <w:lastRenderedPageBreak/>
        <w:t>KHẢO SÁT HIỆN TRẠNG</w:t>
      </w:r>
      <w:bookmarkEnd w:id="544"/>
    </w:p>
    <w:p w:rsidR="00E04C23" w:rsidRPr="00E04C23" w:rsidRDefault="00E04C23" w:rsidP="00E04C23">
      <w:pPr>
        <w:pStyle w:val="ListParagraph"/>
        <w:numPr>
          <w:ilvl w:val="0"/>
          <w:numId w:val="10"/>
        </w:numPr>
        <w:jc w:val="both"/>
        <w:outlineLvl w:val="1"/>
        <w:rPr>
          <w:b/>
          <w:vanish/>
        </w:rPr>
      </w:pPr>
    </w:p>
    <w:p w:rsidR="00E04C23" w:rsidRPr="00E04C23" w:rsidRDefault="00E04C23" w:rsidP="00E04C23">
      <w:pPr>
        <w:pStyle w:val="ListParagraph"/>
        <w:numPr>
          <w:ilvl w:val="0"/>
          <w:numId w:val="10"/>
        </w:numPr>
        <w:jc w:val="both"/>
        <w:outlineLvl w:val="1"/>
        <w:rPr>
          <w:b/>
          <w:vanish/>
        </w:rPr>
      </w:pPr>
    </w:p>
    <w:p w:rsidR="00E04C23" w:rsidRPr="00E04C23" w:rsidRDefault="00E04C23" w:rsidP="00E04C23">
      <w:pPr>
        <w:pStyle w:val="ListParagraph"/>
        <w:numPr>
          <w:ilvl w:val="0"/>
          <w:numId w:val="10"/>
        </w:numPr>
        <w:jc w:val="both"/>
        <w:outlineLvl w:val="1"/>
        <w:rPr>
          <w:b/>
          <w:vanish/>
        </w:rPr>
      </w:pPr>
    </w:p>
    <w:p w:rsidR="00832DE8" w:rsidRDefault="00832DE8">
      <w:pPr>
        <w:pStyle w:val="Heading2"/>
      </w:pPr>
      <w:bookmarkStart w:id="545" w:name="_Toc326952941"/>
      <w:bookmarkStart w:id="546" w:name="_Toc327121396"/>
      <w:bookmarkStart w:id="547" w:name="_Toc327604637"/>
      <w:bookmarkStart w:id="548" w:name="_Toc327822170"/>
      <w:bookmarkEnd w:id="543"/>
      <w:r>
        <w:t>Cơ sở lý thuyết</w:t>
      </w:r>
      <w:bookmarkEnd w:id="545"/>
      <w:bookmarkEnd w:id="546"/>
      <w:bookmarkEnd w:id="547"/>
      <w:bookmarkEnd w:id="548"/>
    </w:p>
    <w:p w:rsidR="008D0822" w:rsidRDefault="008D0822" w:rsidP="00C20188">
      <w:pPr>
        <w:jc w:val="both"/>
      </w:pPr>
      <w:r>
        <w:t>Con người có những giới hạn ảnh hưởng đến việc làm phần mềm. Đó là khi phải làm việc ở mức độ trừu tượng cao-như viết yêu cầu, thiết kế hệ thống, viết mã nguồn,…-</w:t>
      </w:r>
      <w:r w:rsidR="006F6354">
        <w:t xml:space="preserve">tốc độ làm việc chậm và khó phát hiện lỗi. Do đó </w:t>
      </w:r>
      <w:r w:rsidR="00864FAC">
        <w:t>c</w:t>
      </w:r>
      <w:r w:rsidR="006F6354">
        <w:t>ần phải hợp tác để có thể thực hiện các dự án phần mềm lớn với thời gian hợp lý. Bên cạnh đó khi hợp tác với nhau thì lỗi của một người có thể được phát hiện dễ dàng bởi người khác.</w:t>
      </w:r>
    </w:p>
    <w:p w:rsidR="006F6354" w:rsidRDefault="006F6354" w:rsidP="00C20188">
      <w:pPr>
        <w:jc w:val="both"/>
      </w:pPr>
      <w:r>
        <w:t xml:space="preserve">Tuy nhiên khi hợp </w:t>
      </w:r>
      <w:r w:rsidR="00444F2A">
        <w:t xml:space="preserve">tác </w:t>
      </w:r>
      <w:r>
        <w:t>với nhau để làm phần mềm lại nảy sinh vấn đề khác.  Đó là việc sử dụng ngôn ngữ tự nhiên dễ gây ra cách hiểu không thống nhất giữa các bên. Bên cạnh đó</w:t>
      </w:r>
      <w:r w:rsidR="00444F2A">
        <w:t>,</w:t>
      </w:r>
      <w:r>
        <w:t xml:space="preserve"> trí nhớ của con người là có hạn nên không thể ghi nhớ</w:t>
      </w:r>
      <w:r w:rsidR="00431F6F">
        <w:t>, quản lý</w:t>
      </w:r>
      <w:r>
        <w:t xml:space="preserve"> tất cả các hoạt động của dự án, đặc biệt khi dự án lớn, có nhiều người tham gia.</w:t>
      </w:r>
    </w:p>
    <w:p w:rsidR="00431F6F" w:rsidRDefault="00431F6F" w:rsidP="00C20188">
      <w:pPr>
        <w:jc w:val="both"/>
      </w:pPr>
      <w:r>
        <w:t>Trong ngành công nghệ phần mềm đã nghiên cứu</w:t>
      </w:r>
      <w:r w:rsidR="00444F2A">
        <w:t>,</w:t>
      </w:r>
      <w:r>
        <w:t xml:space="preserve"> áp dụng nhiều kĩ thuật tương tác để  </w:t>
      </w:r>
      <w:r w:rsidR="00444F2A">
        <w:t>giải quyết những giới hạn của con người, làm tăng năng suất  phát triển phần mềm. Như sử dụ</w:t>
      </w:r>
      <w:r w:rsidR="000F7431">
        <w:t>ng điệ</w:t>
      </w:r>
      <w:r w:rsidR="00444F2A">
        <w:t>n thoại, thư điện tử, tin nhắn, … để tương tác với nhau. Bên cạnh đó các nhà phát triển cũng có thể tương tác với nhau dựa trên đặc tả yêu cầu, mô  hình UML, mã nguồn, ….</w:t>
      </w:r>
    </w:p>
    <w:p w:rsidR="00444F2A" w:rsidRDefault="00444F2A" w:rsidP="00C20188">
      <w:pPr>
        <w:jc w:val="both"/>
      </w:pPr>
      <w:r>
        <w:t xml:space="preserve">Có thể chia các công cụ hỗ trợ tương tác trong </w:t>
      </w:r>
      <w:r w:rsidR="006326D3">
        <w:t>công nghệ phần mềm</w:t>
      </w:r>
      <w:r>
        <w:t xml:space="preserve"> thành </w:t>
      </w:r>
      <w:r w:rsidR="00A66A15">
        <w:t>4 nhóm chính</w:t>
      </w:r>
      <w:r w:rsidR="00620530">
        <w:t xml:space="preserve">. </w:t>
      </w:r>
      <w:r w:rsidR="00A66A15" w:rsidRPr="006326D3">
        <w:rPr>
          <w:i/>
        </w:rPr>
        <w:t>Nhóm công cụ tương tác dựa trên mô hình</w:t>
      </w:r>
      <w:r w:rsidR="00A66A15">
        <w:t xml:space="preserve"> (model-based collaboration</w:t>
      </w:r>
      <w:r w:rsidR="00620530">
        <w:t>) hỗ trợ tương tác để tạo nên các sản phẩm của dự án như đặc tả yêu cầu, thiết kế hệ thống, kế hoạch kiểm thử</w:t>
      </w:r>
      <w:r w:rsidR="004D0CE1">
        <w:t>. Những sản phẩm này tạo nên mô hình của phần mềm.</w:t>
      </w:r>
      <w:r w:rsidR="00395C96">
        <w:t xml:space="preserve"> Các thành viên </w:t>
      </w:r>
      <w:r w:rsidR="004D0CE1">
        <w:t>tương tác dựa trên mô hình của phần mềm</w:t>
      </w:r>
      <w:r w:rsidR="005E4D2C">
        <w:t>.</w:t>
      </w:r>
      <w:r w:rsidR="00620530">
        <w:t xml:space="preserve"> </w:t>
      </w:r>
      <w:r w:rsidR="005E4D2C">
        <w:t xml:space="preserve"> </w:t>
      </w:r>
      <w:r w:rsidR="005E4D2C" w:rsidRPr="006326D3">
        <w:rPr>
          <w:i/>
        </w:rPr>
        <w:t>Nhóm công cụ hỗ trợ tương tác dựa trên quy trình</w:t>
      </w:r>
      <w:r w:rsidR="005E4D2C">
        <w:t xml:space="preserve">  (Process centered collaboration) </w:t>
      </w:r>
      <w:r w:rsidR="004D0CE1">
        <w:t xml:space="preserve">cho phép mô hình hóa </w:t>
      </w:r>
      <w:r w:rsidR="005E4D2C">
        <w:t>toàn bộ hoặc một phần củ</w:t>
      </w:r>
      <w:r w:rsidR="00395C96">
        <w:t>a qui trình phát triển phần mềm</w:t>
      </w:r>
      <w:r w:rsidR="004D0CE1">
        <w:t>.  Các thành viên tương tác với nhau theo quy trình đã được mô hình hóa</w:t>
      </w:r>
      <w:r w:rsidR="00395C96">
        <w:t xml:space="preserve">. Ví dụ công cụ có thể quản lý việc phân công công việc cho thành viên và theo dõi tiến độ thưc hiện công viêc. </w:t>
      </w:r>
      <w:r w:rsidR="004D0CE1" w:rsidRPr="006326D3">
        <w:rPr>
          <w:i/>
        </w:rPr>
        <w:t xml:space="preserve">Nhóm công cụ hỗ trợ nhận thức </w:t>
      </w:r>
      <w:r w:rsidR="004D0CE1">
        <w:t>(Awareness tools)</w:t>
      </w:r>
      <w:r w:rsidR="00EC4D58">
        <w:t xml:space="preserve"> giúp thành viên ý thức được các hành động đang được thực hiện bởi </w:t>
      </w:r>
      <w:r w:rsidR="00EC4D58">
        <w:lastRenderedPageBreak/>
        <w:t xml:space="preserve">các thành viên khác nhằm tránh xung đột. </w:t>
      </w:r>
      <w:r w:rsidR="00EC4D58" w:rsidRPr="006326D3">
        <w:rPr>
          <w:i/>
        </w:rPr>
        <w:t>Nhóm hạ tầng tương tác</w:t>
      </w:r>
      <w:r w:rsidR="00EC4D58">
        <w:rPr>
          <w:i/>
        </w:rPr>
        <w:t xml:space="preserve"> </w:t>
      </w:r>
      <w:r w:rsidR="00EC4D58">
        <w:t>được phát triển nhằm tăng khả năng phối hợp giữa các công cụ hỗ trợ tương tác khác. Nhóm hạ tầng tương tác tập trung vào tích hợp dữ liệu và điều khiển giữa các công cụ.</w:t>
      </w:r>
    </w:p>
    <w:p w:rsidR="00DB798C" w:rsidRDefault="0020127E" w:rsidP="00C20188">
      <w:pPr>
        <w:jc w:val="both"/>
      </w:pPr>
      <w:r>
        <w:t xml:space="preserve">Việc tương tác thường được hỗ trợ bởi các thành phần riêng lẻ như hệ thống quản lý cấu hình,  hệ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rsidP="00C20188">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rsidP="00C20188">
      <w:pPr>
        <w:jc w:val="both"/>
      </w:pPr>
      <w:r>
        <w:t>Tương tác không phải là</w:t>
      </w:r>
      <w:r w:rsidR="00537659">
        <w:t xml:space="preserve"> điều</w:t>
      </w:r>
      <w:r>
        <w:t xml:space="preserve"> mới</w:t>
      </w:r>
      <w:r w:rsidR="00537659">
        <w:t xml:space="preserve"> mẻ</w:t>
      </w:r>
      <w:r>
        <w:t xml:space="preserve">. Cùng với sự phát triển của internet đã có nhiều công cụ hỗ trợ tương tác như thư điện tử, hệ thống tin nhắn tức thời, wiki, .. Các công cụ trên đã được sử dụng để hỗ trợ tương tác trong nhóm.  </w:t>
      </w:r>
      <w:r w:rsidR="00537659">
        <w:t xml:space="preserve">Tuy nhiên CDE </w:t>
      </w:r>
      <w:r w:rsidR="00864FAC">
        <w:t xml:space="preserve">không giống </w:t>
      </w:r>
      <w:r w:rsidR="00537659">
        <w:t xml:space="preserve"> những công cụ </w:t>
      </w:r>
      <w:r w:rsidR="00864FAC">
        <w:t>t</w:t>
      </w:r>
      <w:r w:rsidR="00537659">
        <w:t>rên. Có hai yếu tố tạo nên sự khác khác biệt của CDE</w:t>
      </w:r>
      <w:r>
        <w:t>.</w:t>
      </w:r>
      <w:r w:rsidR="00537659">
        <w:t xml:space="preserve"> Thứ nhất bởi vì nhà phát triển phần mềm cần phải theo tác với những sản phẩm mang tính ngữ nghĩa cao. Bên cạnh đó thì mối quan hệ giữa các sản phẩm đó cũng có tính ngữ nghĩa cao. Thứ hai, web giống như là môi trường sống của nhà phát</w:t>
      </w:r>
      <w:r w:rsidR="00A8586B">
        <w:t>. Nó</w:t>
      </w:r>
      <w:r w:rsidR="00537659">
        <w:t xml:space="preserve"> </w:t>
      </w:r>
      <w:r w:rsidR="00A8586B">
        <w:t>làm cho khoảng cách giữa các nhà phát triển trở nên gần hơn cho dù họ cách xa nhau về mặt địa lý.</w:t>
      </w:r>
    </w:p>
    <w:p w:rsidR="006326D3" w:rsidRPr="006326D3" w:rsidRDefault="009B6DD0" w:rsidP="00C20188">
      <w:pPr>
        <w:jc w:val="both"/>
      </w:pPr>
      <w:r>
        <w:t>CDE không phải là một thứ mới, tuy</w:t>
      </w:r>
      <w:r w:rsidR="00196C4F">
        <w:t xml:space="preserve"> nhiên nó là một thứ mỏng manh, bởi vì CDE liên quan đến các yếu tố xã hội của quá trình phát trển phần mềm. CDE</w:t>
      </w:r>
      <w:r>
        <w:t xml:space="preserve"> cần phải đơn giản, dễ sử dụng, phù hợp với sở thích của cá nhân và văn hóa của nhóm làm phần mềm. </w:t>
      </w:r>
      <w:r w:rsidR="00196C4F">
        <w:t>CDE cung cấp môi trường cho các cá nhân, nhóm hoạt động. Tuy nhiên nó không được ảnh hưởng đến cách làm việc của cá nhân và của nhóm.</w:t>
      </w:r>
    </w:p>
    <w:p w:rsidR="00937EA6" w:rsidRDefault="00832DE8" w:rsidP="00A1299D">
      <w:pPr>
        <w:pStyle w:val="Heading2"/>
        <w:jc w:val="both"/>
      </w:pPr>
      <w:bookmarkStart w:id="549" w:name="_Toc326952942"/>
      <w:bookmarkStart w:id="550" w:name="_Toc327121397"/>
      <w:bookmarkStart w:id="551" w:name="_Toc327604638"/>
      <w:bookmarkStart w:id="552" w:name="_Toc327822171"/>
      <w:r>
        <w:lastRenderedPageBreak/>
        <w:t xml:space="preserve">Tìm hiểu </w:t>
      </w:r>
      <w:r w:rsidR="00A27527">
        <w:t>các phần mềm đã có</w:t>
      </w:r>
      <w:r w:rsidR="0042495F">
        <w:t xml:space="preserve"> trên thị trường</w:t>
      </w:r>
      <w:bookmarkEnd w:id="549"/>
      <w:bookmarkEnd w:id="550"/>
      <w:bookmarkEnd w:id="551"/>
      <w:bookmarkEnd w:id="552"/>
    </w:p>
    <w:p w:rsidR="00A8586B" w:rsidRPr="006C7DA3" w:rsidRDefault="00A8586B" w:rsidP="00C20188">
      <w:pPr>
        <w:jc w:val="both"/>
      </w:pPr>
      <w:r>
        <w:t xml:space="preserve">Hiện nay </w:t>
      </w:r>
      <w:r w:rsidR="00B63468">
        <w:t>trên thị trường có một số công cụ</w:t>
      </w:r>
      <w:r>
        <w:t xml:space="preserve"> hỗ trợ việc tương tác trong nhóm như </w:t>
      </w:r>
      <w:r w:rsidR="0050074E">
        <w:t>T</w:t>
      </w:r>
      <w:r>
        <w:t xml:space="preserve">eam </w:t>
      </w:r>
      <w:r w:rsidR="0050074E">
        <w:t>Foundation S</w:t>
      </w:r>
      <w:r>
        <w:t xml:space="preserve">erver của Microsoft, </w:t>
      </w:r>
      <w:r w:rsidRPr="00A8586B">
        <w:t>Assembla</w:t>
      </w:r>
      <w:r>
        <w:t>.</w:t>
      </w:r>
      <w:r w:rsidR="00B63468">
        <w:t xml:space="preserve"> </w:t>
      </w:r>
      <w:r>
        <w:t xml:space="preserve"> Bên cạnh đó thì cũng nó những công cụ mã nguồn mở hỗ</w:t>
      </w:r>
      <w:r w:rsidR="00186994">
        <w:t xml:space="preserve"> trợ việc tương tác như Redmine</w:t>
      </w:r>
      <w:r w:rsidR="00B63468">
        <w:t>.</w:t>
      </w:r>
      <w:r w:rsidR="00CB6155">
        <w:t xml:space="preserve"> Sau đây, chúng em sẽ tóm tắt các đặc điểm cơ bản của ba công cụ này.</w:t>
      </w:r>
    </w:p>
    <w:p w:rsidR="00D827A2" w:rsidRPr="00D827A2" w:rsidRDefault="00937EA6" w:rsidP="00A97BAF">
      <w:pPr>
        <w:pStyle w:val="Heading3"/>
      </w:pPr>
      <w:bookmarkStart w:id="553" w:name="_Toc326077655"/>
      <w:bookmarkStart w:id="554" w:name="_Toc327121398"/>
      <w:bookmarkStart w:id="555" w:name="_Toc327822172"/>
      <w:r>
        <w:t>Team foundation server</w:t>
      </w:r>
      <w:bookmarkEnd w:id="553"/>
      <w:bookmarkEnd w:id="554"/>
      <w:bookmarkEnd w:id="555"/>
      <w:r>
        <w:t xml:space="preserve"> </w:t>
      </w:r>
    </w:p>
    <w:p w:rsidR="00937EA6" w:rsidRDefault="00937EA6" w:rsidP="006C7DA3">
      <w:pPr>
        <w:ind w:left="360"/>
        <w:jc w:val="both"/>
      </w:pPr>
      <w:r>
        <w:t>Là một sản phẩm của Microsoft hỗ trợ việc phát triển dự án ph</w:t>
      </w:r>
      <w:r w:rsidR="00B63468">
        <w:t>ầ</w:t>
      </w:r>
      <w:r>
        <w:t>n mềm, cho phép các thành viên trong dự án tương tác với nhau</w:t>
      </w:r>
    </w:p>
    <w:p w:rsidR="00D827A2" w:rsidRDefault="00D827A2" w:rsidP="00A97BAF">
      <w:pPr>
        <w:keepNext/>
        <w:ind w:left="360" w:firstLine="360"/>
        <w:jc w:val="center"/>
      </w:pPr>
      <w:r>
        <w:rPr>
          <w:noProof/>
        </w:rPr>
        <w:drawing>
          <wp:inline distT="0" distB="0" distL="0" distR="0" wp14:anchorId="15F0F3D9" wp14:editId="57C78F1E">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E012C8">
      <w:pPr>
        <w:pStyle w:val="Caption"/>
        <w:jc w:val="center"/>
      </w:pPr>
      <w:bookmarkStart w:id="556" w:name="_Toc327109436"/>
      <w:bookmarkStart w:id="557" w:name="_Toc327604695"/>
      <w:r>
        <w:t xml:space="preserve">Hình </w:t>
      </w:r>
      <w:fldSimple w:instr=" SEQ Hình \* ARABIC ">
        <w:r w:rsidR="00596A5A">
          <w:rPr>
            <w:noProof/>
          </w:rPr>
          <w:t>1</w:t>
        </w:r>
      </w:fldSimple>
      <w:r>
        <w:t xml:space="preserve"> </w:t>
      </w:r>
      <w:r w:rsidRPr="00AD176A">
        <w:t>Team Foundation Server Proccess</w:t>
      </w:r>
      <w:bookmarkEnd w:id="556"/>
      <w:r w:rsidR="0020779C">
        <w:t xml:space="preserve"> (nguồn : ? )</w:t>
      </w:r>
      <w:bookmarkEnd w:id="557"/>
    </w:p>
    <w:p w:rsidR="00B63468" w:rsidRDefault="00B63468" w:rsidP="006C7DA3">
      <w:pPr>
        <w:ind w:left="360"/>
        <w:jc w:val="both"/>
      </w:pPr>
      <w:r>
        <w:t>Công cụ có các 5 nhóm chức năng chính là quản lý dự án, quản lý công việc, quản lý cấu hình, tạo báo cáo, xây dựng nhóm.</w:t>
      </w:r>
    </w:p>
    <w:p w:rsidR="00034BC3" w:rsidRPr="00034BC3" w:rsidRDefault="00B63468" w:rsidP="006C7DA3">
      <w:pPr>
        <w:ind w:left="360"/>
        <w:jc w:val="both"/>
      </w:pPr>
      <w:r>
        <w:t xml:space="preserve">Nhóm chức năng </w:t>
      </w:r>
      <w:r w:rsidRPr="006C7DA3">
        <w:rPr>
          <w:i/>
        </w:rPr>
        <w:t>Quản lý dự án</w:t>
      </w:r>
      <w:r>
        <w:t xml:space="preserve"> cho phép chọn quy trình phát triển cho dự án. Việc quản lý dự án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mối liên hệ giữa các công việc, truy vấn công việc, báo cáo …</w:t>
      </w:r>
      <w:r w:rsidR="00D827A2" w:rsidRPr="00D827A2">
        <w:t xml:space="preserve"> </w:t>
      </w:r>
      <w:r w:rsidR="00D827A2">
        <w:t>Hiện tại TFS hỗ trợ sẵn 2 quy trình là CMMI, Agile. Tuy nhiên có thể bổ sung các quy trình khác từ  bên thứ ba.</w:t>
      </w:r>
      <w:r w:rsidR="00034BC3">
        <w:t xml:space="preserve"> 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
    <w:p w:rsidR="00B63468" w:rsidRDefault="00034BC3" w:rsidP="006C7DA3">
      <w:pPr>
        <w:ind w:left="360"/>
        <w:jc w:val="both"/>
      </w:pPr>
      <w:r>
        <w:lastRenderedPageBreak/>
        <w:t xml:space="preserve">Tùy thuộc vào quy trình được chọn mà dự án có các loại công việc khác nhau, cũng như mối quan hệ giữa các công việc. TFS có các chức năng cho phép </w:t>
      </w:r>
      <w:r w:rsidRPr="006C7DA3">
        <w:rPr>
          <w:i/>
        </w:rPr>
        <w:t>quản lý công việc</w:t>
      </w:r>
      <w:r>
        <w:t>. TFS cho phép tạo công việc, quản lý tình trạng của công viêc việc cũng như quản lý  mối quan hệ giữa các công việc.</w:t>
      </w:r>
    </w:p>
    <w:p w:rsidR="00F61D21" w:rsidRDefault="00F61D21" w:rsidP="006C7DA3">
      <w:pPr>
        <w:ind w:left="360"/>
        <w:jc w:val="both"/>
      </w:pPr>
      <w:r>
        <w:t xml:space="preserve">Mã nguồn của dự án được quản lý bởi hệ thống </w:t>
      </w:r>
      <w:r w:rsidRPr="006C7DA3">
        <w:rPr>
          <w:i/>
        </w:rPr>
        <w:t>quản lý phiên bản</w:t>
      </w:r>
      <w:r>
        <w:t>. Có thể cấu hình để mã nguồn được tự động biên dịch theo một lịch trình định trước hoăc khi</w:t>
      </w:r>
      <w:r w:rsidR="00D944DA">
        <w:t xml:space="preserve"> có</w:t>
      </w:r>
      <w:r>
        <w:t xml:space="preserve"> thay đổi được đưa lên hệ thống quản lý phiên bản.</w:t>
      </w:r>
    </w:p>
    <w:p w:rsidR="00F61D21" w:rsidRDefault="00F61D21" w:rsidP="00F61D21">
      <w:pPr>
        <w:ind w:left="360"/>
        <w:jc w:val="both"/>
      </w:pPr>
      <w:r>
        <w:t xml:space="preserve">Tình trạng, tiến độ của dự án có thể theo dõi dễ dàng nhờ vào chức năng </w:t>
      </w:r>
      <w:r w:rsidRPr="006C7DA3">
        <w:rPr>
          <w:i/>
        </w:rPr>
        <w:t>báo cá</w:t>
      </w:r>
      <w:r>
        <w:rPr>
          <w:i/>
        </w:rPr>
        <w:t xml:space="preserve">o. </w:t>
      </w:r>
      <w:r w:rsidRPr="006C7DA3">
        <w:t>Mỗi</w:t>
      </w:r>
      <w:r>
        <w:t xml:space="preserve"> quy trình phát triển sẽ có các loại báo cáo khác nhau để theo dõi tiến độ của dự án.</w:t>
      </w:r>
    </w:p>
    <w:p w:rsidR="00D827A2" w:rsidRDefault="00D827A2" w:rsidP="00A97BAF">
      <w:pPr>
        <w:keepNext/>
        <w:ind w:left="360" w:firstLine="360"/>
        <w:jc w:val="both"/>
      </w:pPr>
      <w:r>
        <w:rPr>
          <w:noProof/>
        </w:rPr>
        <w:drawing>
          <wp:inline distT="0" distB="0" distL="0" distR="0" wp14:anchorId="1DCA5016" wp14:editId="756F1BD4">
            <wp:extent cx="4529455" cy="3091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9455" cy="3091180"/>
                    </a:xfrm>
                    <a:prstGeom prst="rect">
                      <a:avLst/>
                    </a:prstGeom>
                    <a:noFill/>
                  </pic:spPr>
                </pic:pic>
              </a:graphicData>
            </a:graphic>
          </wp:inline>
        </w:drawing>
      </w:r>
    </w:p>
    <w:p w:rsidR="003C37E7" w:rsidRDefault="00E012C8" w:rsidP="00E012C8">
      <w:pPr>
        <w:pStyle w:val="Caption"/>
        <w:jc w:val="center"/>
      </w:pPr>
      <w:bookmarkStart w:id="558" w:name="_Toc327109437"/>
      <w:bookmarkStart w:id="559" w:name="_Toc327604696"/>
      <w:r>
        <w:t xml:space="preserve">Hình </w:t>
      </w:r>
      <w:fldSimple w:instr=" SEQ Hình \* ARABIC ">
        <w:r w:rsidR="00596A5A">
          <w:rPr>
            <w:noProof/>
          </w:rPr>
          <w:t>2</w:t>
        </w:r>
      </w:fldSimple>
      <w:r>
        <w:t xml:space="preserve"> </w:t>
      </w:r>
      <w:r w:rsidRPr="00866C3B">
        <w:t>CMMI</w:t>
      </w:r>
      <w:bookmarkEnd w:id="558"/>
      <w:r w:rsidR="00342E6E">
        <w:t xml:space="preserve"> (nguồn : ?)</w:t>
      </w:r>
      <w:bookmarkEnd w:id="559"/>
    </w:p>
    <w:p w:rsidR="00D827A2" w:rsidRPr="004C5495" w:rsidRDefault="00D827A2" w:rsidP="00A97BAF">
      <w:pPr>
        <w:keepNext/>
        <w:ind w:left="360" w:firstLine="360"/>
        <w:jc w:val="both"/>
      </w:pPr>
      <w:r>
        <w:rPr>
          <w:noProof/>
        </w:rPr>
        <w:lastRenderedPageBreak/>
        <w:drawing>
          <wp:inline distT="0" distB="0" distL="0" distR="0" wp14:anchorId="428B8AED" wp14:editId="7E5D8A20">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E012C8">
      <w:pPr>
        <w:pStyle w:val="Caption"/>
        <w:jc w:val="center"/>
      </w:pPr>
      <w:bookmarkStart w:id="560" w:name="_Toc327109438"/>
      <w:bookmarkStart w:id="561" w:name="_Toc327604697"/>
      <w:r>
        <w:t xml:space="preserve">Hình </w:t>
      </w:r>
      <w:fldSimple w:instr=" SEQ Hình \* ARABIC ">
        <w:r w:rsidR="00596A5A">
          <w:rPr>
            <w:noProof/>
          </w:rPr>
          <w:t>3</w:t>
        </w:r>
      </w:fldSimple>
      <w:r>
        <w:t xml:space="preserve"> </w:t>
      </w:r>
      <w:r w:rsidRPr="008820E5">
        <w:t>Agile</w:t>
      </w:r>
      <w:bookmarkEnd w:id="560"/>
      <w:r w:rsidR="00342E6E">
        <w:t xml:space="preserve"> (nguồn : ?)</w:t>
      </w:r>
      <w:bookmarkEnd w:id="561"/>
    </w:p>
    <w:p w:rsidR="0020779C" w:rsidRDefault="0020779C" w:rsidP="0020779C">
      <w:pPr>
        <w:rPr>
          <w:b/>
        </w:rPr>
      </w:pPr>
      <w:r>
        <w:rPr>
          <w:b/>
        </w:rPr>
        <w:t>Phần mềm Team Foundation Server có một số những điểm ưu việt so với những phần mềm khác như sau :</w:t>
      </w:r>
    </w:p>
    <w:p w:rsidR="006B2196" w:rsidRDefault="0020779C" w:rsidP="00540779">
      <w:pPr>
        <w:ind w:firstLine="360"/>
      </w:pPr>
      <w:r>
        <w:t>Một là h</w:t>
      </w:r>
      <w:r w:rsidR="00D63482">
        <w:t>ỗ trợ tốt việc phát triển phần mềm theo quy trình như CMMI, Agile, …</w:t>
      </w:r>
      <w:r>
        <w:t xml:space="preserve"> Những phần mềm phát triển theo những quy trình này sẽ được cung cấp đầy đủ những tính năng giúp hỗ trợ trong quá trình phát triển phần mềm.</w:t>
      </w:r>
    </w:p>
    <w:p w:rsidR="00D63482" w:rsidRDefault="0020779C" w:rsidP="00540779">
      <w:pPr>
        <w:ind w:firstLine="360"/>
      </w:pPr>
      <w:r>
        <w:t>Hai là b</w:t>
      </w:r>
      <w:r w:rsidR="00D63482">
        <w:t>ao</w:t>
      </w:r>
      <w:r w:rsidR="006B2196">
        <w:t xml:space="preserve"> quát tất cả các hoạt động trong quá trình phát triển phần mềm.</w:t>
      </w:r>
    </w:p>
    <w:p w:rsidR="00D63482" w:rsidRDefault="00386D83" w:rsidP="00540779">
      <w:pPr>
        <w:ind w:firstLine="360"/>
      </w:pPr>
      <w:r>
        <w:t>Ba là c</w:t>
      </w:r>
      <w:r w:rsidR="00D63482">
        <w:t>ó liên kết với nhiều công cụ thông dụng trong quá trình phát triển phần mềm như Visual Studio Team Suite, MS Office, SharePoint.</w:t>
      </w:r>
    </w:p>
    <w:p w:rsidR="00D63482" w:rsidRDefault="00386D83" w:rsidP="006C7DA3">
      <w:pPr>
        <w:rPr>
          <w:b/>
        </w:rPr>
      </w:pPr>
      <w:r>
        <w:rPr>
          <w:b/>
        </w:rPr>
        <w:t>Tuy nhiên, Team Foundation Server cũng có những mặt hạn chế đối vối người dùng :</w:t>
      </w:r>
    </w:p>
    <w:p w:rsidR="00D63482" w:rsidRPr="006C7DA3" w:rsidRDefault="00386D83" w:rsidP="00540779">
      <w:pPr>
        <w:ind w:firstLine="360"/>
        <w:rPr>
          <w:b/>
        </w:rPr>
      </w:pPr>
      <w:r>
        <w:t>Một là k</w:t>
      </w:r>
      <w:r w:rsidR="00D63482">
        <w:t>hông miễn phí và có giá khá cao.</w:t>
      </w:r>
      <w:r>
        <w:t xml:space="preserve"> Điều này gây khó khăn đối với nhóm người dùng không có điều kiện chi trả cho bản quyền, đặc biệt là đối với sinh viên nước ta.</w:t>
      </w:r>
    </w:p>
    <w:p w:rsidR="00386D83" w:rsidRDefault="00D41F8C" w:rsidP="00386D83">
      <w:pPr>
        <w:ind w:firstLine="360"/>
        <w:jc w:val="both"/>
        <w:rPr>
          <w:b/>
        </w:rPr>
      </w:pPr>
      <w:r>
        <w:lastRenderedPageBreak/>
        <w:t xml:space="preserve"> </w:t>
      </w:r>
      <w:r w:rsidR="00386D83">
        <w:t>Hai là q</w:t>
      </w:r>
      <w:r w:rsidR="00D63482">
        <w:t>uá phức tạp.</w:t>
      </w:r>
      <w:r w:rsidR="00386D83">
        <w:t xml:space="preserve"> Để có thể sử dụng một cách thành thạo TFS, sử dụng được hết các chức năng của TFS thì cần phải có một thời gian dài nghiên cứu và thực hành. Ngoải ra, TFS còn có nhiều chức năng mà người dùng, đặc biệt là sinh viên không dùng tới.</w:t>
      </w:r>
    </w:p>
    <w:p w:rsidR="00816D51" w:rsidRPr="006C7DA3" w:rsidRDefault="00D63482" w:rsidP="00540779">
      <w:pPr>
        <w:ind w:firstLine="360"/>
        <w:jc w:val="both"/>
        <w:rPr>
          <w:b/>
        </w:rPr>
      </w:pPr>
      <w:r>
        <w:t>Không thích hợp với các dự án nhỏ như các dự án được thực hiện bởi sinh viên trong lớp học.</w:t>
      </w:r>
      <w:r w:rsidR="00386D83">
        <w:t xml:space="preserve"> TFS hỗ trợ xây dựng phần mềm theo các quy trình chuẩn, điều này có nghĩa là gồm nhiều giai đoạn mà đối với những dự án nhỏ thì không cần thiết. Trong môi trường lớp học, những dự án nhỏ của sinh viên có thể chỉ thức hiện trong vòng một tuần hoặc một tháng, những quy trình mà TFS đưa ra sẽ không phù hợp với những dự án kiểu này.</w:t>
      </w:r>
    </w:p>
    <w:p w:rsidR="00816D51" w:rsidRDefault="00816D51" w:rsidP="006C7DA3">
      <w:pPr>
        <w:pStyle w:val="Heading3"/>
      </w:pPr>
      <w:bookmarkStart w:id="562" w:name="_Toc326952944"/>
      <w:bookmarkStart w:id="563" w:name="_Toc327121399"/>
      <w:bookmarkStart w:id="564" w:name="_Toc327604640"/>
      <w:bookmarkStart w:id="565" w:name="_Toc327822173"/>
      <w:r w:rsidRPr="00816D51">
        <w:t>Redmine</w:t>
      </w:r>
      <w:bookmarkEnd w:id="562"/>
      <w:bookmarkEnd w:id="563"/>
      <w:bookmarkEnd w:id="564"/>
      <w:bookmarkEnd w:id="565"/>
    </w:p>
    <w:p w:rsidR="00BB7C72" w:rsidRDefault="0001413D" w:rsidP="00C20188">
      <w:pPr>
        <w:jc w:val="both"/>
      </w:pPr>
      <w:r w:rsidRPr="0001413D">
        <w:t>Redmine là một công cụ quản lý dự</w:t>
      </w:r>
      <w:r w:rsidR="00160078">
        <w:t xml:space="preserve"> án, quản lý vấn đề cho phép tạo nhiều dự án</w:t>
      </w:r>
      <w:r w:rsidR="00E469FF">
        <w:t>.</w:t>
      </w:r>
      <w:r w:rsidR="00160078">
        <w:t xml:space="preserve"> Trong mỗi dự án có thể thêm thành viên, phân quyền cho thành viên. Redmine cung cấp nhiều lựa chọn về hệ thống quản lý phiên bản để quản lý mã nguồn. Bên cạnh đó thì redmine cũng hỗ trợ quản lý tài liệu của dự án.</w:t>
      </w:r>
    </w:p>
    <w:p w:rsidR="00B11E1D" w:rsidRDefault="00BB7C72" w:rsidP="00C20188">
      <w:pPr>
        <w:jc w:val="both"/>
      </w:pPr>
      <w:r>
        <w:t>Mỗi dự án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r w:rsidR="00044E13">
        <w:t>theo dõi thời gian các thành viên đã giành cho dự án.</w:t>
      </w:r>
    </w:p>
    <w:p w:rsidR="00D944DA" w:rsidRDefault="00D944DA" w:rsidP="00C20188">
      <w:pPr>
        <w:jc w:val="both"/>
      </w:pPr>
      <w:r>
        <w:t>Mỗi dự án có wiki và diễn đàn  cho phép các thành viên tương tác với nhau dễ dàng.</w:t>
      </w:r>
    </w:p>
    <w:p w:rsidR="00E469FF" w:rsidRDefault="00E469FF" w:rsidP="00C20188">
      <w:pPr>
        <w:jc w:val="both"/>
      </w:pPr>
      <w:r>
        <w:t xml:space="preserve">Redmine được viết bằng ngôn ngữ Ruby, sử dung Ruby on Rails framework. Redmine không phụ thuộc vào nền tảng (cross-platform) và cơ sở dữ liệu. Redmine là một phần của </w:t>
      </w:r>
      <w:r w:rsidRPr="00E469FF">
        <w:t>Bitnami app library</w:t>
      </w:r>
      <w:r>
        <w:t xml:space="preserve"> cho phép triển khai dễ dàng.</w:t>
      </w:r>
    </w:p>
    <w:p w:rsidR="00C122DB" w:rsidRDefault="00386D83" w:rsidP="006C7DA3">
      <w:pPr>
        <w:rPr>
          <w:b/>
        </w:rPr>
      </w:pPr>
      <w:r>
        <w:rPr>
          <w:b/>
        </w:rPr>
        <w:t>Redmine có những điểm</w:t>
      </w:r>
      <w:r w:rsidR="00C122DB" w:rsidRPr="006C7DA3">
        <w:rPr>
          <w:b/>
        </w:rPr>
        <w:t xml:space="preserve"> mạnh </w:t>
      </w:r>
      <w:r>
        <w:rPr>
          <w:b/>
        </w:rPr>
        <w:t>sau:</w:t>
      </w:r>
    </w:p>
    <w:p w:rsidR="00C122DB" w:rsidRDefault="00386D83" w:rsidP="00386D83">
      <w:pPr>
        <w:ind w:firstLine="360"/>
      </w:pPr>
      <w:r>
        <w:t>Một là m</w:t>
      </w:r>
      <w:r w:rsidR="00F44EDA">
        <w:t>ã n</w:t>
      </w:r>
      <w:r w:rsidR="00C122DB">
        <w:t>guồn mở và miễn phí.</w:t>
      </w:r>
      <w:r>
        <w:t xml:space="preserve"> Người dùng có thể custumize lại theo mục đích sử dụng của mình. Hơn nữa Redmine miễn phí, cho nên cộng đồng sử dụng redmine </w:t>
      </w:r>
      <w:r>
        <w:lastRenderedPageBreak/>
        <w:t>cũng rất lớn, tài</w:t>
      </w:r>
      <w:r w:rsidR="00D70654">
        <w:t xml:space="preserve"> liệu tham khảo, nghiên cứu về R</w:t>
      </w:r>
      <w:r>
        <w:t>edmine phong phú và đầy đủ hơn những ứng dụng thu phí khác.</w:t>
      </w:r>
    </w:p>
    <w:p w:rsidR="00C122DB" w:rsidRDefault="00386D83" w:rsidP="00540779">
      <w:pPr>
        <w:ind w:firstLine="360"/>
      </w:pPr>
      <w:r>
        <w:t>Hai là h</w:t>
      </w:r>
      <w:r w:rsidR="00B27252">
        <w:t>ệ thống quản lý vấn đề mạnh.</w:t>
      </w:r>
      <w:r w:rsidR="00D70654">
        <w:t xml:space="preserve"> Đây là thế mạnh chính của redmine, giúp quản lý quy trình xây dựng phần mềm một cách hiệu quả.</w:t>
      </w:r>
    </w:p>
    <w:p w:rsidR="00B27252" w:rsidRDefault="00386D83" w:rsidP="00540779">
      <w:pPr>
        <w:ind w:firstLine="360"/>
      </w:pPr>
      <w:r>
        <w:t>Ba là h</w:t>
      </w:r>
      <w:r w:rsidR="00B27252">
        <w:t>ỗ trợ tương tác trong nhóm thông qua wiki và diễn đàn.</w:t>
      </w:r>
      <w:r w:rsidR="00D70654">
        <w:t xml:space="preserve"> Nhờ tính năng này, người dùng có thể tạo trang cá nhân cho riêng mình, đồng thời trao đổi với những người dùng khác. Sự tương tác được diễn ra một cách triệt để giữa những người dùng với nhau.</w:t>
      </w:r>
    </w:p>
    <w:p w:rsidR="00B27252" w:rsidRDefault="00386D83" w:rsidP="00386D83">
      <w:pPr>
        <w:ind w:firstLine="360"/>
      </w:pPr>
      <w:r>
        <w:t>Bốn là hỗ trợ đ</w:t>
      </w:r>
      <w:r w:rsidR="00B27252">
        <w:t>a ngôn ngữ.</w:t>
      </w:r>
      <w:r w:rsidR="00D70654">
        <w:t xml:space="preserve"> Với điểm này, Redmine thu hút được đông đảo người dùng tại nhiều quốc gia, vùng miền khác nhau.</w:t>
      </w:r>
    </w:p>
    <w:p w:rsidR="00B27252" w:rsidRPr="006C7DA3" w:rsidRDefault="00386D83" w:rsidP="00540779">
      <w:pPr>
        <w:ind w:firstLine="360"/>
      </w:pPr>
      <w:r>
        <w:t>Năm là k</w:t>
      </w:r>
      <w:r w:rsidR="00B27252">
        <w:t>hông phụ thuộc vào nền tảng và cơ sở dữ liệu.</w:t>
      </w:r>
    </w:p>
    <w:p w:rsidR="00C122DB" w:rsidRDefault="00D70654" w:rsidP="006C7DA3">
      <w:pPr>
        <w:rPr>
          <w:b/>
        </w:rPr>
      </w:pPr>
      <w:r>
        <w:rPr>
          <w:b/>
        </w:rPr>
        <w:t>Tuy nhiên, Redmine cũng có những điểm yếu :</w:t>
      </w:r>
    </w:p>
    <w:p w:rsidR="00C122DB" w:rsidRPr="00540779" w:rsidRDefault="00D70654" w:rsidP="00540779">
      <w:pPr>
        <w:ind w:firstLine="360"/>
      </w:pPr>
      <w:r>
        <w:t>Một là k</w:t>
      </w:r>
      <w:r w:rsidR="00C122DB">
        <w:t>hông hỗ trợ quản lý sự kiện của cá nhân và dự án.</w:t>
      </w:r>
      <w:r>
        <w:t xml:space="preserve"> Quản lý dự án không thể biết lịch của các cá nhân trong dự án để đưa ra lịch gặp mặt, hội thảo phù hợp.</w:t>
      </w:r>
    </w:p>
    <w:p w:rsidR="0065568B" w:rsidRPr="006C7DA3" w:rsidRDefault="00D70654" w:rsidP="00540779">
      <w:pPr>
        <w:ind w:firstLine="360"/>
        <w:rPr>
          <w:b/>
        </w:rPr>
      </w:pPr>
      <w:r>
        <w:t>Hai là k</w:t>
      </w:r>
      <w:r w:rsidR="00B27252">
        <w:t>hông định nghĩa sẵn các quy trình phát triển. Người dùng phải tự cấu hình hệ thống quản lý vấn đề, thông qua các trường tùy chỉnh (custom fields), và workflow cho phù hợp với quy trình phát triển được sử dụng.</w:t>
      </w:r>
    </w:p>
    <w:p w:rsidR="00937EA6" w:rsidRPr="006C7DA3" w:rsidRDefault="0065568B" w:rsidP="006C7DA3">
      <w:pPr>
        <w:pStyle w:val="Heading3"/>
      </w:pPr>
      <w:bookmarkStart w:id="566" w:name="_Toc327604641"/>
      <w:bookmarkStart w:id="567" w:name="_Toc326077694"/>
      <w:bookmarkStart w:id="568" w:name="_Toc327822174"/>
      <w:r w:rsidRPr="006C7DA3">
        <w:t>Assem</w:t>
      </w:r>
      <w:r w:rsidR="00D70654">
        <w:t>b</w:t>
      </w:r>
      <w:r w:rsidRPr="006C7DA3">
        <w:t>la</w:t>
      </w:r>
      <w:bookmarkEnd w:id="566"/>
      <w:bookmarkEnd w:id="568"/>
    </w:p>
    <w:p w:rsidR="0010550A" w:rsidRPr="0031016D" w:rsidRDefault="0010550A" w:rsidP="0010550A">
      <w:pPr>
        <w:jc w:val="both"/>
      </w:pPr>
      <w:r w:rsidRPr="0031016D">
        <w:t>Đây là một công cụ rất hữu ích cho ai thường xuyên phải làm việc nhóm. Nó giúp cho quá trình làm việc nhóm trở lên hiệu quả hơn.</w:t>
      </w:r>
    </w:p>
    <w:p w:rsidR="0010550A" w:rsidRPr="0031016D" w:rsidRDefault="0010550A" w:rsidP="0010550A">
      <w:pPr>
        <w:jc w:val="both"/>
      </w:pPr>
      <w:r w:rsidRPr="0031016D">
        <w:t>Assem</w:t>
      </w:r>
      <w:r w:rsidR="00D70654">
        <w:t>b</w:t>
      </w:r>
      <w:r w:rsidRPr="0031016D">
        <w:t>la tạo ra một workspace trên mạng chung cho cả nhóm. Đây sẽ là nơi lưu trữ sản phẩm làm việc của nhóm (source code, tài liệu, báo cáo...). Tất cả các thành viên trong nhóm có thể truy cập vào workspace này để download, upload, sửa, xóa file... </w:t>
      </w:r>
    </w:p>
    <w:p w:rsidR="0010550A" w:rsidRPr="0031016D" w:rsidRDefault="0010550A" w:rsidP="0010550A">
      <w:pPr>
        <w:jc w:val="both"/>
      </w:pPr>
      <w:r w:rsidRPr="0031016D">
        <w:lastRenderedPageBreak/>
        <w:t>Đặc biệt assem</w:t>
      </w:r>
      <w:r w:rsidR="00D70654">
        <w:t>b</w:t>
      </w:r>
      <w:r w:rsidRPr="0031016D">
        <w:t>la được sử dụng cùng với một phần mềm client. Phần mềm này cho phép download và upload một cách dễ dàng và nhanh chóng các file trên workspace,  giúp cho tất cả các thành viên trong nhóm có thể biết được về tiến độ làm việc của nhóm một cách và đồng bộ và cập nhật nhất. </w:t>
      </w:r>
    </w:p>
    <w:p w:rsidR="0010550A" w:rsidRPr="0031016D" w:rsidRDefault="0010550A" w:rsidP="0010550A">
      <w:pPr>
        <w:jc w:val="both"/>
      </w:pPr>
      <w:r w:rsidRPr="0031016D">
        <w:t>Ngoài ra còn các tính năng khác như phân công công việc, chat...</w:t>
      </w:r>
    </w:p>
    <w:p w:rsidR="00471996" w:rsidRDefault="00E662D3" w:rsidP="00DE04EE">
      <w:pPr>
        <w:pStyle w:val="Heading1"/>
      </w:pPr>
      <w:bookmarkStart w:id="569" w:name="_Toc327121403"/>
      <w:bookmarkStart w:id="570" w:name="_Toc327822175"/>
      <w:bookmarkEnd w:id="567"/>
      <w:r>
        <w:t>HỆ THỐNG QUẢN LÝ TƯƠNG TÁC</w:t>
      </w:r>
      <w:bookmarkEnd w:id="570"/>
    </w:p>
    <w:p w:rsidR="0046012B" w:rsidRPr="0046012B" w:rsidRDefault="0046012B" w:rsidP="0046012B">
      <w:pPr>
        <w:pStyle w:val="ListParagraph"/>
        <w:numPr>
          <w:ilvl w:val="0"/>
          <w:numId w:val="10"/>
        </w:numPr>
        <w:outlineLvl w:val="1"/>
        <w:rPr>
          <w:b/>
          <w:vanish/>
        </w:rPr>
      </w:pPr>
    </w:p>
    <w:p w:rsidR="0009400C" w:rsidRDefault="0009400C" w:rsidP="0046012B">
      <w:pPr>
        <w:pStyle w:val="Heading2"/>
      </w:pPr>
      <w:bookmarkStart w:id="571" w:name="_Toc327822176"/>
      <w:r>
        <w:t>Chức năng</w:t>
      </w:r>
      <w:bookmarkEnd w:id="571"/>
    </w:p>
    <w:p w:rsidR="0009400C" w:rsidRDefault="00AD5734" w:rsidP="00E662D3">
      <w:r>
        <w:t>“Hệ thống quản lý tương tác” thiết kế với những tính năng chính sau:</w:t>
      </w:r>
    </w:p>
    <w:p w:rsidR="00AD5734" w:rsidRDefault="00AD5734" w:rsidP="00AD5734">
      <w:pPr>
        <w:pStyle w:val="Heading3"/>
      </w:pPr>
      <w:bookmarkStart w:id="572" w:name="_Toc327822177"/>
      <w:r>
        <w:t>Tạo lịch cá nhân, lịch dự án</w:t>
      </w:r>
      <w:bookmarkEnd w:id="572"/>
    </w:p>
    <w:p w:rsidR="00AD5734" w:rsidRDefault="00AD5734" w:rsidP="002F156F">
      <w:pPr>
        <w:jc w:val="both"/>
      </w:pPr>
      <w:r>
        <w:t xml:space="preserve">Đây là chức năng mới so với các hệ thống tương tác đã có. Tính năng này giúp người dùng tự tạo lịch cá nhân cho mình, đưa ra thời gian rảnh rỗi, thời gian bận của mình trong ngày, tuầ, tháng, năm. </w:t>
      </w:r>
    </w:p>
    <w:p w:rsidR="00AD5734" w:rsidRPr="00AD5734" w:rsidRDefault="00AD5734" w:rsidP="002F156F">
      <w:pPr>
        <w:jc w:val="both"/>
      </w:pPr>
      <w:r>
        <w:t>Hệ thống sẽ tổng hợp lịch cá nhân của các thành viên trong dự án để tạo thành lịch dự án. Thông qua lịch dự án, người quản lý sẽ biết được thời gian rảnh rỗi chung của toàn bộ thành viên, từ đó đưa ra lịch họp thích hợp. Lịch họp đưa ra sẽ cập nhật vào lịch cá nhân của từng thành viên trong dự án. Nhở đó mỗi thành viên cũng sẽ biết được lịch chung của dự án.</w:t>
      </w:r>
    </w:p>
    <w:p w:rsidR="00AD5734" w:rsidRDefault="00AD5734" w:rsidP="00AD5734">
      <w:pPr>
        <w:pStyle w:val="Heading3"/>
      </w:pPr>
      <w:bookmarkStart w:id="573" w:name="_Toc327822178"/>
      <w:r>
        <w:t>Quản lý tác vụ</w:t>
      </w:r>
      <w:bookmarkEnd w:id="573"/>
    </w:p>
    <w:p w:rsidR="00AD5734" w:rsidRDefault="00AD5734" w:rsidP="002F156F">
      <w:pPr>
        <w:jc w:val="both"/>
      </w:pPr>
      <w:r>
        <w:t>Đây là chức năng chính trong quản lý quá trình xây dựng phần mềm. Cũng như các hệ thống tương tác khác, “Hệ thống quản lý tương tác” mà chúng em xây dựng cũng có chức năng về quản lý tác vụ, bao gồm những tính năng sau:</w:t>
      </w:r>
    </w:p>
    <w:p w:rsidR="00AD5734" w:rsidRDefault="00AD5734" w:rsidP="002F156F">
      <w:pPr>
        <w:pStyle w:val="Heading4"/>
      </w:pPr>
      <w:bookmarkStart w:id="574" w:name="_Toc327822179"/>
      <w:r>
        <w:lastRenderedPageBreak/>
        <w:t>Thêm một tác vụ mới</w:t>
      </w:r>
      <w:bookmarkEnd w:id="574"/>
    </w:p>
    <w:p w:rsidR="00AD5734" w:rsidRDefault="00AD5734" w:rsidP="00AD5734">
      <w:r>
        <w:t xml:space="preserve">Khi thêm một tác vụ mới, người tạo có thể xác lập ngày kết thúc, loại tác vụ (tùy theo quy trình phần mềm), người chịu trách nhiệm chính. Người chịu trách nhiệm </w:t>
      </w:r>
      <w:r w:rsidR="002F156F">
        <w:t>chính sẽ được gửi mail thông báo về những thay đổi của tác vụ.</w:t>
      </w:r>
    </w:p>
    <w:p w:rsidR="002F156F" w:rsidRDefault="002F156F" w:rsidP="002F156F">
      <w:pPr>
        <w:pStyle w:val="Heading4"/>
      </w:pPr>
      <w:bookmarkStart w:id="575" w:name="_Toc327822180"/>
      <w:r>
        <w:t>Thay đổi trạng thái của tác vụ</w:t>
      </w:r>
      <w:bookmarkEnd w:id="575"/>
    </w:p>
    <w:p w:rsidR="002F156F" w:rsidRPr="00AD5734" w:rsidRDefault="002F156F" w:rsidP="00AD5734">
      <w:r>
        <w:t>Chức năng này sử dụng khi tác vụ có sự thay đổi, cần thay đổi trạng thái thích hợp như khi đã hoàn thành, đóng tác vụ…</w:t>
      </w:r>
    </w:p>
    <w:p w:rsidR="00E662D3" w:rsidRDefault="00E662D3" w:rsidP="0046012B">
      <w:pPr>
        <w:pStyle w:val="Heading2"/>
      </w:pPr>
      <w:bookmarkStart w:id="576" w:name="_Toc327822181"/>
      <w:r>
        <w:t>Yêu cầu</w:t>
      </w:r>
      <w:bookmarkEnd w:id="576"/>
    </w:p>
    <w:p w:rsidR="00E662D3" w:rsidRDefault="00737B1E" w:rsidP="00737B1E">
      <w:pPr>
        <w:pStyle w:val="Heading3"/>
      </w:pPr>
      <w:bookmarkStart w:id="577" w:name="_Toc327822182"/>
      <w:r>
        <w:t>Yêu cầu c</w:t>
      </w:r>
      <w:r w:rsidR="00E662D3">
        <w:t>hức năng</w:t>
      </w:r>
      <w:bookmarkEnd w:id="577"/>
    </w:p>
    <w:p w:rsidR="00E662D3" w:rsidRDefault="00737B1E" w:rsidP="00737B1E">
      <w:pPr>
        <w:pStyle w:val="Heading3"/>
      </w:pPr>
      <w:bookmarkStart w:id="578" w:name="_Toc327822183"/>
      <w:r>
        <w:t>Yêu cầu p</w:t>
      </w:r>
      <w:r w:rsidR="00E662D3">
        <w:t>hi chức năng</w:t>
      </w:r>
      <w:bookmarkEnd w:id="578"/>
    </w:p>
    <w:p w:rsidR="00E662D3" w:rsidRDefault="00E662D3" w:rsidP="0046012B">
      <w:pPr>
        <w:pStyle w:val="Heading2"/>
      </w:pPr>
      <w:bookmarkStart w:id="579" w:name="_Toc327822184"/>
      <w:r>
        <w:t>Thiết kế</w:t>
      </w:r>
      <w:bookmarkEnd w:id="579"/>
    </w:p>
    <w:p w:rsidR="00E662D3" w:rsidRDefault="00E662D3" w:rsidP="00737B1E">
      <w:pPr>
        <w:pStyle w:val="Heading3"/>
      </w:pPr>
      <w:bookmarkStart w:id="580" w:name="_Toc327822185"/>
      <w:r>
        <w:t>Kiến trúc</w:t>
      </w:r>
      <w:bookmarkEnd w:id="580"/>
    </w:p>
    <w:p w:rsidR="00E662D3" w:rsidRDefault="00E662D3" w:rsidP="00E662D3">
      <w:r>
        <w:tab/>
        <w:t>- MVC</w:t>
      </w:r>
    </w:p>
    <w:p w:rsidR="00E662D3" w:rsidRDefault="00E662D3" w:rsidP="00E662D3">
      <w:r>
        <w:tab/>
        <w:t>- Component</w:t>
      </w:r>
    </w:p>
    <w:p w:rsidR="00E662D3" w:rsidRPr="00E662D3" w:rsidRDefault="00E662D3" w:rsidP="00737B1E">
      <w:pPr>
        <w:pStyle w:val="Heading3"/>
      </w:pPr>
      <w:bookmarkStart w:id="581" w:name="_Toc327822186"/>
      <w:r>
        <w:t>Chi tiết</w:t>
      </w:r>
      <w:bookmarkEnd w:id="581"/>
    </w:p>
    <w:p w:rsidR="008E6B44" w:rsidRDefault="00DE5B4D" w:rsidP="00A97BAF">
      <w:pPr>
        <w:pStyle w:val="Heading2"/>
        <w:ind w:left="1080"/>
      </w:pPr>
      <w:bookmarkStart w:id="582" w:name="_Toc327604643"/>
      <w:bookmarkStart w:id="583" w:name="_Toc327822187"/>
      <w:r>
        <w:t>Danh sách các Actor</w:t>
      </w:r>
      <w:bookmarkEnd w:id="569"/>
      <w:bookmarkEnd w:id="582"/>
      <w:bookmarkEnd w:id="583"/>
    </w:p>
    <w:p w:rsidR="007C4387" w:rsidRDefault="00E814AA" w:rsidP="007C4387">
      <w:pPr>
        <w:pStyle w:val="ListParagraph"/>
        <w:keepNext/>
        <w:ind w:left="0"/>
        <w:jc w:val="center"/>
      </w:pPr>
      <w:r>
        <w:rPr>
          <w:noProof/>
        </w:rPr>
        <w:lastRenderedPageBreak/>
        <w:drawing>
          <wp:inline distT="0" distB="0" distL="0" distR="0" wp14:anchorId="6588DA45" wp14:editId="4E2A7171">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DE5B4D" w:rsidRDefault="007C4387" w:rsidP="00A97BAF">
      <w:pPr>
        <w:pStyle w:val="Caption"/>
        <w:jc w:val="center"/>
      </w:pPr>
      <w:bookmarkStart w:id="584" w:name="_Toc327109439"/>
      <w:bookmarkStart w:id="585" w:name="_Toc327604698"/>
      <w:r>
        <w:t>Hình</w:t>
      </w:r>
      <w:r w:rsidR="00DE5B4D">
        <w:t xml:space="preserve"> </w:t>
      </w:r>
      <w:fldSimple w:instr=" SEQ Hình \* ARABIC ">
        <w:r w:rsidR="00596A5A">
          <w:rPr>
            <w:noProof/>
          </w:rPr>
          <w:t>4</w:t>
        </w:r>
      </w:fldSimple>
      <w:r w:rsidR="00DE5B4D" w:rsidRPr="00A668A7">
        <w:t xml:space="preserve"> Danh sách </w:t>
      </w:r>
      <w:r>
        <w:t>actor</w:t>
      </w:r>
      <w:bookmarkEnd w:id="584"/>
      <w:bookmarkEnd w:id="585"/>
    </w:p>
    <w:tbl>
      <w:tblPr>
        <w:tblStyle w:val="TableGrid"/>
        <w:tblW w:w="0" w:type="auto"/>
        <w:tblLook w:val="04A0" w:firstRow="1" w:lastRow="0" w:firstColumn="1" w:lastColumn="0" w:noHBand="0" w:noVBand="1"/>
      </w:tblPr>
      <w:tblGrid>
        <w:gridCol w:w="679"/>
        <w:gridCol w:w="1349"/>
        <w:gridCol w:w="7309"/>
      </w:tblGrid>
      <w:tr w:rsidR="00DE5B4D" w:rsidTr="00A97BAF">
        <w:tc>
          <w:tcPr>
            <w:tcW w:w="648" w:type="dxa"/>
          </w:tcPr>
          <w:p w:rsidR="00DE5B4D" w:rsidRDefault="00DE5B4D" w:rsidP="00AF7A7E">
            <w:pPr>
              <w:pStyle w:val="ListParagraph"/>
              <w:ind w:left="0"/>
            </w:pPr>
            <w:r>
              <w:t>STT</w:t>
            </w:r>
          </w:p>
        </w:tc>
        <w:tc>
          <w:tcPr>
            <w:tcW w:w="1350" w:type="dxa"/>
          </w:tcPr>
          <w:p w:rsidR="00DE5B4D" w:rsidRDefault="00DE5B4D" w:rsidP="00AF7A7E">
            <w:pPr>
              <w:pStyle w:val="ListParagraph"/>
              <w:ind w:left="0"/>
            </w:pPr>
            <w:r>
              <w:t>Actor</w:t>
            </w:r>
          </w:p>
        </w:tc>
        <w:tc>
          <w:tcPr>
            <w:tcW w:w="7578" w:type="dxa"/>
          </w:tcPr>
          <w:p w:rsidR="00DE5B4D" w:rsidRDefault="00DE5B4D" w:rsidP="00AF7A7E">
            <w:pPr>
              <w:pStyle w:val="ListParagraph"/>
              <w:ind w:left="0"/>
            </w:pPr>
            <w:r>
              <w:t>Mô tả</w:t>
            </w:r>
          </w:p>
        </w:tc>
      </w:tr>
      <w:tr w:rsidR="00DE5B4D" w:rsidTr="00A97BAF">
        <w:tc>
          <w:tcPr>
            <w:tcW w:w="648" w:type="dxa"/>
          </w:tcPr>
          <w:p w:rsidR="00DE5B4D" w:rsidRDefault="00DE5B4D" w:rsidP="00AF7A7E">
            <w:pPr>
              <w:pStyle w:val="ListParagraph"/>
              <w:ind w:left="0"/>
            </w:pPr>
            <w:r>
              <w:t>1</w:t>
            </w:r>
          </w:p>
        </w:tc>
        <w:tc>
          <w:tcPr>
            <w:tcW w:w="1350" w:type="dxa"/>
          </w:tcPr>
          <w:p w:rsidR="00DE5B4D" w:rsidRDefault="00DE5B4D" w:rsidP="00AF7A7E">
            <w:pPr>
              <w:pStyle w:val="ListParagraph"/>
              <w:ind w:left="0"/>
            </w:pPr>
            <w:r>
              <w:t>User</w:t>
            </w:r>
          </w:p>
        </w:tc>
        <w:tc>
          <w:tcPr>
            <w:tcW w:w="7578" w:type="dxa"/>
          </w:tcPr>
          <w:p w:rsidR="00DE5B4D" w:rsidRDefault="00DE5B4D" w:rsidP="00AF7A7E">
            <w:pPr>
              <w:pStyle w:val="ListParagraph"/>
              <w:ind w:left="0"/>
            </w:pPr>
            <w:r>
              <w:t>Người sử dụng chương trình đã có tài khoản đăng nhập đang ở trạng thái hoạt động bình thường</w:t>
            </w:r>
          </w:p>
        </w:tc>
      </w:tr>
      <w:tr w:rsidR="00DE5B4D" w:rsidTr="00A97BAF">
        <w:tc>
          <w:tcPr>
            <w:tcW w:w="648" w:type="dxa"/>
          </w:tcPr>
          <w:p w:rsidR="00DE5B4D" w:rsidRDefault="00DE5B4D" w:rsidP="00AF7A7E">
            <w:pPr>
              <w:pStyle w:val="ListParagraph"/>
              <w:ind w:left="0"/>
            </w:pPr>
            <w:r>
              <w:t>2</w:t>
            </w:r>
          </w:p>
        </w:tc>
        <w:tc>
          <w:tcPr>
            <w:tcW w:w="1350" w:type="dxa"/>
          </w:tcPr>
          <w:p w:rsidR="00DE5B4D" w:rsidRDefault="00DE5B4D" w:rsidP="00AF7A7E">
            <w:pPr>
              <w:pStyle w:val="ListParagraph"/>
              <w:ind w:left="0"/>
            </w:pPr>
            <w:r>
              <w:t>Admin</w:t>
            </w:r>
          </w:p>
        </w:tc>
        <w:tc>
          <w:tcPr>
            <w:tcW w:w="7578" w:type="dxa"/>
          </w:tcPr>
          <w:p w:rsidR="00DE5B4D" w:rsidRDefault="00DE5B4D" w:rsidP="00AF7A7E">
            <w:pPr>
              <w:pStyle w:val="ListParagraph"/>
              <w:ind w:left="0"/>
            </w:pPr>
            <w:r>
              <w:t>Người có quyền quản lý process, user, class, project</w:t>
            </w:r>
          </w:p>
        </w:tc>
      </w:tr>
      <w:tr w:rsidR="00DE5B4D" w:rsidTr="00A97BAF">
        <w:tc>
          <w:tcPr>
            <w:tcW w:w="648" w:type="dxa"/>
          </w:tcPr>
          <w:p w:rsidR="00DE5B4D" w:rsidRDefault="00DE5B4D" w:rsidP="00AF7A7E">
            <w:pPr>
              <w:pStyle w:val="ListParagraph"/>
              <w:ind w:left="0"/>
            </w:pPr>
            <w:r>
              <w:t>3</w:t>
            </w:r>
          </w:p>
        </w:tc>
        <w:tc>
          <w:tcPr>
            <w:tcW w:w="1350" w:type="dxa"/>
          </w:tcPr>
          <w:p w:rsidR="00DE5B4D" w:rsidRDefault="00DE5B4D" w:rsidP="00AF7A7E">
            <w:pPr>
              <w:pStyle w:val="ListParagraph"/>
              <w:ind w:left="0"/>
            </w:pPr>
            <w:r>
              <w:t>Project member</w:t>
            </w:r>
          </w:p>
        </w:tc>
        <w:tc>
          <w:tcPr>
            <w:tcW w:w="7578" w:type="dxa"/>
          </w:tcPr>
          <w:p w:rsidR="00DE5B4D" w:rsidRDefault="0031016D" w:rsidP="0031016D">
            <w:pPr>
              <w:pStyle w:val="ListParagraph"/>
              <w:ind w:left="0"/>
            </w:pPr>
            <w:r>
              <w:t xml:space="preserve">Thành viên của nhóm thực hiện đô án. Thành viên của dự án có thể thực hiện hầu hết các chức năng liên quan tới dự án như xem và tạo công viêc, xem và tạo sự kiện của dự án, … Tuy nhiên thành viên </w:t>
            </w:r>
            <w:r>
              <w:lastRenderedPageBreak/>
              <w:t>dự án không thể thay đổi các thiết đặt của dự án.</w:t>
            </w:r>
          </w:p>
        </w:tc>
      </w:tr>
      <w:tr w:rsidR="00DE5B4D" w:rsidTr="00A97BAF">
        <w:tc>
          <w:tcPr>
            <w:tcW w:w="648" w:type="dxa"/>
          </w:tcPr>
          <w:p w:rsidR="00DE5B4D" w:rsidRDefault="00DE5B4D" w:rsidP="00AF7A7E">
            <w:pPr>
              <w:pStyle w:val="ListParagraph"/>
              <w:ind w:left="0"/>
            </w:pPr>
            <w:r>
              <w:lastRenderedPageBreak/>
              <w:t>4</w:t>
            </w:r>
          </w:p>
        </w:tc>
        <w:tc>
          <w:tcPr>
            <w:tcW w:w="1350" w:type="dxa"/>
          </w:tcPr>
          <w:p w:rsidR="00DE5B4D" w:rsidRDefault="00DE5B4D" w:rsidP="00AF7A7E">
            <w:pPr>
              <w:pStyle w:val="ListParagraph"/>
              <w:ind w:left="0"/>
            </w:pPr>
            <w:r>
              <w:t>Project manager</w:t>
            </w:r>
          </w:p>
        </w:tc>
        <w:tc>
          <w:tcPr>
            <w:tcW w:w="7578" w:type="dxa"/>
          </w:tcPr>
          <w:p w:rsidR="00DE5B4D" w:rsidRDefault="0031016D" w:rsidP="00AF7A7E">
            <w:pPr>
              <w:pStyle w:val="ListParagraph"/>
              <w:ind w:left="0"/>
            </w:pPr>
            <w:r>
              <w:t xml:space="preserve">Người quản lý dự án. Có thể thể thực hiên tất các các chức năng liên quan tới project đang quản lý. </w:t>
            </w:r>
          </w:p>
        </w:tc>
      </w:tr>
      <w:tr w:rsidR="00DE5B4D" w:rsidTr="00A97BAF">
        <w:tc>
          <w:tcPr>
            <w:tcW w:w="648" w:type="dxa"/>
          </w:tcPr>
          <w:p w:rsidR="00DE5B4D" w:rsidRDefault="00DE5B4D" w:rsidP="00AF7A7E">
            <w:pPr>
              <w:pStyle w:val="ListParagraph"/>
              <w:ind w:left="0"/>
            </w:pPr>
            <w:r>
              <w:t>5</w:t>
            </w:r>
          </w:p>
        </w:tc>
        <w:tc>
          <w:tcPr>
            <w:tcW w:w="1350" w:type="dxa"/>
          </w:tcPr>
          <w:p w:rsidR="00DE5B4D" w:rsidRDefault="00DE5B4D" w:rsidP="00AF7A7E">
            <w:pPr>
              <w:pStyle w:val="ListParagraph"/>
              <w:ind w:left="0"/>
            </w:pPr>
            <w:r>
              <w:t xml:space="preserve">Normal </w:t>
            </w:r>
            <w:commentRangeStart w:id="586"/>
            <w:r>
              <w:t>member</w:t>
            </w:r>
            <w:commentRangeEnd w:id="586"/>
            <w:r w:rsidR="0031016D">
              <w:rPr>
                <w:rStyle w:val="CommentReference"/>
              </w:rPr>
              <w:commentReference w:id="586"/>
            </w:r>
          </w:p>
        </w:tc>
        <w:tc>
          <w:tcPr>
            <w:tcW w:w="7578" w:type="dxa"/>
          </w:tcPr>
          <w:p w:rsidR="00DE5B4D" w:rsidRDefault="00DE5B4D" w:rsidP="00A97BAF">
            <w:pPr>
              <w:pStyle w:val="ListParagraph"/>
              <w:ind w:left="0"/>
            </w:pPr>
            <w:r>
              <w:t>Người có quyền thao tác trên project nhưng không được phép thay đổi thiết lập của project</w:t>
            </w:r>
          </w:p>
        </w:tc>
      </w:tr>
      <w:tr w:rsidR="0031016D" w:rsidTr="00A97BAF">
        <w:tc>
          <w:tcPr>
            <w:tcW w:w="648" w:type="dxa"/>
          </w:tcPr>
          <w:p w:rsidR="0031016D" w:rsidRDefault="0031016D" w:rsidP="00AF7A7E">
            <w:pPr>
              <w:pStyle w:val="ListParagraph"/>
              <w:ind w:left="0"/>
            </w:pPr>
            <w:r>
              <w:t>6</w:t>
            </w:r>
          </w:p>
        </w:tc>
        <w:tc>
          <w:tcPr>
            <w:tcW w:w="1350" w:type="dxa"/>
          </w:tcPr>
          <w:p w:rsidR="0031016D" w:rsidRDefault="0031016D" w:rsidP="00AF7A7E">
            <w:pPr>
              <w:pStyle w:val="ListParagraph"/>
              <w:ind w:left="0"/>
            </w:pPr>
            <w:r>
              <w:t>Non-project member</w:t>
            </w:r>
          </w:p>
        </w:tc>
        <w:tc>
          <w:tcPr>
            <w:tcW w:w="7578" w:type="dxa"/>
          </w:tcPr>
          <w:p w:rsidR="0031016D" w:rsidRDefault="0031016D" w:rsidP="00A97BAF">
            <w:pPr>
              <w:pStyle w:val="ListParagraph"/>
              <w:ind w:left="0"/>
            </w:pPr>
            <w:r>
              <w:t>Người dùng có tài khoản trong hệ thống nhưng không phải là thành viên của dự án hiên tại.</w:t>
            </w:r>
          </w:p>
        </w:tc>
      </w:tr>
    </w:tbl>
    <w:p w:rsidR="004A605E" w:rsidRDefault="004A605E" w:rsidP="004A605E">
      <w:pPr>
        <w:pStyle w:val="Caption"/>
        <w:jc w:val="center"/>
      </w:pPr>
      <w:bookmarkStart w:id="587" w:name="_Toc327109561"/>
      <w:bookmarkStart w:id="588" w:name="_Toc327604692"/>
      <w:r>
        <w:t xml:space="preserve">Bảng </w:t>
      </w:r>
      <w:fldSimple w:instr=" SEQ Bảng \* ARABIC ">
        <w:r w:rsidR="00AA2A04">
          <w:rPr>
            <w:noProof/>
          </w:rPr>
          <w:t>1</w:t>
        </w:r>
      </w:fldSimple>
      <w:r>
        <w:t xml:space="preserve"> Danh sách actor</w:t>
      </w:r>
      <w:bookmarkEnd w:id="587"/>
      <w:bookmarkEnd w:id="588"/>
    </w:p>
    <w:p w:rsidR="00DE5B4D" w:rsidRPr="00510308" w:rsidRDefault="00DE5B4D" w:rsidP="00540779">
      <w:pPr>
        <w:pStyle w:val="Heading3"/>
      </w:pPr>
      <w:bookmarkStart w:id="589" w:name="_Toc327121404"/>
      <w:bookmarkStart w:id="590" w:name="_Toc327604644"/>
      <w:bookmarkStart w:id="591" w:name="_Toc327822188"/>
      <w:r>
        <w:t>Sơ đồ Use-Case</w:t>
      </w:r>
      <w:bookmarkEnd w:id="589"/>
      <w:bookmarkEnd w:id="590"/>
      <w:bookmarkEnd w:id="591"/>
    </w:p>
    <w:p w:rsidR="00E814AA" w:rsidRPr="00100368" w:rsidRDefault="00E814AA" w:rsidP="00E814AA">
      <w:pPr>
        <w:pStyle w:val="Heading3"/>
      </w:pPr>
      <w:bookmarkStart w:id="592" w:name="_Toc327121405"/>
      <w:bookmarkStart w:id="593" w:name="_Toc327604645"/>
      <w:bookmarkStart w:id="594" w:name="_Toc327822189"/>
      <w:r>
        <w:t>Mô hình Use-Case</w:t>
      </w:r>
      <w:bookmarkEnd w:id="592"/>
      <w:bookmarkEnd w:id="593"/>
      <w:bookmarkEnd w:id="594"/>
    </w:p>
    <w:p w:rsidR="00DE5B4D" w:rsidRDefault="00DE5B4D" w:rsidP="00DE5B4D">
      <w:pPr>
        <w:pStyle w:val="ListParagraph"/>
        <w:ind w:left="0"/>
        <w:rPr>
          <w:noProof/>
        </w:rPr>
      </w:pPr>
      <w:r>
        <w:rPr>
          <w:noProof/>
        </w:rPr>
        <w:t xml:space="preserve">Gồm </w:t>
      </w:r>
      <w:r w:rsidR="00E662D3">
        <w:rPr>
          <w:noProof/>
        </w:rPr>
        <w:t>3</w:t>
      </w:r>
      <w:r>
        <w:rPr>
          <w:noProof/>
        </w:rPr>
        <w:t xml:space="preserve"> khối chính:</w:t>
      </w:r>
    </w:p>
    <w:p w:rsidR="00DE5B4D" w:rsidRDefault="00A72132" w:rsidP="00A97BAF">
      <w:pPr>
        <w:pStyle w:val="ListParagraph"/>
        <w:keepNext/>
        <w:ind w:left="0"/>
        <w:jc w:val="center"/>
      </w:pPr>
      <w:r>
        <w:rPr>
          <w:noProof/>
        </w:rPr>
        <w:drawing>
          <wp:inline distT="0" distB="0" distL="0" distR="0" wp14:anchorId="4D4ED6DD" wp14:editId="6495BBD1">
            <wp:extent cx="4093845" cy="2658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3845" cy="2658110"/>
                    </a:xfrm>
                    <a:prstGeom prst="rect">
                      <a:avLst/>
                    </a:prstGeom>
                    <a:noFill/>
                    <a:ln>
                      <a:noFill/>
                    </a:ln>
                  </pic:spPr>
                </pic:pic>
              </a:graphicData>
            </a:graphic>
          </wp:inline>
        </w:drawing>
      </w:r>
    </w:p>
    <w:p w:rsidR="00E814AA" w:rsidRDefault="00E012C8" w:rsidP="003C37E7">
      <w:pPr>
        <w:pStyle w:val="Caption"/>
        <w:jc w:val="center"/>
      </w:pPr>
      <w:bookmarkStart w:id="595" w:name="_Toc327109440"/>
      <w:bookmarkStart w:id="596" w:name="_Toc327604699"/>
      <w:r>
        <w:t xml:space="preserve">Hình </w:t>
      </w:r>
      <w:fldSimple w:instr=" SEQ Hình \* ARABIC ">
        <w:r w:rsidR="00596A5A">
          <w:rPr>
            <w:noProof/>
          </w:rPr>
          <w:t>5</w:t>
        </w:r>
      </w:fldSimple>
      <w:r>
        <w:t xml:space="preserve"> </w:t>
      </w:r>
      <w:r w:rsidRPr="002700FA">
        <w:t>Các khối chính trong mô hình Use-Case</w:t>
      </w:r>
      <w:bookmarkEnd w:id="595"/>
      <w:bookmarkEnd w:id="596"/>
    </w:p>
    <w:tbl>
      <w:tblPr>
        <w:tblStyle w:val="TableGrid"/>
        <w:tblW w:w="0" w:type="auto"/>
        <w:tblLook w:val="04A0" w:firstRow="1" w:lastRow="0" w:firstColumn="1" w:lastColumn="0" w:noHBand="0" w:noVBand="1"/>
      </w:tblPr>
      <w:tblGrid>
        <w:gridCol w:w="1169"/>
        <w:gridCol w:w="2918"/>
        <w:gridCol w:w="5250"/>
      </w:tblGrid>
      <w:tr w:rsidR="00DE5B4D" w:rsidTr="00BF5ADA">
        <w:tc>
          <w:tcPr>
            <w:tcW w:w="1169" w:type="dxa"/>
            <w:tcBorders>
              <w:bottom w:val="single" w:sz="4" w:space="0" w:color="auto"/>
            </w:tcBorders>
          </w:tcPr>
          <w:p w:rsidR="00DE5B4D" w:rsidRDefault="00DE5B4D" w:rsidP="00AF7A7E">
            <w:pPr>
              <w:pStyle w:val="ListParagraph"/>
              <w:ind w:left="0"/>
            </w:pPr>
            <w:r>
              <w:t>STT</w:t>
            </w:r>
          </w:p>
        </w:tc>
        <w:tc>
          <w:tcPr>
            <w:tcW w:w="2918" w:type="dxa"/>
            <w:tcBorders>
              <w:bottom w:val="single" w:sz="4" w:space="0" w:color="auto"/>
            </w:tcBorders>
          </w:tcPr>
          <w:p w:rsidR="00DE5B4D" w:rsidRDefault="00DE5B4D" w:rsidP="00AF7A7E">
            <w:pPr>
              <w:pStyle w:val="ListParagraph"/>
              <w:ind w:left="0"/>
            </w:pPr>
            <w:r>
              <w:t>Packages</w:t>
            </w:r>
          </w:p>
        </w:tc>
        <w:tc>
          <w:tcPr>
            <w:tcW w:w="5250" w:type="dxa"/>
            <w:tcBorders>
              <w:bottom w:val="single" w:sz="4" w:space="0" w:color="auto"/>
            </w:tcBorders>
          </w:tcPr>
          <w:p w:rsidR="00DE5B4D" w:rsidRDefault="00DE5B4D" w:rsidP="00AF7A7E">
            <w:pPr>
              <w:pStyle w:val="ListParagraph"/>
              <w:ind w:left="0"/>
            </w:pPr>
            <w:r>
              <w:t>Mô tả</w:t>
            </w:r>
          </w:p>
        </w:tc>
      </w:tr>
      <w:tr w:rsidR="00DE5B4D" w:rsidTr="00BF5ADA">
        <w:tc>
          <w:tcPr>
            <w:tcW w:w="1169" w:type="dxa"/>
          </w:tcPr>
          <w:p w:rsidR="00DE5B4D" w:rsidRDefault="00DE5B4D" w:rsidP="00AF7A7E">
            <w:pPr>
              <w:pStyle w:val="ListParagraph"/>
              <w:ind w:left="0"/>
            </w:pPr>
            <w:r>
              <w:t>1</w:t>
            </w:r>
          </w:p>
        </w:tc>
        <w:tc>
          <w:tcPr>
            <w:tcW w:w="2918" w:type="dxa"/>
          </w:tcPr>
          <w:p w:rsidR="00DE5B4D" w:rsidRDefault="00DE5B4D" w:rsidP="00AF7A7E">
            <w:pPr>
              <w:pStyle w:val="ListParagraph"/>
              <w:ind w:left="0"/>
            </w:pPr>
            <w:r>
              <w:t>Account management</w:t>
            </w:r>
          </w:p>
        </w:tc>
        <w:tc>
          <w:tcPr>
            <w:tcW w:w="5250" w:type="dxa"/>
          </w:tcPr>
          <w:p w:rsidR="00DE5B4D" w:rsidRDefault="00DE5B4D" w:rsidP="00AF7A7E">
            <w:pPr>
              <w:pStyle w:val="ListParagraph"/>
              <w:ind w:left="0"/>
            </w:pPr>
            <w:r>
              <w:t>Các chức năng về quản lý tài khoản</w:t>
            </w:r>
          </w:p>
        </w:tc>
      </w:tr>
      <w:tr w:rsidR="00DE5B4D" w:rsidTr="00BF5ADA">
        <w:tc>
          <w:tcPr>
            <w:tcW w:w="1169" w:type="dxa"/>
          </w:tcPr>
          <w:p w:rsidR="00DE5B4D" w:rsidRDefault="00DE5B4D" w:rsidP="00AF7A7E">
            <w:pPr>
              <w:pStyle w:val="ListParagraph"/>
              <w:ind w:left="0"/>
            </w:pPr>
            <w:r>
              <w:lastRenderedPageBreak/>
              <w:t>2</w:t>
            </w:r>
          </w:p>
        </w:tc>
        <w:tc>
          <w:tcPr>
            <w:tcW w:w="2918" w:type="dxa"/>
          </w:tcPr>
          <w:p w:rsidR="00DE5B4D" w:rsidRDefault="00DE5B4D" w:rsidP="00AF7A7E">
            <w:pPr>
              <w:pStyle w:val="ListParagraph"/>
              <w:ind w:left="0"/>
            </w:pPr>
            <w:r>
              <w:t>Project management</w:t>
            </w:r>
          </w:p>
        </w:tc>
        <w:tc>
          <w:tcPr>
            <w:tcW w:w="5250" w:type="dxa"/>
          </w:tcPr>
          <w:p w:rsidR="00DE5B4D" w:rsidRDefault="00DE5B4D" w:rsidP="00A97BAF">
            <w:pPr>
              <w:pStyle w:val="ListParagraph"/>
              <w:ind w:left="0"/>
            </w:pPr>
            <w:r>
              <w:t>Các chức năng về quản lý dự án</w:t>
            </w:r>
          </w:p>
        </w:tc>
      </w:tr>
      <w:tr w:rsidR="00A72132" w:rsidTr="00A72132">
        <w:tc>
          <w:tcPr>
            <w:tcW w:w="1169" w:type="dxa"/>
          </w:tcPr>
          <w:p w:rsidR="00A72132" w:rsidRDefault="00A72132" w:rsidP="00AF7A7E">
            <w:pPr>
              <w:pStyle w:val="ListParagraph"/>
              <w:ind w:left="0"/>
            </w:pPr>
            <w:r>
              <w:t>3</w:t>
            </w:r>
          </w:p>
        </w:tc>
        <w:tc>
          <w:tcPr>
            <w:tcW w:w="2918" w:type="dxa"/>
          </w:tcPr>
          <w:p w:rsidR="00A72132" w:rsidRDefault="00A72132" w:rsidP="00AF7A7E">
            <w:pPr>
              <w:pStyle w:val="ListParagraph"/>
              <w:ind w:left="0"/>
            </w:pPr>
            <w:r>
              <w:t>Project Activity</w:t>
            </w:r>
          </w:p>
        </w:tc>
        <w:tc>
          <w:tcPr>
            <w:tcW w:w="5250" w:type="dxa"/>
          </w:tcPr>
          <w:p w:rsidR="00A72132" w:rsidRDefault="00A72132" w:rsidP="00A97BAF">
            <w:pPr>
              <w:pStyle w:val="ListParagraph"/>
              <w:ind w:left="0"/>
            </w:pPr>
            <w:r>
              <w:t>Các chức năng liên quan tới các hoạt động thường ngày của dự án.</w:t>
            </w:r>
          </w:p>
        </w:tc>
      </w:tr>
    </w:tbl>
    <w:p w:rsidR="004A605E" w:rsidRDefault="004A605E" w:rsidP="004A605E">
      <w:pPr>
        <w:pStyle w:val="Caption"/>
        <w:jc w:val="center"/>
      </w:pPr>
      <w:bookmarkStart w:id="597" w:name="_Toc327109562"/>
      <w:bookmarkStart w:id="598" w:name="_Toc327604693"/>
      <w:r>
        <w:t xml:space="preserve">Bảng </w:t>
      </w:r>
      <w:fldSimple w:instr=" SEQ Bảng \* ARABIC ">
        <w:r w:rsidR="00AA2A04">
          <w:rPr>
            <w:noProof/>
          </w:rPr>
          <w:t>2</w:t>
        </w:r>
      </w:fldSimple>
      <w:r>
        <w:t xml:space="preserve"> </w:t>
      </w:r>
      <w:r w:rsidRPr="004428CC">
        <w:t>Các khối chính trong mô hình Use-Case</w:t>
      </w:r>
      <w:bookmarkEnd w:id="597"/>
      <w:bookmarkEnd w:id="598"/>
    </w:p>
    <w:p w:rsidR="00DE5B4D" w:rsidRDefault="00DE5B4D" w:rsidP="00DE5B4D">
      <w:r>
        <w:br w:type="page"/>
      </w:r>
    </w:p>
    <w:p w:rsidR="00DE5B4D" w:rsidRDefault="00DE5B4D" w:rsidP="00A97BAF">
      <w:pPr>
        <w:pStyle w:val="Heading4"/>
      </w:pPr>
      <w:bookmarkStart w:id="599" w:name="_Toc327121406"/>
      <w:bookmarkStart w:id="600" w:name="_Toc327604646"/>
      <w:bookmarkStart w:id="601" w:name="_Toc327822190"/>
      <w:r>
        <w:lastRenderedPageBreak/>
        <w:t>Account management</w:t>
      </w:r>
      <w:bookmarkEnd w:id="599"/>
      <w:bookmarkEnd w:id="600"/>
      <w:bookmarkEnd w:id="601"/>
    </w:p>
    <w:p w:rsidR="00DE5B4D" w:rsidRDefault="00DE5B4D" w:rsidP="00A97BAF">
      <w:pPr>
        <w:pStyle w:val="ListParagraph"/>
        <w:ind w:left="0"/>
        <w:jc w:val="center"/>
      </w:pPr>
      <w:r>
        <w:rPr>
          <w:noProof/>
        </w:rPr>
        <w:lastRenderedPageBreak/>
        <w:drawing>
          <wp:inline distT="0" distB="0" distL="0" distR="0" wp14:anchorId="5F533177" wp14:editId="159D9BB1">
            <wp:extent cx="7933009" cy="34032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7933009" cy="3403239"/>
                    </a:xfrm>
                    <a:prstGeom prst="rect">
                      <a:avLst/>
                    </a:prstGeom>
                    <a:noFill/>
                    <a:ln>
                      <a:noFill/>
                    </a:ln>
                  </pic:spPr>
                </pic:pic>
              </a:graphicData>
            </a:graphic>
          </wp:inline>
        </w:drawing>
      </w:r>
    </w:p>
    <w:p w:rsidR="003C37E7" w:rsidRDefault="00E012C8" w:rsidP="00E012C8">
      <w:pPr>
        <w:pStyle w:val="Caption"/>
        <w:jc w:val="center"/>
      </w:pPr>
      <w:bookmarkStart w:id="602" w:name="_Toc327109441"/>
      <w:bookmarkStart w:id="603" w:name="_Toc327604700"/>
      <w:r>
        <w:lastRenderedPageBreak/>
        <w:t xml:space="preserve">Hình </w:t>
      </w:r>
      <w:fldSimple w:instr=" SEQ Hình \* ARABIC ">
        <w:r w:rsidR="00596A5A">
          <w:rPr>
            <w:noProof/>
          </w:rPr>
          <w:t>6</w:t>
        </w:r>
      </w:fldSimple>
      <w:r>
        <w:t xml:space="preserve"> </w:t>
      </w:r>
      <w:r w:rsidRPr="00991BC4">
        <w:t>Use-Case Account Management</w:t>
      </w:r>
      <w:bookmarkEnd w:id="602"/>
      <w:bookmarkEnd w:id="603"/>
    </w:p>
    <w:p w:rsidR="00DE5B4D" w:rsidRDefault="00DE5B4D" w:rsidP="00A97BAF">
      <w:pPr>
        <w:keepNext/>
        <w:jc w:val="center"/>
      </w:pPr>
    </w:p>
    <w:p w:rsidR="003C37E7" w:rsidRDefault="00E012C8" w:rsidP="00E012C8">
      <w:pPr>
        <w:pStyle w:val="Caption"/>
        <w:jc w:val="center"/>
      </w:pPr>
      <w:bookmarkStart w:id="604" w:name="_Toc327109442"/>
      <w:bookmarkStart w:id="605" w:name="_Toc327604701"/>
      <w:r>
        <w:t xml:space="preserve">Hình </w:t>
      </w:r>
      <w:fldSimple w:instr=" SEQ Hình \* ARABIC ">
        <w:r w:rsidR="00596A5A">
          <w:rPr>
            <w:noProof/>
          </w:rPr>
          <w:t>7</w:t>
        </w:r>
      </w:fldSimple>
      <w:r>
        <w:t xml:space="preserve"> </w:t>
      </w:r>
      <w:r w:rsidRPr="00EA253A">
        <w:t>Project Management Package</w:t>
      </w:r>
      <w:bookmarkEnd w:id="604"/>
      <w:bookmarkEnd w:id="605"/>
    </w:p>
    <w:p w:rsidR="00DE5B4D" w:rsidRDefault="00DE5B4D" w:rsidP="0031016D">
      <w:pPr>
        <w:pStyle w:val="Heading4"/>
      </w:pPr>
      <w:bookmarkStart w:id="606" w:name="_Toc327121408"/>
      <w:bookmarkStart w:id="607" w:name="_Toc327604647"/>
      <w:bookmarkStart w:id="608" w:name="_Toc327822191"/>
      <w:r>
        <w:t>Project structure management</w:t>
      </w:r>
      <w:bookmarkEnd w:id="606"/>
      <w:bookmarkEnd w:id="607"/>
      <w:bookmarkEnd w:id="608"/>
    </w:p>
    <w:p w:rsidR="00DE5B4D" w:rsidRDefault="00DE5B4D" w:rsidP="00A97BAF">
      <w:pPr>
        <w:ind w:left="-1440"/>
        <w:jc w:val="center"/>
      </w:pPr>
    </w:p>
    <w:p w:rsidR="00E012C8" w:rsidRDefault="00E814AA" w:rsidP="00E012C8">
      <w:pPr>
        <w:keepNext/>
        <w:ind w:left="-1440"/>
        <w:jc w:val="center"/>
      </w:pPr>
      <w:r>
        <w:rPr>
          <w:noProof/>
        </w:rPr>
        <w:drawing>
          <wp:inline distT="0" distB="0" distL="0" distR="0" wp14:anchorId="5A6A99A2" wp14:editId="4694CEDE">
            <wp:extent cx="5379191" cy="42281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0801" r="22796" b="2391"/>
                    <a:stretch/>
                  </pic:blipFill>
                  <pic:spPr bwMode="auto">
                    <a:xfrm>
                      <a:off x="0" y="0"/>
                      <a:ext cx="5386333" cy="4233800"/>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E012C8">
      <w:pPr>
        <w:pStyle w:val="Caption"/>
        <w:jc w:val="center"/>
      </w:pPr>
      <w:bookmarkStart w:id="609" w:name="_Toc327109443"/>
      <w:bookmarkStart w:id="610" w:name="_Toc327604702"/>
      <w:r>
        <w:t xml:space="preserve">Hình </w:t>
      </w:r>
      <w:fldSimple w:instr=" SEQ Hình \* ARABIC ">
        <w:r w:rsidR="00596A5A">
          <w:rPr>
            <w:noProof/>
          </w:rPr>
          <w:t>8</w:t>
        </w:r>
      </w:fldSimple>
      <w:r>
        <w:t xml:space="preserve"> </w:t>
      </w:r>
      <w:r w:rsidRPr="0050798A">
        <w:t>Use-Case Project structure management</w:t>
      </w:r>
      <w:bookmarkEnd w:id="609"/>
      <w:bookmarkEnd w:id="610"/>
    </w:p>
    <w:p w:rsidR="00E814AA" w:rsidRDefault="00E814AA" w:rsidP="00E814AA">
      <w:pPr>
        <w:pStyle w:val="ListParagraph"/>
      </w:pPr>
    </w:p>
    <w:p w:rsidR="00DE5B4D" w:rsidRDefault="00DE5B4D" w:rsidP="0031016D">
      <w:pPr>
        <w:pStyle w:val="Heading4"/>
      </w:pPr>
      <w:bookmarkStart w:id="611" w:name="_Toc327121409"/>
      <w:bookmarkStart w:id="612" w:name="_Toc327604648"/>
      <w:bookmarkStart w:id="613" w:name="_Toc327822192"/>
      <w:r>
        <w:t>Project activity</w:t>
      </w:r>
      <w:bookmarkEnd w:id="611"/>
      <w:bookmarkEnd w:id="612"/>
      <w:bookmarkEnd w:id="613"/>
    </w:p>
    <w:p w:rsidR="003C37E7" w:rsidRDefault="00E012C8" w:rsidP="00E012C8">
      <w:pPr>
        <w:pStyle w:val="Caption"/>
        <w:jc w:val="center"/>
      </w:pPr>
      <w:bookmarkStart w:id="614" w:name="_Toc327109444"/>
      <w:bookmarkStart w:id="615" w:name="_Toc327604703"/>
      <w:r>
        <w:t xml:space="preserve">Hình </w:t>
      </w:r>
      <w:fldSimple w:instr=" SEQ Hình \* ARABIC ">
        <w:r w:rsidR="00596A5A">
          <w:rPr>
            <w:noProof/>
          </w:rPr>
          <w:t>9</w:t>
        </w:r>
      </w:fldSimple>
      <w:r>
        <w:t xml:space="preserve"> </w:t>
      </w:r>
      <w:r w:rsidRPr="00385CDB">
        <w:t>Use-Case Project activity</w:t>
      </w:r>
      <w:bookmarkEnd w:id="614"/>
      <w:bookmarkEnd w:id="615"/>
    </w:p>
    <w:p w:rsidR="00E814AA" w:rsidRDefault="00E814AA" w:rsidP="00E814AA">
      <w:pPr>
        <w:pStyle w:val="Heading3"/>
      </w:pPr>
      <w:bookmarkStart w:id="616" w:name="_Toc327121410"/>
      <w:bookmarkStart w:id="617" w:name="_Toc327604649"/>
      <w:bookmarkStart w:id="618" w:name="_Toc327822193"/>
      <w:r w:rsidRPr="004F072D">
        <w:t>Đặc</w:t>
      </w:r>
      <w:r>
        <w:t xml:space="preserve"> tả Use-Case</w:t>
      </w:r>
      <w:bookmarkEnd w:id="616"/>
      <w:bookmarkEnd w:id="617"/>
      <w:bookmarkEnd w:id="618"/>
    </w:p>
    <w:p w:rsidR="00A72132" w:rsidRPr="005E7A50" w:rsidRDefault="00A72132" w:rsidP="00A72132">
      <w:pPr>
        <w:pStyle w:val="Heading4"/>
      </w:pPr>
      <w:bookmarkStart w:id="619" w:name="_Toc327822194"/>
      <w:r w:rsidRPr="005E7A50">
        <w:lastRenderedPageBreak/>
        <w:t>Use-Case Create Work Item</w:t>
      </w:r>
      <w:bookmarkEnd w:id="619"/>
    </w:p>
    <w:p w:rsidR="00A72132" w:rsidRDefault="00A72132" w:rsidP="00A72132">
      <w:r w:rsidRPr="0031016D">
        <w:rPr>
          <w:b/>
        </w:rPr>
        <w:t>Tóm tắt</w:t>
      </w:r>
      <w:r>
        <w:t xml:space="preserve"> : Thành viên dự án tạo work item cho dự án.</w:t>
      </w:r>
    </w:p>
    <w:p w:rsidR="00A72132" w:rsidRDefault="00A72132" w:rsidP="00A72132">
      <w:r w:rsidRPr="0031016D">
        <w:rPr>
          <w:b/>
        </w:rPr>
        <w:t>Actor chính</w:t>
      </w:r>
      <w:r>
        <w:t xml:space="preserve"> : project member.</w:t>
      </w:r>
    </w:p>
    <w:p w:rsidR="00A72132" w:rsidRDefault="00A72132" w:rsidP="00A72132">
      <w:r w:rsidRPr="00CE7628">
        <w:rPr>
          <w:b/>
        </w:rPr>
        <w:t>Điều kiện tiên quyết</w:t>
      </w:r>
      <w:r>
        <w:t xml:space="preserve"> : Người dùng đã đăng nhập và là thành viên của dự án.</w:t>
      </w:r>
    </w:p>
    <w:p w:rsidR="00A72132" w:rsidRDefault="00A72132" w:rsidP="00A72132">
      <w:r w:rsidRPr="00CE7628">
        <w:rPr>
          <w:b/>
        </w:rPr>
        <w:t>Điều kiện kết thúc thành công</w:t>
      </w:r>
      <w:r>
        <w:t xml:space="preserve"> : Hệ thống ghi nhận work item vừa tạo.</w:t>
      </w:r>
    </w:p>
    <w:p w:rsidR="00A72132" w:rsidRDefault="00A72132" w:rsidP="00A72132">
      <w:r w:rsidRPr="00CE7628">
        <w:rPr>
          <w:b/>
        </w:rPr>
        <w:t>Điều kiện kết thúc tối thiểu</w:t>
      </w:r>
      <w:r>
        <w:t xml:space="preserve"> : Khôi phục lại tình trạng hệ thống trước khi tạo work item. </w:t>
      </w:r>
    </w:p>
    <w:p w:rsidR="00A72132" w:rsidRDefault="00A72132" w:rsidP="00A72132">
      <w:r w:rsidRPr="0031016D">
        <w:rPr>
          <w:b/>
        </w:rPr>
        <w:t>Trigger</w:t>
      </w:r>
      <w:r>
        <w:t xml:space="preserve"> : Thành viên chọn chức năng tạo work item.</w:t>
      </w:r>
    </w:p>
    <w:p w:rsidR="00A72132" w:rsidRDefault="00A72132" w:rsidP="00A72132">
      <w:r w:rsidRPr="0031016D">
        <w:rPr>
          <w:b/>
        </w:rPr>
        <w:t>Dòng sư kiện chính</w:t>
      </w:r>
      <w:r>
        <w:t>:</w:t>
      </w:r>
    </w:p>
    <w:p w:rsidR="00A72132" w:rsidRDefault="00A72132" w:rsidP="00A72132">
      <w:pPr>
        <w:pStyle w:val="ListParagraph"/>
        <w:numPr>
          <w:ilvl w:val="0"/>
          <w:numId w:val="48"/>
        </w:numPr>
      </w:pPr>
      <w:r>
        <w:t>Thành viên dự án chọn loại work item cần tạo.</w:t>
      </w:r>
    </w:p>
    <w:p w:rsidR="00A72132" w:rsidRDefault="00A72132" w:rsidP="00A72132">
      <w:pPr>
        <w:pStyle w:val="ListParagraph"/>
        <w:numPr>
          <w:ilvl w:val="0"/>
          <w:numId w:val="48"/>
        </w:numPr>
      </w:pPr>
      <w:r>
        <w:t>Thành viên dự án cung cấp thông tin của work item cần tạo.</w:t>
      </w:r>
    </w:p>
    <w:p w:rsidR="00A72132" w:rsidRDefault="00A72132" w:rsidP="00A72132">
      <w:pPr>
        <w:pStyle w:val="ListParagraph"/>
        <w:numPr>
          <w:ilvl w:val="0"/>
          <w:numId w:val="48"/>
        </w:numPr>
      </w:pPr>
      <w:r>
        <w:t>Hệ thống ghi nhận.</w:t>
      </w:r>
    </w:p>
    <w:p w:rsidR="00A72132" w:rsidRDefault="00A72132" w:rsidP="00A72132">
      <w:pPr>
        <w:pStyle w:val="ListParagraph"/>
        <w:numPr>
          <w:ilvl w:val="0"/>
          <w:numId w:val="48"/>
        </w:numPr>
      </w:pPr>
      <w:r>
        <w:t>Kết thúc</w:t>
      </w:r>
    </w:p>
    <w:p w:rsidR="00A72132" w:rsidRDefault="00A72132" w:rsidP="00A72132">
      <w:r w:rsidRPr="0031016D">
        <w:rPr>
          <w:b/>
        </w:rPr>
        <w:t>Dòng sự kiện phụ</w:t>
      </w:r>
      <w:r>
        <w:t xml:space="preserve"> :</w:t>
      </w:r>
    </w:p>
    <w:p w:rsidR="00A72132" w:rsidRDefault="00A72132" w:rsidP="00A72132">
      <w:r>
        <w:t>2a. Thành viên cung cấp thông tin không đúng.</w:t>
      </w:r>
    </w:p>
    <w:p w:rsidR="00A72132" w:rsidRDefault="00A72132" w:rsidP="00A72132">
      <w:r>
        <w:tab/>
        <w:t>2a1. Hệ thống thông báo đã người dùng đã nhập sai thông tin và yêu cầu nhập lại.</w:t>
      </w:r>
    </w:p>
    <w:p w:rsidR="00A72132" w:rsidRDefault="00A72132" w:rsidP="00A72132">
      <w:r>
        <w:tab/>
        <w:t>2a2. Thực hiện lại bước 2.</w:t>
      </w:r>
    </w:p>
    <w:p w:rsidR="00A72132" w:rsidRDefault="00A72132" w:rsidP="00A72132">
      <w:r>
        <w:t>2b. Thành viên muốn hủy bỏ quá trình tạo work item.</w:t>
      </w:r>
    </w:p>
    <w:p w:rsidR="00A72132" w:rsidRDefault="00A72132" w:rsidP="00A72132">
      <w:r>
        <w:tab/>
        <w:t>2b1. Kết thúc use case và không ghi nhập thông tin về work item người dùng đang tạo.</w:t>
      </w:r>
    </w:p>
    <w:p w:rsidR="00A72132" w:rsidRDefault="00A72132" w:rsidP="00A72132">
      <w:pPr>
        <w:rPr>
          <w:i/>
        </w:rPr>
      </w:pPr>
      <w:r>
        <w:t xml:space="preserve">2c. Thành viên có thể attach file trong khi tạo work item . Xem use case </w:t>
      </w:r>
      <w:r w:rsidRPr="0031016D">
        <w:rPr>
          <w:i/>
        </w:rPr>
        <w:t>attach file.</w:t>
      </w:r>
    </w:p>
    <w:p w:rsidR="00A72132" w:rsidRDefault="00A72132" w:rsidP="00A72132">
      <w:pPr>
        <w:pStyle w:val="Heading4"/>
      </w:pPr>
      <w:bookmarkStart w:id="620" w:name="_Toc327822195"/>
      <w:r>
        <w:lastRenderedPageBreak/>
        <w:t>Use case : Update Work Item</w:t>
      </w:r>
      <w:bookmarkEnd w:id="620"/>
    </w:p>
    <w:p w:rsidR="00A72132" w:rsidRDefault="00A72132" w:rsidP="00A72132">
      <w:r w:rsidRPr="00CE7628">
        <w:rPr>
          <w:b/>
        </w:rPr>
        <w:t>Tóm tắt</w:t>
      </w:r>
      <w:r>
        <w:t xml:space="preserve"> : Thành viên dự án cập nhật work item của dự án.</w:t>
      </w:r>
    </w:p>
    <w:p w:rsidR="00A72132" w:rsidRDefault="00A72132" w:rsidP="00A72132">
      <w:r w:rsidRPr="00CE7628">
        <w:rPr>
          <w:b/>
        </w:rPr>
        <w:t>Actor chính</w:t>
      </w:r>
      <w:r>
        <w:t xml:space="preserve"> : project member.</w:t>
      </w:r>
    </w:p>
    <w:p w:rsidR="00A72132" w:rsidRDefault="00A72132" w:rsidP="00A72132">
      <w:r w:rsidRPr="00CE7628">
        <w:rPr>
          <w:b/>
        </w:rPr>
        <w:t>Điều kiện tiên quyết</w:t>
      </w:r>
      <w:r>
        <w:t xml:space="preserve"> : Người dùng đã đăng nhập và là thành viên của dự án.</w:t>
      </w:r>
    </w:p>
    <w:p w:rsidR="00A72132" w:rsidRDefault="00A72132" w:rsidP="00A72132">
      <w:r w:rsidRPr="00CE7628">
        <w:rPr>
          <w:b/>
        </w:rPr>
        <w:t>Điều kiện kết thúc thành công</w:t>
      </w:r>
      <w:r>
        <w:t xml:space="preserve"> : Hệ thống ghi nhận thay đổi.</w:t>
      </w:r>
    </w:p>
    <w:p w:rsidR="00A72132" w:rsidRDefault="00A72132" w:rsidP="00A72132">
      <w:r w:rsidRPr="00CE7628">
        <w:rPr>
          <w:b/>
        </w:rPr>
        <w:t>Điều kiện kết thúc tối thiểu</w:t>
      </w:r>
      <w:r>
        <w:t xml:space="preserve"> : Khôi phục lại tình trạng hệ thống trước khi tạo work item. </w:t>
      </w:r>
    </w:p>
    <w:p w:rsidR="00A72132" w:rsidRDefault="00A72132" w:rsidP="00A72132">
      <w:r w:rsidRPr="00CE7628">
        <w:rPr>
          <w:b/>
        </w:rPr>
        <w:t>Trigger</w:t>
      </w:r>
      <w:r>
        <w:t xml:space="preserve"> : Thành viên chọn chức năng cập nhật work item.</w:t>
      </w:r>
    </w:p>
    <w:p w:rsidR="00A72132" w:rsidRDefault="00A72132" w:rsidP="00A72132">
      <w:r w:rsidRPr="00CE7628">
        <w:rPr>
          <w:b/>
        </w:rPr>
        <w:t>Dòng sư kiện chính</w:t>
      </w:r>
      <w:r>
        <w:t>:</w:t>
      </w:r>
    </w:p>
    <w:p w:rsidR="00A72132" w:rsidRDefault="00A72132" w:rsidP="00A72132">
      <w:pPr>
        <w:pStyle w:val="ListParagraph"/>
        <w:numPr>
          <w:ilvl w:val="0"/>
          <w:numId w:val="49"/>
        </w:numPr>
      </w:pPr>
      <w:r>
        <w:t>Thành viên dự án chọn work item cần cập nhật.</w:t>
      </w:r>
    </w:p>
    <w:p w:rsidR="00A72132" w:rsidRDefault="00A72132" w:rsidP="00A72132">
      <w:pPr>
        <w:pStyle w:val="ListParagraph"/>
        <w:numPr>
          <w:ilvl w:val="0"/>
          <w:numId w:val="49"/>
        </w:numPr>
      </w:pPr>
      <w:r>
        <w:t>Thành viên dự án cung cấp thông tin mới của work item</w:t>
      </w:r>
    </w:p>
    <w:p w:rsidR="00A72132" w:rsidRDefault="00A72132" w:rsidP="00A72132">
      <w:pPr>
        <w:pStyle w:val="ListParagraph"/>
        <w:numPr>
          <w:ilvl w:val="0"/>
          <w:numId w:val="49"/>
        </w:numPr>
      </w:pPr>
      <w:r>
        <w:t>Hệ thống ghi nhận.</w:t>
      </w:r>
    </w:p>
    <w:p w:rsidR="00A72132" w:rsidRDefault="00A72132" w:rsidP="00A72132">
      <w:pPr>
        <w:pStyle w:val="ListParagraph"/>
        <w:numPr>
          <w:ilvl w:val="0"/>
          <w:numId w:val="49"/>
        </w:numPr>
      </w:pPr>
      <w:r>
        <w:t>Kết thúc</w:t>
      </w:r>
    </w:p>
    <w:p w:rsidR="00A72132" w:rsidRDefault="00A72132" w:rsidP="00A72132">
      <w:r w:rsidRPr="00CE7628">
        <w:rPr>
          <w:b/>
        </w:rPr>
        <w:t>Dòng sự kiện phụ</w:t>
      </w:r>
      <w:r>
        <w:t xml:space="preserve"> :</w:t>
      </w:r>
    </w:p>
    <w:p w:rsidR="00A72132" w:rsidRDefault="00A72132" w:rsidP="00A72132">
      <w:r>
        <w:t>2a. Thành viên cung cấp thông tin không đúng.</w:t>
      </w:r>
    </w:p>
    <w:p w:rsidR="00A72132" w:rsidRDefault="00A72132" w:rsidP="00A72132">
      <w:r>
        <w:tab/>
        <w:t>2a1. Hệ thống thông báo đã người dùng đã nhập sai thông tin và yêu cầu nhập lại.</w:t>
      </w:r>
    </w:p>
    <w:p w:rsidR="00A72132" w:rsidRDefault="00A72132" w:rsidP="00A72132">
      <w:r>
        <w:tab/>
        <w:t>2a2. Thực hiện lại bước 2.</w:t>
      </w:r>
    </w:p>
    <w:p w:rsidR="00A72132" w:rsidRDefault="00A72132" w:rsidP="00A72132">
      <w:r>
        <w:t>2b. Thành viên muốn hủy bỏ quá trình cập nhật work item.</w:t>
      </w:r>
    </w:p>
    <w:p w:rsidR="00A72132" w:rsidRDefault="00A72132" w:rsidP="00A72132">
      <w:r>
        <w:tab/>
        <w:t>2b1. Kết thúc use case và không ghi nhập thay đổi trên work item.</w:t>
      </w:r>
    </w:p>
    <w:p w:rsidR="00A72132" w:rsidRDefault="00A72132" w:rsidP="00A72132">
      <w:pPr>
        <w:rPr>
          <w:i/>
        </w:rPr>
      </w:pPr>
      <w:r>
        <w:t xml:space="preserve">2c. Thành viên có thể attach file trong khi câp nhật work item . Xem use case </w:t>
      </w:r>
      <w:r w:rsidRPr="00CE7628">
        <w:rPr>
          <w:i/>
        </w:rPr>
        <w:t>attach file.</w:t>
      </w:r>
    </w:p>
    <w:p w:rsidR="00A72132" w:rsidRDefault="00A72132" w:rsidP="00A72132">
      <w:pPr>
        <w:rPr>
          <w:i/>
        </w:rPr>
      </w:pPr>
      <w:r>
        <w:lastRenderedPageBreak/>
        <w:t xml:space="preserve">2d. Thành viên có thể attach file trong khi cập nhật work item . Xem use case </w:t>
      </w:r>
      <w:r w:rsidRPr="0031016D">
        <w:rPr>
          <w:i/>
        </w:rPr>
        <w:t>attach file</w:t>
      </w:r>
    </w:p>
    <w:p w:rsidR="00A72132" w:rsidRDefault="00A72132" w:rsidP="00A72132">
      <w:pPr>
        <w:rPr>
          <w:i/>
        </w:rPr>
      </w:pPr>
      <w:r>
        <w:t xml:space="preserve">2e. Thành viên có thể remove file khi câp nhật work item . Xem use case </w:t>
      </w:r>
      <w:r w:rsidRPr="0031016D">
        <w:rPr>
          <w:i/>
        </w:rPr>
        <w:t>remove file</w:t>
      </w:r>
    </w:p>
    <w:p w:rsidR="00A72132" w:rsidRDefault="00A72132" w:rsidP="00A72132">
      <w:r>
        <w:t xml:space="preserve">2f. Thành viên có thể tải về file đã được đính kèm theo work item trước đó. Xem use case </w:t>
      </w:r>
      <w:r w:rsidRPr="0031016D">
        <w:rPr>
          <w:i/>
        </w:rPr>
        <w:t>download file</w:t>
      </w:r>
      <w:r>
        <w:t>.</w:t>
      </w:r>
    </w:p>
    <w:p w:rsidR="00A72132" w:rsidRPr="00A72132" w:rsidRDefault="00A72132" w:rsidP="00BF5ADA"/>
    <w:p w:rsidR="0079611E" w:rsidRDefault="0079611E" w:rsidP="0079611E">
      <w:pPr>
        <w:pStyle w:val="Heading4"/>
      </w:pPr>
      <w:bookmarkStart w:id="621" w:name="_Toc327604652"/>
      <w:bookmarkStart w:id="622" w:name="_Toc327121411"/>
      <w:bookmarkStart w:id="623" w:name="_Toc327822196"/>
      <w:r>
        <w:t>Use-Case admin create account</w:t>
      </w:r>
      <w:bookmarkEnd w:id="621"/>
      <w:bookmarkEnd w:id="623"/>
    </w:p>
    <w:p w:rsidR="0079611E" w:rsidRDefault="0079611E" w:rsidP="0079611E">
      <w:r>
        <w:tab/>
        <w:t>Tóm tắt : admin tạo lập tài khoản mới dựa theo email.</w:t>
      </w:r>
    </w:p>
    <w:p w:rsidR="0079611E" w:rsidRDefault="0079611E" w:rsidP="0079611E">
      <w:r>
        <w:tab/>
        <w:t xml:space="preserve">Dòng sự kiện : </w:t>
      </w:r>
    </w:p>
    <w:p w:rsidR="0079611E" w:rsidRDefault="0079611E" w:rsidP="0079611E">
      <w:pPr>
        <w:pStyle w:val="ListParagraph"/>
        <w:numPr>
          <w:ilvl w:val="0"/>
          <w:numId w:val="47"/>
        </w:numPr>
        <w:jc w:val="both"/>
      </w:pPr>
      <w:r>
        <w:t>Admin chọn chức năng tạo mới account.</w:t>
      </w:r>
    </w:p>
    <w:p w:rsidR="0079611E" w:rsidRDefault="0079611E" w:rsidP="0079611E">
      <w:pPr>
        <w:pStyle w:val="ListParagraph"/>
        <w:numPr>
          <w:ilvl w:val="0"/>
          <w:numId w:val="47"/>
        </w:numPr>
        <w:jc w:val="both"/>
      </w:pPr>
      <w:r>
        <w:t>Admin nhập email và tạo tài khoản.</w:t>
      </w:r>
    </w:p>
    <w:p w:rsidR="0079611E" w:rsidRDefault="0079611E" w:rsidP="0079611E">
      <w:pPr>
        <w:pStyle w:val="ListParagraph"/>
        <w:numPr>
          <w:ilvl w:val="0"/>
          <w:numId w:val="47"/>
        </w:numPr>
        <w:jc w:val="both"/>
      </w:pPr>
      <w:r>
        <w:t>Hệ thống gửi email kích hoạt tới thành viên, đồng thời lưu vào database.</w:t>
      </w:r>
    </w:p>
    <w:p w:rsidR="0079611E" w:rsidRDefault="0079611E" w:rsidP="0079611E">
      <w:pPr>
        <w:pStyle w:val="ListParagraph"/>
        <w:numPr>
          <w:ilvl w:val="0"/>
          <w:numId w:val="47"/>
        </w:numPr>
        <w:jc w:val="both"/>
      </w:pPr>
      <w:r>
        <w:t>Hệ thống trả về thông tin trạng thái người dùng mới khởi tạo.</w:t>
      </w:r>
    </w:p>
    <w:p w:rsidR="0079611E" w:rsidRDefault="0079611E" w:rsidP="0079611E">
      <w:r>
        <w:tab/>
        <w:t>Các yêu cầu đặc biệt :</w:t>
      </w:r>
    </w:p>
    <w:p w:rsidR="0079611E" w:rsidRDefault="0079611E" w:rsidP="0079611E">
      <w:pPr>
        <w:pStyle w:val="ListParagraph"/>
        <w:numPr>
          <w:ilvl w:val="0"/>
          <w:numId w:val="47"/>
        </w:numPr>
      </w:pPr>
      <w:r>
        <w:t>Đăng nhập với quyền admin.</w:t>
      </w:r>
    </w:p>
    <w:p w:rsidR="0079611E" w:rsidRDefault="0079611E" w:rsidP="0079611E">
      <w:r>
        <w:tab/>
        <w:t>Điều kiện tiên quyết :</w:t>
      </w:r>
    </w:p>
    <w:p w:rsidR="0079611E" w:rsidRDefault="0079611E" w:rsidP="0079611E">
      <w:pPr>
        <w:pStyle w:val="ListParagraph"/>
        <w:numPr>
          <w:ilvl w:val="0"/>
          <w:numId w:val="47"/>
        </w:numPr>
      </w:pPr>
      <w:r>
        <w:t>Đăng nhập với quyền admin.</w:t>
      </w:r>
    </w:p>
    <w:p w:rsidR="0079611E" w:rsidRDefault="0079611E" w:rsidP="0079611E">
      <w:r>
        <w:tab/>
        <w:t xml:space="preserve">Điều kiện kết thúc : </w:t>
      </w:r>
    </w:p>
    <w:p w:rsidR="0079611E" w:rsidRDefault="0079611E" w:rsidP="0079611E">
      <w:pPr>
        <w:pStyle w:val="ListParagraph"/>
        <w:numPr>
          <w:ilvl w:val="0"/>
          <w:numId w:val="47"/>
        </w:numPr>
      </w:pPr>
      <w:r>
        <w:t>Hê thống lưu trữ vào database.</w:t>
      </w:r>
    </w:p>
    <w:p w:rsidR="0079611E" w:rsidRDefault="0079611E" w:rsidP="0079611E">
      <w:r>
        <w:tab/>
        <w:t>Điểm mở rộng:</w:t>
      </w:r>
    </w:p>
    <w:p w:rsidR="0079611E" w:rsidRDefault="0079611E" w:rsidP="0079611E">
      <w:pPr>
        <w:pStyle w:val="ListParagraph"/>
        <w:numPr>
          <w:ilvl w:val="0"/>
          <w:numId w:val="47"/>
        </w:numPr>
        <w:jc w:val="both"/>
      </w:pPr>
      <w:r>
        <w:t>Không thể tạo tài khoản với những email đã tồn tại và đang hoạt động trong hệ thống.</w:t>
      </w:r>
    </w:p>
    <w:p w:rsidR="00E814AA" w:rsidRDefault="00E814AA" w:rsidP="00E814AA">
      <w:pPr>
        <w:pStyle w:val="Heading4"/>
      </w:pPr>
      <w:bookmarkStart w:id="624" w:name="_Toc327121412"/>
      <w:bookmarkStart w:id="625" w:name="_Toc327604653"/>
      <w:bookmarkStart w:id="626" w:name="_Toc327822197"/>
      <w:bookmarkEnd w:id="622"/>
      <w:r>
        <w:lastRenderedPageBreak/>
        <w:t>Use-Case admin search account</w:t>
      </w:r>
      <w:bookmarkEnd w:id="624"/>
      <w:bookmarkEnd w:id="625"/>
      <w:bookmarkEnd w:id="626"/>
    </w:p>
    <w:p w:rsidR="00E814AA" w:rsidRDefault="00E814AA" w:rsidP="00E814AA">
      <w:r>
        <w:tab/>
        <w:t>Tóm tắt : admin sử dụng chức năng tìm kiếm account</w:t>
      </w:r>
    </w:p>
    <w:p w:rsidR="00E814AA" w:rsidRDefault="00E814AA" w:rsidP="00E814AA">
      <w:r>
        <w:tab/>
        <w:t>Dòng sự kiện :</w:t>
      </w:r>
    </w:p>
    <w:p w:rsidR="00E814AA" w:rsidRDefault="00E814AA" w:rsidP="00E814AA">
      <w:pPr>
        <w:pStyle w:val="ListParagraph"/>
        <w:numPr>
          <w:ilvl w:val="0"/>
          <w:numId w:val="9"/>
        </w:numPr>
      </w:pPr>
      <w:r>
        <w:t>Admin nhập điều kiện tìm kiếm và sử dụng chức năng tìm kiếm.</w:t>
      </w:r>
    </w:p>
    <w:p w:rsidR="00E814AA" w:rsidRDefault="00E814AA" w:rsidP="00E814AA">
      <w:pPr>
        <w:pStyle w:val="ListParagraph"/>
        <w:numPr>
          <w:ilvl w:val="0"/>
          <w:numId w:val="9"/>
        </w:numPr>
      </w:pPr>
      <w:r>
        <w:t>Hệ thống lọc dựa và điều kiện và trả về danh sách account thỏa điều kiện.</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thúc : </w:t>
      </w:r>
    </w:p>
    <w:p w:rsidR="00E814AA" w:rsidRDefault="00E814AA" w:rsidP="00E814AA">
      <w:pPr>
        <w:pStyle w:val="ListParagraph"/>
        <w:numPr>
          <w:ilvl w:val="0"/>
          <w:numId w:val="9"/>
        </w:numPr>
      </w:pPr>
      <w:r>
        <w:t>Hệ thống đưa ra kết quả trả về.</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736517" w:rsidRDefault="00E814AA" w:rsidP="00A97BAF">
      <w:pPr>
        <w:ind w:left="1800"/>
      </w:pPr>
      <w:bookmarkStart w:id="627" w:name="_Toc327121413"/>
      <w:r>
        <w:t xml:space="preserve">Use-Case admin </w:t>
      </w:r>
      <w:r w:rsidR="00736517">
        <w:t>Attach file</w:t>
      </w:r>
    </w:p>
    <w:p w:rsidR="00736517" w:rsidRDefault="00736517" w:rsidP="00A97BAF">
      <w:pPr>
        <w:pStyle w:val="Heading4"/>
      </w:pPr>
      <w:bookmarkStart w:id="628" w:name="_Toc327604654"/>
      <w:bookmarkStart w:id="629" w:name="_Toc327822198"/>
      <w:r>
        <w:t xml:space="preserve">update </w:t>
      </w:r>
      <w:r w:rsidR="00E814AA">
        <w:t>account</w:t>
      </w:r>
      <w:bookmarkEnd w:id="627"/>
      <w:bookmarkEnd w:id="628"/>
      <w:bookmarkEnd w:id="629"/>
    </w:p>
    <w:p w:rsidR="00E814AA" w:rsidRDefault="00E814AA" w:rsidP="00E814AA">
      <w:r>
        <w:tab/>
        <w:t>Tóm tắt : admin thực hiện chức năng update account (thay đổi trạng thái).</w:t>
      </w:r>
    </w:p>
    <w:p w:rsidR="00E814AA" w:rsidRDefault="00E814AA" w:rsidP="00E814AA">
      <w:r>
        <w:tab/>
        <w:t>Dòng sự kiện :</w:t>
      </w:r>
    </w:p>
    <w:p w:rsidR="00E814AA" w:rsidRDefault="00E814AA" w:rsidP="00E814AA">
      <w:pPr>
        <w:pStyle w:val="ListParagraph"/>
        <w:numPr>
          <w:ilvl w:val="0"/>
          <w:numId w:val="9"/>
        </w:numPr>
      </w:pPr>
      <w:r>
        <w:t>Admin thực hiện chức năng tìm kiếm</w:t>
      </w:r>
    </w:p>
    <w:p w:rsidR="00E814AA" w:rsidRDefault="00E814AA" w:rsidP="00E814AA">
      <w:pPr>
        <w:pStyle w:val="ListParagraph"/>
        <w:numPr>
          <w:ilvl w:val="0"/>
          <w:numId w:val="9"/>
        </w:numPr>
      </w:pPr>
      <w:r>
        <w:t>Admin chọn account và chọn tác vụ update</w:t>
      </w:r>
    </w:p>
    <w:p w:rsidR="00E814AA" w:rsidRDefault="00E814AA" w:rsidP="00E814AA">
      <w:pPr>
        <w:pStyle w:val="ListParagraph"/>
        <w:numPr>
          <w:ilvl w:val="0"/>
          <w:numId w:val="9"/>
        </w:numPr>
      </w:pPr>
      <w:r>
        <w:t>Hệ thống cập nhật thông tin mới về account</w:t>
      </w:r>
    </w:p>
    <w:p w:rsidR="00E814AA" w:rsidRDefault="00E814AA" w:rsidP="00E814AA">
      <w:pPr>
        <w:pStyle w:val="ListParagraph"/>
        <w:numPr>
          <w:ilvl w:val="0"/>
          <w:numId w:val="9"/>
        </w:numPr>
      </w:pPr>
      <w:r>
        <w:t>Hệ thống trả về danh sách account với những cập nhật mới thay đổi</w:t>
      </w:r>
    </w:p>
    <w:p w:rsidR="00E814AA" w:rsidRDefault="00E814AA" w:rsidP="00E814AA">
      <w:r>
        <w:tab/>
        <w:t>Các yêu cầu đặc biệt :</w:t>
      </w:r>
    </w:p>
    <w:p w:rsidR="00E814AA" w:rsidRDefault="00E814AA" w:rsidP="00E814AA">
      <w:pPr>
        <w:pStyle w:val="ListParagraph"/>
        <w:numPr>
          <w:ilvl w:val="0"/>
          <w:numId w:val="9"/>
        </w:numPr>
      </w:pPr>
      <w:r>
        <w:lastRenderedPageBreak/>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 : </w:t>
      </w:r>
    </w:p>
    <w:p w:rsidR="00E814AA" w:rsidRDefault="00E814AA" w:rsidP="00E814AA">
      <w:pPr>
        <w:pStyle w:val="ListParagraph"/>
        <w:numPr>
          <w:ilvl w:val="0"/>
          <w:numId w:val="9"/>
        </w:numPr>
      </w:pPr>
      <w:r>
        <w:t>Hệ thống cập nhật những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30" w:name="_Toc327121414"/>
      <w:bookmarkStart w:id="631" w:name="_Toc327604655"/>
      <w:bookmarkStart w:id="632" w:name="_Toc327822199"/>
      <w:r>
        <w:t>Use-Case admin delete account</w:t>
      </w:r>
      <w:bookmarkEnd w:id="630"/>
      <w:bookmarkEnd w:id="631"/>
      <w:bookmarkEnd w:id="632"/>
    </w:p>
    <w:p w:rsidR="00E814AA" w:rsidRDefault="00E814AA" w:rsidP="00E814AA">
      <w:r>
        <w:tab/>
        <w:t>Tóm tắt : admin thực hiện chức năng xóa account</w:t>
      </w:r>
    </w:p>
    <w:p w:rsidR="00E814AA" w:rsidRDefault="00E814AA" w:rsidP="00E814AA">
      <w:r>
        <w:tab/>
        <w:t>Dòng sự kiện :</w:t>
      </w:r>
    </w:p>
    <w:p w:rsidR="00E814AA" w:rsidRDefault="00E814AA" w:rsidP="00E814AA">
      <w:pPr>
        <w:pStyle w:val="ListParagraph"/>
        <w:numPr>
          <w:ilvl w:val="0"/>
          <w:numId w:val="9"/>
        </w:numPr>
      </w:pPr>
      <w:r>
        <w:t>Admin thực hiện chức năng tìm kiếm account.</w:t>
      </w:r>
    </w:p>
    <w:p w:rsidR="00E814AA" w:rsidRDefault="00E814AA" w:rsidP="00E814AA">
      <w:pPr>
        <w:pStyle w:val="ListParagraph"/>
        <w:numPr>
          <w:ilvl w:val="0"/>
          <w:numId w:val="9"/>
        </w:numPr>
      </w:pPr>
      <w:r>
        <w:t>Admin chọn account và chọn tác vụ delete.</w:t>
      </w:r>
    </w:p>
    <w:p w:rsidR="00E814AA" w:rsidRDefault="00E814AA" w:rsidP="00E814AA">
      <w:pPr>
        <w:pStyle w:val="ListParagraph"/>
        <w:numPr>
          <w:ilvl w:val="0"/>
          <w:numId w:val="9"/>
        </w:numPr>
        <w:jc w:val="both"/>
      </w:pPr>
      <w:r>
        <w:t>Hệ thống thay đổi trạng thái của account thành đã xóa, đồng thời xóa email của account trong hệ thống.</w:t>
      </w:r>
    </w:p>
    <w:p w:rsidR="00E814AA" w:rsidRDefault="00E814AA" w:rsidP="00E814AA">
      <w:r>
        <w:tab/>
        <w:t>Các yêu cầu đặc biệt :</w:t>
      </w:r>
    </w:p>
    <w:p w:rsidR="00E814AA" w:rsidRDefault="00E814AA" w:rsidP="00E814AA">
      <w:pPr>
        <w:pStyle w:val="ListParagraph"/>
        <w:numPr>
          <w:ilvl w:val="0"/>
          <w:numId w:val="9"/>
        </w:numPr>
      </w:pPr>
      <w:r>
        <w:t>Đăng nhập với quyền admin.</w:t>
      </w:r>
    </w:p>
    <w:p w:rsidR="00E814AA" w:rsidRDefault="00E814AA" w:rsidP="00E814AA">
      <w:r>
        <w:tab/>
        <w:t>Điều kiện tiên quyết :</w:t>
      </w:r>
    </w:p>
    <w:p w:rsidR="00E814AA" w:rsidRDefault="00E814AA" w:rsidP="00E814AA">
      <w:pPr>
        <w:pStyle w:val="ListParagraph"/>
        <w:numPr>
          <w:ilvl w:val="0"/>
          <w:numId w:val="9"/>
        </w:numPr>
      </w:pPr>
      <w:r>
        <w:t>Đăng nhập với quyền admin.</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trạng thái của account.</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33" w:name="_Toc327121415"/>
      <w:bookmarkStart w:id="634" w:name="_Toc327604656"/>
      <w:bookmarkStart w:id="635" w:name="_Toc327822200"/>
      <w:r>
        <w:lastRenderedPageBreak/>
        <w:t>Use-Case guest active account</w:t>
      </w:r>
      <w:bookmarkEnd w:id="633"/>
      <w:bookmarkEnd w:id="634"/>
      <w:bookmarkEnd w:id="635"/>
    </w:p>
    <w:p w:rsidR="00E814AA" w:rsidRDefault="00E814AA" w:rsidP="00E814AA">
      <w:pPr>
        <w:jc w:val="both"/>
      </w:pPr>
      <w:r>
        <w:tab/>
        <w:t>Tóm tắt : Người dùng chưa có tài khoản active account để bắt đầu sử dụng tài khoản của hệ thống.</w:t>
      </w:r>
    </w:p>
    <w:p w:rsidR="00E814AA" w:rsidRDefault="00E814AA" w:rsidP="00E814AA">
      <w:r>
        <w:tab/>
        <w:t>Dòng sự kiện :</w:t>
      </w:r>
    </w:p>
    <w:p w:rsidR="00E814AA" w:rsidRDefault="00E814AA" w:rsidP="00E814AA">
      <w:pPr>
        <w:pStyle w:val="ListParagraph"/>
        <w:numPr>
          <w:ilvl w:val="0"/>
          <w:numId w:val="9"/>
        </w:numPr>
        <w:jc w:val="both"/>
      </w:pPr>
      <w:r>
        <w:t>Sau khi hệ thống gửi mail kích hoạt, người dùng sẽ nhận được mail với đường link kích hoạt tài khoản.</w:t>
      </w:r>
    </w:p>
    <w:p w:rsidR="00E814AA" w:rsidRDefault="00E814AA" w:rsidP="00E814AA">
      <w:pPr>
        <w:pStyle w:val="ListParagraph"/>
        <w:numPr>
          <w:ilvl w:val="0"/>
          <w:numId w:val="9"/>
        </w:numPr>
        <w:jc w:val="both"/>
      </w:pPr>
      <w:r>
        <w:t>Người dùng truy cập link kích hoạt, xác lập mật khẩu.</w:t>
      </w:r>
    </w:p>
    <w:p w:rsidR="00E814AA" w:rsidRDefault="00E814AA" w:rsidP="00E814AA">
      <w:pPr>
        <w:pStyle w:val="ListParagraph"/>
        <w:numPr>
          <w:ilvl w:val="0"/>
          <w:numId w:val="9"/>
        </w:numPr>
        <w:jc w:val="both"/>
      </w:pPr>
      <w:r>
        <w:t>Hệ thống thay đổi trạng thái của người dùng với trạng thái active và mật khẩu mới.</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Admin tạo tài khoản trong hệ thống.</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tài khoản.</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36" w:name="_Toc327121416"/>
      <w:bookmarkStart w:id="637" w:name="_Toc327604657"/>
      <w:bookmarkStart w:id="638" w:name="_Toc327822201"/>
      <w:r>
        <w:t>Use-Case guest login</w:t>
      </w:r>
      <w:bookmarkEnd w:id="636"/>
      <w:bookmarkEnd w:id="637"/>
      <w:bookmarkEnd w:id="638"/>
    </w:p>
    <w:p w:rsidR="00E814AA" w:rsidRDefault="00E814AA" w:rsidP="00E814AA">
      <w:r>
        <w:tab/>
        <w:t>Tóm tắt : người dùng sử dụng chức năng đăng nhập vào hệ thống.</w:t>
      </w:r>
    </w:p>
    <w:p w:rsidR="00E814AA" w:rsidRDefault="00E814AA" w:rsidP="00E814AA">
      <w:r>
        <w:tab/>
        <w:t>Dòng sự kiện :</w:t>
      </w:r>
    </w:p>
    <w:p w:rsidR="00E814AA" w:rsidRDefault="00E814AA" w:rsidP="00E814AA">
      <w:pPr>
        <w:pStyle w:val="ListParagraph"/>
        <w:numPr>
          <w:ilvl w:val="0"/>
          <w:numId w:val="9"/>
        </w:numPr>
      </w:pPr>
      <w:r>
        <w:t>Người dùng nhập email, password và tiến hành đăng nhập.</w:t>
      </w:r>
    </w:p>
    <w:p w:rsidR="00E814AA" w:rsidRDefault="00E814AA" w:rsidP="00E814AA">
      <w:pPr>
        <w:pStyle w:val="ListParagraph"/>
        <w:numPr>
          <w:ilvl w:val="0"/>
          <w:numId w:val="9"/>
        </w:numPr>
        <w:jc w:val="both"/>
      </w:pPr>
      <w:r>
        <w:lastRenderedPageBreak/>
        <w:t>Hệ thống kiểm tra tài khoản và trả về màn hình đăng nhập nếu đăng nhập thất bại, trả về màn hình dashboard của người dùng nếu đăng nhập thành công.</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có tài khoản đang hoạt động bình thường trong hệ thống.</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vể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39" w:name="_Toc327121417"/>
      <w:bookmarkStart w:id="640" w:name="_Toc327604658"/>
      <w:bookmarkStart w:id="641" w:name="_Toc327822202"/>
      <w:r>
        <w:t>Use-Case user update user’s account</w:t>
      </w:r>
      <w:bookmarkEnd w:id="639"/>
      <w:bookmarkEnd w:id="640"/>
      <w:bookmarkEnd w:id="641"/>
    </w:p>
    <w:p w:rsidR="00E814AA" w:rsidRDefault="00E814AA" w:rsidP="00E814AA">
      <w:r>
        <w:tab/>
        <w:t>Tóm tắt : user sử dụng chức năng update account</w:t>
      </w:r>
    </w:p>
    <w:p w:rsidR="00E814AA" w:rsidRDefault="00E814AA" w:rsidP="00E814AA">
      <w:r>
        <w:tab/>
        <w:t>Dòng sự kiện :</w:t>
      </w:r>
    </w:p>
    <w:p w:rsidR="00E814AA" w:rsidRDefault="00E814AA" w:rsidP="00E814AA">
      <w:pPr>
        <w:pStyle w:val="ListParagraph"/>
        <w:numPr>
          <w:ilvl w:val="0"/>
          <w:numId w:val="9"/>
        </w:numPr>
      </w:pPr>
      <w:r>
        <w:t>User thay đổi thông tin và chọn tác vụ update.</w:t>
      </w:r>
    </w:p>
    <w:p w:rsidR="00E814AA" w:rsidRDefault="00E814AA" w:rsidP="00E814AA">
      <w:pPr>
        <w:pStyle w:val="ListParagraph"/>
        <w:numPr>
          <w:ilvl w:val="0"/>
          <w:numId w:val="9"/>
        </w:numPr>
      </w:pPr>
      <w:r>
        <w:t>Hệ thống cập nhật thay đổi và trả về màn hình dashboard của user.</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User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thay đổi.</w:t>
      </w:r>
    </w:p>
    <w:p w:rsidR="00E814AA" w:rsidRDefault="00E814AA" w:rsidP="00E814AA">
      <w:r>
        <w:lastRenderedPageBreak/>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42" w:name="_Toc327121418"/>
      <w:bookmarkStart w:id="643" w:name="_Toc327604659"/>
      <w:bookmarkStart w:id="644" w:name="_Toc327822203"/>
      <w:r>
        <w:t>Use-Case user create user’s event</w:t>
      </w:r>
      <w:bookmarkEnd w:id="642"/>
      <w:bookmarkEnd w:id="643"/>
      <w:bookmarkEnd w:id="644"/>
      <w:r>
        <w:tab/>
      </w:r>
    </w:p>
    <w:p w:rsidR="00E814AA" w:rsidRDefault="00E814AA" w:rsidP="00E814AA">
      <w:pPr>
        <w:ind w:firstLine="720"/>
      </w:pPr>
      <w:r>
        <w:t>Tóm tắt : user thực hiện chức năng tạo tự kiện cá nhân.</w:t>
      </w:r>
    </w:p>
    <w:p w:rsidR="00E814AA" w:rsidRDefault="00E814AA" w:rsidP="00E814AA">
      <w:r>
        <w:tab/>
        <w:t>Dòng sự kiện :</w:t>
      </w:r>
    </w:p>
    <w:p w:rsidR="00E814AA" w:rsidRDefault="00E814AA" w:rsidP="00E814AA">
      <w:pPr>
        <w:pStyle w:val="ListParagraph"/>
        <w:numPr>
          <w:ilvl w:val="0"/>
          <w:numId w:val="9"/>
        </w:numPr>
      </w:pPr>
      <w:r>
        <w:t>User thực hiện tác vụ tạo sự kiện.</w:t>
      </w:r>
    </w:p>
    <w:p w:rsidR="00E814AA" w:rsidRDefault="00E814AA" w:rsidP="00E814AA">
      <w:pPr>
        <w:pStyle w:val="ListParagraph"/>
        <w:numPr>
          <w:ilvl w:val="0"/>
          <w:numId w:val="9"/>
        </w:numPr>
      </w:pPr>
      <w:r>
        <w:t>Hệ thống cập nhật sự kiện</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User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Không có.</w:t>
      </w:r>
    </w:p>
    <w:p w:rsidR="00E814AA" w:rsidRDefault="00E814AA" w:rsidP="00E814AA">
      <w:r>
        <w:tab/>
        <w:t>Điểm mở rộng:</w:t>
      </w:r>
    </w:p>
    <w:p w:rsidR="00E814AA" w:rsidRDefault="00E814AA" w:rsidP="00E814AA">
      <w:pPr>
        <w:pStyle w:val="ListParagraph"/>
        <w:numPr>
          <w:ilvl w:val="0"/>
          <w:numId w:val="9"/>
        </w:numPr>
      </w:pPr>
      <w:r>
        <w:t>Không  có.</w:t>
      </w:r>
    </w:p>
    <w:p w:rsidR="00E814AA" w:rsidRDefault="00E814AA" w:rsidP="00E814AA">
      <w:pPr>
        <w:pStyle w:val="Heading4"/>
      </w:pPr>
      <w:bookmarkStart w:id="645" w:name="_Toc327121419"/>
      <w:bookmarkStart w:id="646" w:name="_Toc327604660"/>
      <w:bookmarkStart w:id="647" w:name="_Toc327822204"/>
      <w:r>
        <w:t>Use-Case user view user’s event</w:t>
      </w:r>
      <w:bookmarkEnd w:id="645"/>
      <w:bookmarkEnd w:id="646"/>
      <w:bookmarkEnd w:id="647"/>
      <w:r>
        <w:tab/>
      </w:r>
    </w:p>
    <w:p w:rsidR="00E814AA" w:rsidRDefault="00E814AA" w:rsidP="00E814AA">
      <w:r>
        <w:tab/>
        <w:t>Tóm tắt : user thực hiện chức năng xem lịch cá nhân.</w:t>
      </w:r>
    </w:p>
    <w:p w:rsidR="00E814AA" w:rsidRDefault="00E814AA" w:rsidP="00E814AA">
      <w:r>
        <w:tab/>
        <w:t>Dòng sự kiện :</w:t>
      </w:r>
    </w:p>
    <w:p w:rsidR="00E814AA" w:rsidRDefault="00E814AA" w:rsidP="00E814AA">
      <w:pPr>
        <w:pStyle w:val="ListParagraph"/>
        <w:numPr>
          <w:ilvl w:val="0"/>
          <w:numId w:val="9"/>
        </w:numPr>
      </w:pPr>
      <w:r>
        <w:t>User chọn tác vụ xem lịch cá nhân.</w:t>
      </w:r>
    </w:p>
    <w:p w:rsidR="00E814AA" w:rsidRDefault="00E814AA" w:rsidP="00E814AA">
      <w:pPr>
        <w:pStyle w:val="ListParagraph"/>
        <w:numPr>
          <w:ilvl w:val="0"/>
          <w:numId w:val="9"/>
        </w:numPr>
      </w:pPr>
      <w:r>
        <w:t>Hệ thống xử lý dữ liệu và trả về lịch cá nhân của người dùng tương ứng.</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lastRenderedPageBreak/>
        <w:tab/>
        <w:t>Điều kiện tiên quyết :</w:t>
      </w:r>
    </w:p>
    <w:p w:rsidR="00E814AA" w:rsidRDefault="00E814AA" w:rsidP="00E814AA">
      <w:pPr>
        <w:pStyle w:val="ListParagraph"/>
        <w:numPr>
          <w:ilvl w:val="0"/>
          <w:numId w:val="9"/>
        </w:numPr>
      </w:pPr>
      <w:r>
        <w:t>Không có.</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vể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48" w:name="_Toc327121420"/>
      <w:bookmarkStart w:id="649" w:name="_Toc327604661"/>
      <w:bookmarkStart w:id="650" w:name="_Toc327822205"/>
      <w:r>
        <w:t>Use-Case user update user’s event</w:t>
      </w:r>
      <w:bookmarkEnd w:id="648"/>
      <w:bookmarkEnd w:id="649"/>
      <w:bookmarkEnd w:id="650"/>
    </w:p>
    <w:p w:rsidR="00E814AA" w:rsidRDefault="00E814AA" w:rsidP="00E814AA">
      <w:r>
        <w:tab/>
        <w:t>Tóm tắt : người dùng thực hiện chức năng update sự kiện.</w:t>
      </w:r>
    </w:p>
    <w:p w:rsidR="00E814AA" w:rsidRDefault="00E814AA" w:rsidP="00E814AA">
      <w:r>
        <w:tab/>
        <w:t>Dòng sự kiện :</w:t>
      </w:r>
    </w:p>
    <w:p w:rsidR="00E814AA" w:rsidRDefault="00E814AA" w:rsidP="00E814AA">
      <w:pPr>
        <w:pStyle w:val="ListParagraph"/>
        <w:numPr>
          <w:ilvl w:val="0"/>
          <w:numId w:val="9"/>
        </w:numPr>
      </w:pPr>
      <w:r>
        <w:t>Người dùng chọn sự kiện và thực hiện tác vụ update.</w:t>
      </w:r>
    </w:p>
    <w:p w:rsidR="00E814AA" w:rsidRDefault="00E814AA" w:rsidP="00E814AA">
      <w:pPr>
        <w:pStyle w:val="ListParagraph"/>
        <w:numPr>
          <w:ilvl w:val="0"/>
          <w:numId w:val="9"/>
        </w:numPr>
      </w:pPr>
      <w:r>
        <w:t>Hệ thống cập nhật thay đổi và trả về danh sách sự kiện với những thay đổi đã được cập nhật.</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cập nhật những thay đổi.</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51" w:name="_Toc327121421"/>
      <w:bookmarkStart w:id="652" w:name="_Toc327604662"/>
      <w:bookmarkStart w:id="653" w:name="_Toc327822206"/>
      <w:r>
        <w:t>Use-Case user view user’s project</w:t>
      </w:r>
      <w:bookmarkEnd w:id="651"/>
      <w:bookmarkEnd w:id="652"/>
      <w:bookmarkEnd w:id="653"/>
    </w:p>
    <w:p w:rsidR="00E814AA" w:rsidRDefault="00E814AA" w:rsidP="00E814AA">
      <w:r>
        <w:tab/>
        <w:t>Tóm tắt : người dùng xem những dự án mà mình có tham gia.</w:t>
      </w:r>
    </w:p>
    <w:p w:rsidR="00E814AA" w:rsidRDefault="00E814AA" w:rsidP="00E814AA">
      <w:r>
        <w:lastRenderedPageBreak/>
        <w:tab/>
        <w:t>Dòng sự kiện :</w:t>
      </w:r>
    </w:p>
    <w:p w:rsidR="00E814AA" w:rsidRDefault="00E814AA" w:rsidP="00E814AA">
      <w:pPr>
        <w:pStyle w:val="ListParagraph"/>
        <w:numPr>
          <w:ilvl w:val="0"/>
          <w:numId w:val="9"/>
        </w:numPr>
      </w:pPr>
      <w:r>
        <w:t>Người dùng thực hiện tác vụ xem danh sách dự án mình có tham gia.</w:t>
      </w:r>
    </w:p>
    <w:p w:rsidR="00E814AA" w:rsidRDefault="00E814AA" w:rsidP="00E814AA">
      <w:pPr>
        <w:pStyle w:val="ListParagraph"/>
        <w:numPr>
          <w:ilvl w:val="0"/>
          <w:numId w:val="9"/>
        </w:numPr>
      </w:pPr>
      <w:r>
        <w:t>Hệ thống xử lý dữ liệu và trả về danh sách dự án của người dùng tương ứng.</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t>Hệ thống trả về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54" w:name="_Toc327121422"/>
      <w:bookmarkStart w:id="655" w:name="_Toc327604663"/>
      <w:bookmarkStart w:id="656" w:name="_Toc327822207"/>
      <w:r>
        <w:t>Use-Case user view work item assign to me</w:t>
      </w:r>
      <w:bookmarkEnd w:id="654"/>
      <w:bookmarkEnd w:id="655"/>
      <w:bookmarkEnd w:id="656"/>
    </w:p>
    <w:p w:rsidR="00E814AA" w:rsidRDefault="00E814AA" w:rsidP="00E814AA">
      <w:pPr>
        <w:ind w:firstLine="720"/>
      </w:pPr>
      <w:r>
        <w:t>Tóm tắt : người dùng coi những tác vụ được giao cho mình trong thời gian tới.</w:t>
      </w:r>
    </w:p>
    <w:p w:rsidR="00E814AA" w:rsidRDefault="00E814AA" w:rsidP="00E814AA">
      <w:r>
        <w:tab/>
        <w:t>Dòng sự kiện :</w:t>
      </w:r>
    </w:p>
    <w:p w:rsidR="00E814AA" w:rsidRDefault="00E814AA" w:rsidP="00E814AA">
      <w:pPr>
        <w:pStyle w:val="ListParagraph"/>
        <w:numPr>
          <w:ilvl w:val="0"/>
          <w:numId w:val="9"/>
        </w:numPr>
      </w:pPr>
      <w:r>
        <w:t>Người chọn tác vụ xem trang thông tin chính của mình (dashboard).</w:t>
      </w:r>
    </w:p>
    <w:p w:rsidR="00E814AA" w:rsidRDefault="00E814AA" w:rsidP="00E814AA">
      <w:pPr>
        <w:pStyle w:val="ListParagraph"/>
        <w:numPr>
          <w:ilvl w:val="0"/>
          <w:numId w:val="9"/>
        </w:numPr>
      </w:pPr>
      <w:r>
        <w:t>Hệ thống xử lý dữ liệu và trả về thông tin của những tác vụ được giao cho người dùng trong thời gian tới.</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Người dùng đã đăng nhập.</w:t>
      </w:r>
    </w:p>
    <w:p w:rsidR="00E814AA" w:rsidRDefault="00E814AA" w:rsidP="00E814AA">
      <w:r>
        <w:tab/>
        <w:t xml:space="preserve">Điều kiện kết thúc : </w:t>
      </w:r>
    </w:p>
    <w:p w:rsidR="00E814AA" w:rsidRDefault="00E814AA" w:rsidP="00E814AA">
      <w:pPr>
        <w:pStyle w:val="ListParagraph"/>
        <w:numPr>
          <w:ilvl w:val="0"/>
          <w:numId w:val="9"/>
        </w:numPr>
      </w:pPr>
      <w:r>
        <w:lastRenderedPageBreak/>
        <w:t>Hệ thống trả về kết quả cho người dùng.</w:t>
      </w:r>
    </w:p>
    <w:p w:rsidR="00E814AA" w:rsidRDefault="00E814AA" w:rsidP="00E814AA">
      <w:r>
        <w:tab/>
        <w:t>Điểm mở rộng:</w:t>
      </w:r>
    </w:p>
    <w:p w:rsidR="00E814AA" w:rsidRPr="002B64F8" w:rsidRDefault="00E814AA" w:rsidP="00E814AA">
      <w:pPr>
        <w:pStyle w:val="ListParagraph"/>
        <w:numPr>
          <w:ilvl w:val="0"/>
          <w:numId w:val="9"/>
        </w:numPr>
      </w:pPr>
      <w:r>
        <w:t>Không có.</w:t>
      </w:r>
    </w:p>
    <w:p w:rsidR="00E814AA" w:rsidRDefault="00E814AA" w:rsidP="00E814AA">
      <w:pPr>
        <w:pStyle w:val="Heading4"/>
      </w:pPr>
      <w:bookmarkStart w:id="657" w:name="_Toc327121423"/>
      <w:bookmarkStart w:id="658" w:name="_Toc327604664"/>
      <w:bookmarkStart w:id="659" w:name="_Toc327822208"/>
      <w:r>
        <w:t>Use-Case logout</w:t>
      </w:r>
      <w:bookmarkEnd w:id="657"/>
      <w:bookmarkEnd w:id="658"/>
      <w:bookmarkEnd w:id="659"/>
    </w:p>
    <w:p w:rsidR="00E814AA" w:rsidRDefault="00E814AA" w:rsidP="00E814AA">
      <w:r>
        <w:tab/>
        <w:t>Tóm tắt : người dùng thoát khỏi hệ thống.</w:t>
      </w:r>
    </w:p>
    <w:p w:rsidR="00E814AA" w:rsidRDefault="00E814AA" w:rsidP="00E814AA">
      <w:r>
        <w:tab/>
        <w:t>Dòng sự kiện :</w:t>
      </w:r>
    </w:p>
    <w:p w:rsidR="00E814AA" w:rsidRDefault="00E814AA" w:rsidP="00E814AA">
      <w:pPr>
        <w:pStyle w:val="ListParagraph"/>
        <w:numPr>
          <w:ilvl w:val="0"/>
          <w:numId w:val="9"/>
        </w:numPr>
      </w:pPr>
      <w:r>
        <w:t>Người dùng chọn chức năng log out.</w:t>
      </w:r>
    </w:p>
    <w:p w:rsidR="00E814AA" w:rsidRDefault="00E814AA" w:rsidP="00E814AA">
      <w:pPr>
        <w:pStyle w:val="ListParagraph"/>
        <w:numPr>
          <w:ilvl w:val="0"/>
          <w:numId w:val="9"/>
        </w:numPr>
      </w:pPr>
      <w:r>
        <w:t>Hệ thống xóa session lưu trong trình duyệt, trả về màn hình log in.</w:t>
      </w:r>
    </w:p>
    <w:p w:rsidR="00E814AA" w:rsidRDefault="00E814AA" w:rsidP="00E814AA">
      <w:r>
        <w:tab/>
        <w:t>Các yêu cầu đặc biệt :</w:t>
      </w:r>
    </w:p>
    <w:p w:rsidR="00E814AA" w:rsidRDefault="00E814AA" w:rsidP="00E814AA">
      <w:pPr>
        <w:pStyle w:val="ListParagraph"/>
        <w:numPr>
          <w:ilvl w:val="0"/>
          <w:numId w:val="9"/>
        </w:numPr>
      </w:pPr>
      <w:r>
        <w:t>Không có.</w:t>
      </w:r>
    </w:p>
    <w:p w:rsidR="00E814AA" w:rsidRDefault="00E814AA" w:rsidP="00E814AA">
      <w:r>
        <w:tab/>
        <w:t>Điều kiện tiên quyết :</w:t>
      </w:r>
    </w:p>
    <w:p w:rsidR="00E814AA" w:rsidRDefault="00E814AA" w:rsidP="00E814AA">
      <w:pPr>
        <w:pStyle w:val="ListParagraph"/>
        <w:numPr>
          <w:ilvl w:val="0"/>
          <w:numId w:val="9"/>
        </w:numPr>
      </w:pPr>
      <w:r>
        <w:t>Không có.</w:t>
      </w:r>
    </w:p>
    <w:p w:rsidR="00E814AA" w:rsidRDefault="00E814AA" w:rsidP="00E814AA">
      <w:r>
        <w:tab/>
        <w:t xml:space="preserve">Điều kiện kết thúc : </w:t>
      </w:r>
    </w:p>
    <w:p w:rsidR="00E814AA" w:rsidRDefault="00E814AA" w:rsidP="00E814AA">
      <w:pPr>
        <w:pStyle w:val="ListParagraph"/>
        <w:numPr>
          <w:ilvl w:val="0"/>
          <w:numId w:val="9"/>
        </w:numPr>
      </w:pPr>
      <w:r>
        <w:t>Hệ thống xóa session lưu trong trình duyệt, trả về màn hình log in.</w:t>
      </w:r>
    </w:p>
    <w:p w:rsidR="00E814AA" w:rsidRDefault="00E814AA" w:rsidP="00E814AA">
      <w:r>
        <w:tab/>
        <w:t>Điểm mở rộng:</w:t>
      </w:r>
    </w:p>
    <w:p w:rsidR="003C3853" w:rsidRDefault="00E814AA" w:rsidP="00A97BAF">
      <w:r>
        <w:t>Không có</w:t>
      </w:r>
    </w:p>
    <w:p w:rsidR="002F475F" w:rsidRPr="0031016D" w:rsidRDefault="002F475F" w:rsidP="00B56F96">
      <w:r>
        <w:t xml:space="preserve">Use case </w:t>
      </w:r>
    </w:p>
    <w:p w:rsidR="00B56F96" w:rsidRPr="00B56F96" w:rsidRDefault="00B56F96"/>
    <w:p w:rsidR="00DE5B4D" w:rsidRPr="00042D02" w:rsidRDefault="00DE5B4D" w:rsidP="00540779">
      <w:pPr>
        <w:pStyle w:val="Heading2"/>
        <w:rPr>
          <w:rFonts w:cstheme="minorBidi"/>
        </w:rPr>
      </w:pPr>
      <w:bookmarkStart w:id="660" w:name="_Toc327121424"/>
      <w:bookmarkStart w:id="661" w:name="_Toc327604665"/>
      <w:bookmarkStart w:id="662" w:name="_Toc327822209"/>
      <w:r>
        <w:rPr>
          <w:lang w:val="en-CA"/>
        </w:rPr>
        <w:t>Sơ đồ lớp mức phân tích</w:t>
      </w:r>
      <w:bookmarkEnd w:id="660"/>
      <w:bookmarkEnd w:id="661"/>
      <w:bookmarkEnd w:id="662"/>
    </w:p>
    <w:p w:rsidR="00DE5B4D" w:rsidRPr="00510308" w:rsidRDefault="00BE0F02" w:rsidP="00A97BAF">
      <w:pPr>
        <w:pStyle w:val="ListParagraph"/>
        <w:keepNext/>
        <w:ind w:left="0"/>
      </w:pPr>
      <w:r>
        <w:rPr>
          <w:noProof/>
        </w:rPr>
        <w:lastRenderedPageBreak/>
        <w:drawing>
          <wp:inline distT="0" distB="0" distL="0" distR="0" wp14:anchorId="55D0ED85" wp14:editId="4B34DD1C">
            <wp:extent cx="5791835" cy="45457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835" cy="4545737"/>
                    </a:xfrm>
                    <a:prstGeom prst="rect">
                      <a:avLst/>
                    </a:prstGeom>
                    <a:noFill/>
                    <a:ln>
                      <a:noFill/>
                    </a:ln>
                  </pic:spPr>
                </pic:pic>
              </a:graphicData>
            </a:graphic>
          </wp:inline>
        </w:drawing>
      </w:r>
    </w:p>
    <w:p w:rsidR="003C37E7" w:rsidRDefault="00E012C8" w:rsidP="00E012C8">
      <w:pPr>
        <w:pStyle w:val="Caption"/>
        <w:jc w:val="center"/>
      </w:pPr>
      <w:bookmarkStart w:id="663" w:name="_Toc327109445"/>
      <w:bookmarkStart w:id="664" w:name="_Toc327604704"/>
      <w:r>
        <w:t xml:space="preserve">Hình </w:t>
      </w:r>
      <w:fldSimple w:instr=" SEQ Hình \* ARABIC ">
        <w:r w:rsidR="00596A5A">
          <w:rPr>
            <w:noProof/>
          </w:rPr>
          <w:t>10</w:t>
        </w:r>
      </w:fldSimple>
      <w:r>
        <w:t xml:space="preserve"> </w:t>
      </w:r>
      <w:r w:rsidRPr="001B712A">
        <w:t>Sơ đồ lớp mức phân tích</w:t>
      </w:r>
      <w:bookmarkEnd w:id="663"/>
      <w:bookmarkEnd w:id="664"/>
    </w:p>
    <w:tbl>
      <w:tblPr>
        <w:tblStyle w:val="TableGrid"/>
        <w:tblW w:w="9378" w:type="dxa"/>
        <w:tblLook w:val="04A0" w:firstRow="1" w:lastRow="0" w:firstColumn="1" w:lastColumn="0" w:noHBand="0" w:noVBand="1"/>
      </w:tblPr>
      <w:tblGrid>
        <w:gridCol w:w="1008"/>
        <w:gridCol w:w="3751"/>
        <w:gridCol w:w="4619"/>
      </w:tblGrid>
      <w:tr w:rsidR="00E814AA" w:rsidTr="003C37E7">
        <w:tc>
          <w:tcPr>
            <w:tcW w:w="1008" w:type="dxa"/>
          </w:tcPr>
          <w:p w:rsidR="00E814AA" w:rsidRDefault="00E814AA" w:rsidP="003C37E7">
            <w:pPr>
              <w:pStyle w:val="ListParagraph"/>
              <w:spacing w:line="240" w:lineRule="auto"/>
              <w:ind w:left="0"/>
              <w:rPr>
                <w:noProof/>
              </w:rPr>
            </w:pPr>
            <w:r>
              <w:rPr>
                <w:noProof/>
              </w:rPr>
              <w:t>STT</w:t>
            </w:r>
          </w:p>
        </w:tc>
        <w:tc>
          <w:tcPr>
            <w:tcW w:w="3751" w:type="dxa"/>
          </w:tcPr>
          <w:p w:rsidR="00E814AA" w:rsidRDefault="00E814AA" w:rsidP="003C37E7">
            <w:pPr>
              <w:pStyle w:val="ListParagraph"/>
              <w:spacing w:line="240" w:lineRule="auto"/>
              <w:ind w:left="0"/>
              <w:rPr>
                <w:noProof/>
              </w:rPr>
            </w:pPr>
            <w:r>
              <w:rPr>
                <w:noProof/>
              </w:rPr>
              <w:t>Lớp đối tượng</w:t>
            </w:r>
          </w:p>
        </w:tc>
        <w:tc>
          <w:tcPr>
            <w:tcW w:w="4619" w:type="dxa"/>
          </w:tcPr>
          <w:p w:rsidR="00E814AA" w:rsidRDefault="00E814AA" w:rsidP="003C37E7">
            <w:pPr>
              <w:pStyle w:val="ListParagraph"/>
              <w:spacing w:before="0" w:after="0" w:line="240" w:lineRule="auto"/>
              <w:ind w:left="0"/>
              <w:rPr>
                <w:noProof/>
              </w:rPr>
            </w:pPr>
            <w:r>
              <w:rPr>
                <w:noProof/>
              </w:rPr>
              <w:t>Mô tả</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w:t>
            </w:r>
          </w:p>
        </w:tc>
        <w:tc>
          <w:tcPr>
            <w:tcW w:w="3751" w:type="dxa"/>
          </w:tcPr>
          <w:p w:rsidR="00E814AA" w:rsidRDefault="00E814AA" w:rsidP="003C37E7">
            <w:pPr>
              <w:pStyle w:val="ListParagraph"/>
              <w:spacing w:line="240" w:lineRule="auto"/>
              <w:ind w:left="0"/>
              <w:rPr>
                <w:noProof/>
              </w:rPr>
            </w:pPr>
            <w:r>
              <w:rPr>
                <w:noProof/>
              </w:rPr>
              <w:t>Work item container</w:t>
            </w:r>
          </w:p>
        </w:tc>
        <w:tc>
          <w:tcPr>
            <w:tcW w:w="4619" w:type="dxa"/>
          </w:tcPr>
          <w:p w:rsidR="00E814AA" w:rsidRDefault="00E814AA" w:rsidP="003C37E7">
            <w:pPr>
              <w:pStyle w:val="ListParagraph"/>
              <w:spacing w:before="0" w:after="0" w:line="240" w:lineRule="auto"/>
              <w:ind w:left="0"/>
              <w:rPr>
                <w:noProof/>
              </w:rPr>
            </w:pPr>
            <w:r>
              <w:rPr>
                <w:noProof/>
              </w:rPr>
              <w:t>Nơi chứa các tác vụ (có thể là iteration hoặc project)</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2</w:t>
            </w:r>
          </w:p>
        </w:tc>
        <w:tc>
          <w:tcPr>
            <w:tcW w:w="3751" w:type="dxa"/>
          </w:tcPr>
          <w:p w:rsidR="00E814AA" w:rsidRDefault="00E814AA" w:rsidP="003C37E7">
            <w:pPr>
              <w:pStyle w:val="ListParagraph"/>
              <w:spacing w:line="240" w:lineRule="auto"/>
              <w:ind w:left="0"/>
              <w:rPr>
                <w:noProof/>
              </w:rPr>
            </w:pPr>
            <w:r>
              <w:rPr>
                <w:noProof/>
              </w:rPr>
              <w:t>Iteration</w:t>
            </w:r>
          </w:p>
        </w:tc>
        <w:tc>
          <w:tcPr>
            <w:tcW w:w="4619" w:type="dxa"/>
          </w:tcPr>
          <w:p w:rsidR="00E814AA" w:rsidRDefault="00E814AA" w:rsidP="003C37E7">
            <w:pPr>
              <w:pStyle w:val="ListParagraph"/>
              <w:spacing w:before="0" w:after="0" w:line="240" w:lineRule="auto"/>
              <w:ind w:left="0"/>
              <w:rPr>
                <w:noProof/>
              </w:rPr>
            </w:pP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3</w:t>
            </w:r>
          </w:p>
        </w:tc>
        <w:tc>
          <w:tcPr>
            <w:tcW w:w="3751" w:type="dxa"/>
          </w:tcPr>
          <w:p w:rsidR="00E814AA" w:rsidRDefault="00E814AA" w:rsidP="003C37E7">
            <w:pPr>
              <w:pStyle w:val="ListParagraph"/>
              <w:spacing w:line="240" w:lineRule="auto"/>
              <w:ind w:left="0"/>
              <w:rPr>
                <w:noProof/>
              </w:rPr>
            </w:pPr>
            <w:r>
              <w:rPr>
                <w:noProof/>
              </w:rPr>
              <w:t>Project</w:t>
            </w:r>
          </w:p>
        </w:tc>
        <w:tc>
          <w:tcPr>
            <w:tcW w:w="4619" w:type="dxa"/>
          </w:tcPr>
          <w:p w:rsidR="00E814AA" w:rsidRDefault="00E814AA" w:rsidP="003C37E7">
            <w:pPr>
              <w:pStyle w:val="ListParagraph"/>
              <w:spacing w:before="0" w:after="0" w:line="240" w:lineRule="auto"/>
              <w:ind w:left="0"/>
              <w:rPr>
                <w:noProof/>
              </w:rPr>
            </w:pPr>
            <w:r>
              <w:rPr>
                <w:noProof/>
              </w:rPr>
              <w:t>Dự án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4</w:t>
            </w:r>
          </w:p>
        </w:tc>
        <w:tc>
          <w:tcPr>
            <w:tcW w:w="3751" w:type="dxa"/>
          </w:tcPr>
          <w:p w:rsidR="00E814AA" w:rsidRDefault="00E814AA" w:rsidP="003C37E7">
            <w:pPr>
              <w:pStyle w:val="ListParagraph"/>
              <w:spacing w:line="240" w:lineRule="auto"/>
              <w:ind w:left="0"/>
              <w:rPr>
                <w:noProof/>
              </w:rPr>
            </w:pPr>
            <w:r>
              <w:rPr>
                <w:noProof/>
              </w:rPr>
              <w:t>Work item</w:t>
            </w:r>
          </w:p>
        </w:tc>
        <w:tc>
          <w:tcPr>
            <w:tcW w:w="4619" w:type="dxa"/>
          </w:tcPr>
          <w:p w:rsidR="00E814AA" w:rsidRDefault="00E814AA" w:rsidP="003C37E7">
            <w:pPr>
              <w:pStyle w:val="ListParagraph"/>
              <w:spacing w:before="0" w:after="0" w:line="240" w:lineRule="auto"/>
              <w:ind w:left="0"/>
              <w:rPr>
                <w:noProof/>
              </w:rPr>
            </w:pPr>
            <w:r>
              <w:rPr>
                <w:noProof/>
              </w:rPr>
              <w:t>Tác vụ</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5</w:t>
            </w:r>
          </w:p>
        </w:tc>
        <w:tc>
          <w:tcPr>
            <w:tcW w:w="3751" w:type="dxa"/>
          </w:tcPr>
          <w:p w:rsidR="00E814AA" w:rsidRDefault="00E814AA" w:rsidP="003C37E7">
            <w:pPr>
              <w:pStyle w:val="ListParagraph"/>
              <w:spacing w:line="240" w:lineRule="auto"/>
              <w:ind w:left="0"/>
              <w:rPr>
                <w:noProof/>
              </w:rPr>
            </w:pPr>
            <w:r>
              <w:rPr>
                <w:noProof/>
              </w:rPr>
              <w:t>Work item history</w:t>
            </w:r>
          </w:p>
        </w:tc>
        <w:tc>
          <w:tcPr>
            <w:tcW w:w="4619" w:type="dxa"/>
          </w:tcPr>
          <w:p w:rsidR="00E814AA" w:rsidRDefault="00E814AA" w:rsidP="003C37E7">
            <w:pPr>
              <w:pStyle w:val="ListParagraph"/>
              <w:spacing w:before="0" w:after="0" w:line="240" w:lineRule="auto"/>
              <w:ind w:left="0"/>
              <w:rPr>
                <w:noProof/>
              </w:rPr>
            </w:pPr>
            <w:r>
              <w:rPr>
                <w:noProof/>
              </w:rPr>
              <w:t>Lịch sử tác vụ</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6</w:t>
            </w:r>
          </w:p>
        </w:tc>
        <w:tc>
          <w:tcPr>
            <w:tcW w:w="3751" w:type="dxa"/>
          </w:tcPr>
          <w:p w:rsidR="00E814AA" w:rsidRDefault="00E814AA" w:rsidP="003C37E7">
            <w:pPr>
              <w:pStyle w:val="ListParagraph"/>
              <w:spacing w:line="240" w:lineRule="auto"/>
              <w:ind w:left="0"/>
              <w:rPr>
                <w:noProof/>
              </w:rPr>
            </w:pPr>
            <w:r>
              <w:rPr>
                <w:noProof/>
              </w:rPr>
              <w:t>Attachment</w:t>
            </w:r>
          </w:p>
        </w:tc>
        <w:tc>
          <w:tcPr>
            <w:tcW w:w="4619" w:type="dxa"/>
          </w:tcPr>
          <w:p w:rsidR="00E814AA" w:rsidRDefault="00E814AA" w:rsidP="003C37E7">
            <w:pPr>
              <w:pStyle w:val="ListParagraph"/>
              <w:spacing w:before="0" w:after="0" w:line="240" w:lineRule="auto"/>
              <w:ind w:left="0"/>
              <w:rPr>
                <w:noProof/>
              </w:rPr>
            </w:pPr>
            <w:r>
              <w:rPr>
                <w:noProof/>
              </w:rPr>
              <w:t>Tập tin đính kèm</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7</w:t>
            </w:r>
          </w:p>
        </w:tc>
        <w:tc>
          <w:tcPr>
            <w:tcW w:w="3751" w:type="dxa"/>
          </w:tcPr>
          <w:p w:rsidR="00E814AA" w:rsidRDefault="00E814AA" w:rsidP="003C37E7">
            <w:pPr>
              <w:pStyle w:val="ListParagraph"/>
              <w:spacing w:line="240" w:lineRule="auto"/>
              <w:ind w:left="0"/>
              <w:rPr>
                <w:noProof/>
              </w:rPr>
            </w:pPr>
            <w:r>
              <w:rPr>
                <w:noProof/>
              </w:rPr>
              <w:t>Comment</w:t>
            </w:r>
          </w:p>
        </w:tc>
        <w:tc>
          <w:tcPr>
            <w:tcW w:w="4619" w:type="dxa"/>
          </w:tcPr>
          <w:p w:rsidR="00E814AA" w:rsidRDefault="00E814AA" w:rsidP="003C37E7">
            <w:pPr>
              <w:pStyle w:val="ListParagraph"/>
              <w:spacing w:before="0" w:after="0" w:line="240" w:lineRule="auto"/>
              <w:ind w:left="0"/>
              <w:rPr>
                <w:noProof/>
              </w:rPr>
            </w:pPr>
            <w:r>
              <w:rPr>
                <w:noProof/>
              </w:rPr>
              <w:t>Lời bình luận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8</w:t>
            </w:r>
          </w:p>
        </w:tc>
        <w:tc>
          <w:tcPr>
            <w:tcW w:w="3751" w:type="dxa"/>
          </w:tcPr>
          <w:p w:rsidR="00E814AA" w:rsidRDefault="00E814AA" w:rsidP="003C37E7">
            <w:pPr>
              <w:pStyle w:val="ListParagraph"/>
              <w:spacing w:line="240" w:lineRule="auto"/>
              <w:ind w:left="0"/>
              <w:rPr>
                <w:noProof/>
              </w:rPr>
            </w:pPr>
            <w:r>
              <w:rPr>
                <w:noProof/>
              </w:rPr>
              <w:t>Account</w:t>
            </w:r>
          </w:p>
        </w:tc>
        <w:tc>
          <w:tcPr>
            <w:tcW w:w="4619" w:type="dxa"/>
          </w:tcPr>
          <w:p w:rsidR="00E814AA" w:rsidRDefault="00E814AA" w:rsidP="003C37E7">
            <w:pPr>
              <w:pStyle w:val="ListParagraph"/>
              <w:spacing w:before="0" w:after="0" w:line="240" w:lineRule="auto"/>
              <w:ind w:left="0"/>
              <w:rPr>
                <w:noProof/>
              </w:rPr>
            </w:pPr>
            <w:r>
              <w:rPr>
                <w:noProof/>
              </w:rPr>
              <w:t>T</w:t>
            </w:r>
            <w:r w:rsidR="00D4347C">
              <w:rPr>
                <w:noProof/>
              </w:rPr>
              <w:t>à</w:t>
            </w:r>
            <w:r>
              <w:rPr>
                <w:noProof/>
              </w:rPr>
              <w:t>i khoản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9</w:t>
            </w:r>
          </w:p>
        </w:tc>
        <w:tc>
          <w:tcPr>
            <w:tcW w:w="3751" w:type="dxa"/>
          </w:tcPr>
          <w:p w:rsidR="00E814AA" w:rsidRDefault="00E814AA" w:rsidP="003C37E7">
            <w:pPr>
              <w:pStyle w:val="ListParagraph"/>
              <w:spacing w:line="240" w:lineRule="auto"/>
              <w:ind w:left="0"/>
              <w:rPr>
                <w:noProof/>
              </w:rPr>
            </w:pPr>
            <w:r>
              <w:rPr>
                <w:noProof/>
              </w:rPr>
              <w:t>Proccess</w:t>
            </w:r>
          </w:p>
        </w:tc>
        <w:tc>
          <w:tcPr>
            <w:tcW w:w="4619" w:type="dxa"/>
          </w:tcPr>
          <w:p w:rsidR="00E814AA" w:rsidRDefault="00E814AA" w:rsidP="003C37E7">
            <w:pPr>
              <w:pStyle w:val="ListParagraph"/>
              <w:spacing w:before="0" w:after="0" w:line="240" w:lineRule="auto"/>
              <w:ind w:left="0"/>
              <w:rPr>
                <w:noProof/>
              </w:rPr>
            </w:pPr>
            <w:r>
              <w:rPr>
                <w:noProof/>
              </w:rPr>
              <w:t>Quy trình phát triển phần mềm</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10</w:t>
            </w:r>
          </w:p>
        </w:tc>
        <w:tc>
          <w:tcPr>
            <w:tcW w:w="3751" w:type="dxa"/>
          </w:tcPr>
          <w:p w:rsidR="00E814AA" w:rsidRDefault="00E814AA" w:rsidP="003C37E7">
            <w:pPr>
              <w:pStyle w:val="ListParagraph"/>
              <w:spacing w:line="240" w:lineRule="auto"/>
              <w:ind w:left="0"/>
              <w:rPr>
                <w:noProof/>
              </w:rPr>
            </w:pPr>
            <w:r>
              <w:rPr>
                <w:noProof/>
              </w:rPr>
              <w:t>Study Class</w:t>
            </w:r>
          </w:p>
        </w:tc>
        <w:tc>
          <w:tcPr>
            <w:tcW w:w="4619" w:type="dxa"/>
          </w:tcPr>
          <w:p w:rsidR="00E814AA" w:rsidRDefault="00E814AA" w:rsidP="003C37E7">
            <w:pPr>
              <w:pStyle w:val="ListParagraph"/>
              <w:spacing w:before="0" w:after="0" w:line="240" w:lineRule="auto"/>
              <w:ind w:left="0"/>
              <w:rPr>
                <w:noProof/>
              </w:rPr>
            </w:pPr>
            <w:r>
              <w:rPr>
                <w:noProof/>
              </w:rPr>
              <w:t>Lớp học</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11</w:t>
            </w:r>
          </w:p>
        </w:tc>
        <w:tc>
          <w:tcPr>
            <w:tcW w:w="3751" w:type="dxa"/>
          </w:tcPr>
          <w:p w:rsidR="00E814AA" w:rsidRDefault="00E814AA" w:rsidP="003C37E7">
            <w:pPr>
              <w:pStyle w:val="ListParagraph"/>
              <w:spacing w:line="240" w:lineRule="auto"/>
              <w:ind w:left="0"/>
              <w:rPr>
                <w:noProof/>
              </w:rPr>
            </w:pPr>
            <w:r>
              <w:rPr>
                <w:noProof/>
              </w:rPr>
              <w:t>Calendar</w:t>
            </w:r>
          </w:p>
        </w:tc>
        <w:tc>
          <w:tcPr>
            <w:tcW w:w="4619" w:type="dxa"/>
          </w:tcPr>
          <w:p w:rsidR="00E814AA" w:rsidRDefault="00E814AA" w:rsidP="003C37E7">
            <w:pPr>
              <w:pStyle w:val="ListParagraph"/>
              <w:spacing w:before="0" w:after="0" w:line="240" w:lineRule="auto"/>
              <w:ind w:left="0"/>
              <w:rPr>
                <w:noProof/>
              </w:rPr>
            </w:pPr>
            <w:r>
              <w:rPr>
                <w:noProof/>
              </w:rPr>
              <w:t>Lịch trình</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lastRenderedPageBreak/>
              <w:t>12</w:t>
            </w:r>
          </w:p>
        </w:tc>
        <w:tc>
          <w:tcPr>
            <w:tcW w:w="3751" w:type="dxa"/>
          </w:tcPr>
          <w:p w:rsidR="00E814AA" w:rsidRDefault="00E814AA" w:rsidP="003C37E7">
            <w:pPr>
              <w:pStyle w:val="ListParagraph"/>
              <w:spacing w:line="240" w:lineRule="auto"/>
              <w:ind w:left="0"/>
              <w:rPr>
                <w:noProof/>
              </w:rPr>
            </w:pPr>
            <w:r>
              <w:rPr>
                <w:noProof/>
              </w:rPr>
              <w:t>R</w:t>
            </w:r>
            <w:r w:rsidR="00BE0F02">
              <w:rPr>
                <w:noProof/>
              </w:rPr>
              <w:t>ole</w:t>
            </w:r>
          </w:p>
        </w:tc>
        <w:tc>
          <w:tcPr>
            <w:tcW w:w="4619" w:type="dxa"/>
          </w:tcPr>
          <w:p w:rsidR="00E814AA" w:rsidRDefault="00BE0F02" w:rsidP="003C37E7">
            <w:pPr>
              <w:pStyle w:val="ListParagraph"/>
              <w:spacing w:before="0" w:after="0" w:line="240" w:lineRule="auto"/>
              <w:ind w:left="0"/>
              <w:rPr>
                <w:noProof/>
              </w:rPr>
            </w:pPr>
            <w:r>
              <w:rPr>
                <w:noProof/>
              </w:rPr>
              <w:t>Vai trò trong dự án.</w:t>
            </w:r>
          </w:p>
        </w:tc>
      </w:tr>
      <w:tr w:rsidR="00E814AA" w:rsidTr="003C37E7">
        <w:tc>
          <w:tcPr>
            <w:tcW w:w="1008" w:type="dxa"/>
          </w:tcPr>
          <w:p w:rsidR="00E814AA" w:rsidRDefault="00E814AA" w:rsidP="003C37E7">
            <w:pPr>
              <w:pStyle w:val="ListParagraph"/>
              <w:spacing w:before="0" w:after="0" w:line="240" w:lineRule="auto"/>
              <w:ind w:left="0"/>
              <w:rPr>
                <w:noProof/>
              </w:rPr>
            </w:pPr>
            <w:r>
              <w:rPr>
                <w:noProof/>
              </w:rPr>
              <w:t>1</w:t>
            </w:r>
            <w:r w:rsidR="00D4347C">
              <w:rPr>
                <w:noProof/>
              </w:rPr>
              <w:t>3</w:t>
            </w:r>
          </w:p>
        </w:tc>
        <w:tc>
          <w:tcPr>
            <w:tcW w:w="3751" w:type="dxa"/>
          </w:tcPr>
          <w:p w:rsidR="00E814AA" w:rsidRDefault="00E814AA" w:rsidP="003C37E7">
            <w:pPr>
              <w:pStyle w:val="ListParagraph"/>
              <w:spacing w:line="240" w:lineRule="auto"/>
              <w:ind w:left="0"/>
              <w:rPr>
                <w:noProof/>
              </w:rPr>
            </w:pPr>
            <w:r>
              <w:rPr>
                <w:noProof/>
              </w:rPr>
              <w:t>Event</w:t>
            </w:r>
          </w:p>
        </w:tc>
        <w:tc>
          <w:tcPr>
            <w:tcW w:w="4619" w:type="dxa"/>
          </w:tcPr>
          <w:p w:rsidR="00E814AA" w:rsidRDefault="00E814AA" w:rsidP="004A605E">
            <w:pPr>
              <w:pStyle w:val="ListParagraph"/>
              <w:keepNext/>
              <w:spacing w:before="0" w:after="0" w:line="240" w:lineRule="auto"/>
              <w:ind w:left="0"/>
              <w:rPr>
                <w:noProof/>
              </w:rPr>
            </w:pPr>
            <w:r>
              <w:rPr>
                <w:noProof/>
              </w:rPr>
              <w:t>Sự kiện</w:t>
            </w:r>
          </w:p>
        </w:tc>
      </w:tr>
    </w:tbl>
    <w:p w:rsidR="004A605E" w:rsidRDefault="004A605E">
      <w:pPr>
        <w:pStyle w:val="Caption"/>
      </w:pPr>
      <w:bookmarkStart w:id="665" w:name="_Toc327109563"/>
      <w:bookmarkStart w:id="666" w:name="_Toc327604694"/>
      <w:r>
        <w:t xml:space="preserve">Bảng </w:t>
      </w:r>
      <w:fldSimple w:instr=" SEQ Bảng \* ARABIC ">
        <w:r w:rsidR="00AA2A04">
          <w:rPr>
            <w:noProof/>
          </w:rPr>
          <w:t>3</w:t>
        </w:r>
      </w:fldSimple>
      <w:r>
        <w:t xml:space="preserve"> </w:t>
      </w:r>
      <w:r w:rsidRPr="009F2A1A">
        <w:t>Các lớp đối tượng</w:t>
      </w:r>
      <w:bookmarkEnd w:id="665"/>
      <w:bookmarkEnd w:id="666"/>
    </w:p>
    <w:p w:rsidR="00341D1C" w:rsidRDefault="00341D1C" w:rsidP="00341D1C">
      <w:pPr>
        <w:pStyle w:val="Heading2"/>
        <w:rPr>
          <w:noProof/>
        </w:rPr>
      </w:pPr>
      <w:bookmarkStart w:id="667" w:name="_Toc327121425"/>
      <w:bookmarkStart w:id="668" w:name="_Toc327604666"/>
      <w:bookmarkStart w:id="669" w:name="_Toc327822210"/>
      <w:r>
        <w:rPr>
          <w:noProof/>
        </w:rPr>
        <w:t>Thiết kế giao diện</w:t>
      </w:r>
      <w:bookmarkEnd w:id="667"/>
      <w:bookmarkEnd w:id="668"/>
      <w:bookmarkEnd w:id="669"/>
    </w:p>
    <w:p w:rsidR="00341D1C" w:rsidRDefault="00341D1C" w:rsidP="00341D1C">
      <w:pPr>
        <w:pStyle w:val="Heading3"/>
      </w:pPr>
      <w:bookmarkStart w:id="670" w:name="_Toc327121426"/>
      <w:bookmarkStart w:id="671" w:name="_Toc327604667"/>
      <w:bookmarkStart w:id="672" w:name="_Toc327822211"/>
      <w:r>
        <w:t>Chức năng quản lý người dùng</w:t>
      </w:r>
      <w:bookmarkEnd w:id="670"/>
      <w:bookmarkEnd w:id="671"/>
      <w:bookmarkEnd w:id="672"/>
    </w:p>
    <w:p w:rsidR="00E012C8" w:rsidRDefault="00341D1C" w:rsidP="00E012C8">
      <w:pPr>
        <w:pStyle w:val="ListParagraph"/>
        <w:keepNext/>
        <w:ind w:left="0"/>
      </w:pPr>
      <w:r>
        <w:rPr>
          <w:noProof/>
        </w:rPr>
        <w:drawing>
          <wp:inline distT="0" distB="0" distL="0" distR="0" wp14:anchorId="46135430" wp14:editId="6E91872F">
            <wp:extent cx="5779698" cy="2122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598" t="13679" r="1092" b="28302"/>
                    <a:stretch/>
                  </pic:blipFill>
                  <pic:spPr bwMode="auto">
                    <a:xfrm>
                      <a:off x="0" y="0"/>
                      <a:ext cx="5783713" cy="212357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673" w:name="_Toc327109446"/>
      <w:bookmarkStart w:id="674" w:name="_Toc327604705"/>
      <w:r>
        <w:t xml:space="preserve">Hình </w:t>
      </w:r>
      <w:fldSimple w:instr=" SEQ Hình \* ARABIC ">
        <w:r w:rsidR="00596A5A">
          <w:rPr>
            <w:noProof/>
          </w:rPr>
          <w:t>11</w:t>
        </w:r>
      </w:fldSimple>
      <w:r>
        <w:t xml:space="preserve"> </w:t>
      </w:r>
      <w:r w:rsidRPr="001E62D6">
        <w:t>Giao diện danh sách người dùng</w:t>
      </w:r>
      <w:bookmarkEnd w:id="673"/>
      <w:bookmarkEnd w:id="674"/>
    </w:p>
    <w:p w:rsidR="00341D1C" w:rsidRDefault="00341D1C" w:rsidP="00341D1C">
      <w:pPr>
        <w:pStyle w:val="ListParagraph"/>
        <w:ind w:left="0"/>
        <w:jc w:val="both"/>
      </w:pPr>
      <w:r>
        <w:t>Admin có thể thêm người dùng bằng email. Email kích hoạt sẽ gửi tới người dùng để người dùng thực hiện tác vụ kích hoạt và xác lập mật khẩu.</w:t>
      </w:r>
    </w:p>
    <w:p w:rsidR="00341D1C" w:rsidRDefault="00341D1C" w:rsidP="00341D1C">
      <w:pPr>
        <w:pStyle w:val="ListParagraph"/>
        <w:ind w:left="0"/>
        <w:rPr>
          <w:noProof/>
        </w:rPr>
      </w:pPr>
    </w:p>
    <w:p w:rsidR="00E012C8" w:rsidRDefault="00341D1C" w:rsidP="00E012C8">
      <w:pPr>
        <w:pStyle w:val="ListParagraph"/>
        <w:keepNext/>
        <w:ind w:left="0"/>
      </w:pPr>
      <w:r>
        <w:rPr>
          <w:noProof/>
        </w:rPr>
        <w:drawing>
          <wp:inline distT="0" distB="0" distL="0" distR="0" wp14:anchorId="5FFBF66E" wp14:editId="6029CA6D">
            <wp:extent cx="5779698" cy="12163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1307" t="13412" r="1445" b="53412"/>
                    <a:stretch/>
                  </pic:blipFill>
                  <pic:spPr bwMode="auto">
                    <a:xfrm>
                      <a:off x="0" y="0"/>
                      <a:ext cx="5780117" cy="121641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675" w:name="_Toc327109447"/>
      <w:bookmarkStart w:id="676" w:name="_Toc327604706"/>
      <w:r>
        <w:t xml:space="preserve">Hình </w:t>
      </w:r>
      <w:fldSimple w:instr=" SEQ Hình \* ARABIC ">
        <w:r w:rsidR="00596A5A">
          <w:rPr>
            <w:noProof/>
          </w:rPr>
          <w:t>12</w:t>
        </w:r>
      </w:fldSimple>
      <w:r>
        <w:t xml:space="preserve"> </w:t>
      </w:r>
      <w:r w:rsidRPr="00CE1358">
        <w:t>Giao diện tạo tài khoản mới</w:t>
      </w:r>
      <w:bookmarkEnd w:id="675"/>
      <w:bookmarkEnd w:id="676"/>
    </w:p>
    <w:p w:rsidR="00341D1C" w:rsidRDefault="00341D1C" w:rsidP="00341D1C">
      <w:pPr>
        <w:pStyle w:val="ListParagraph"/>
        <w:ind w:left="0"/>
        <w:jc w:val="both"/>
      </w:pPr>
      <w:r>
        <w:t>Admin cũng có thể khóa hoặc xóa tài khoản người dùng bằng cách thay đổi trạng thái của người dùng.</w:t>
      </w:r>
    </w:p>
    <w:p w:rsidR="00341D1C" w:rsidRDefault="00341D1C" w:rsidP="00341D1C">
      <w:pPr>
        <w:pStyle w:val="Heading3"/>
      </w:pPr>
      <w:bookmarkStart w:id="677" w:name="_Toc327121427"/>
      <w:bookmarkStart w:id="678" w:name="_Toc327604668"/>
      <w:bookmarkStart w:id="679" w:name="_Toc327822212"/>
      <w:r>
        <w:t>Chức năng quản lý Proccess</w:t>
      </w:r>
      <w:bookmarkEnd w:id="677"/>
      <w:bookmarkEnd w:id="678"/>
      <w:bookmarkEnd w:id="679"/>
    </w:p>
    <w:p w:rsidR="00341D1C" w:rsidRDefault="00341D1C" w:rsidP="00341D1C">
      <w:pPr>
        <w:jc w:val="both"/>
      </w:pPr>
      <w:r>
        <w:lastRenderedPageBreak/>
        <w:t>Admin có thể tạo những loại process khác nhau để phù hợp với đặc thù của những quy trình xây dựng phần mềm khác nhau.</w:t>
      </w:r>
    </w:p>
    <w:p w:rsidR="00E012C8" w:rsidRDefault="00341D1C" w:rsidP="00E012C8">
      <w:pPr>
        <w:pStyle w:val="ListParagraph"/>
        <w:keepNext/>
        <w:ind w:left="0"/>
      </w:pPr>
      <w:r>
        <w:rPr>
          <w:noProof/>
        </w:rPr>
        <w:drawing>
          <wp:inline distT="0" distB="0" distL="0" distR="0" wp14:anchorId="3E47AA17" wp14:editId="5E54FCCF">
            <wp:extent cx="5796951" cy="9230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1451" t="13715" r="1016" b="60983"/>
                    <a:stretch/>
                  </pic:blipFill>
                  <pic:spPr bwMode="auto">
                    <a:xfrm>
                      <a:off x="0" y="0"/>
                      <a:ext cx="5796951" cy="9230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680" w:name="_Toc327109448"/>
      <w:bookmarkStart w:id="681" w:name="_Toc327604707"/>
      <w:r>
        <w:t xml:space="preserve">Hình </w:t>
      </w:r>
      <w:fldSimple w:instr=" SEQ Hình \* ARABIC ">
        <w:r w:rsidR="00596A5A">
          <w:rPr>
            <w:noProof/>
          </w:rPr>
          <w:t>13</w:t>
        </w:r>
      </w:fldSimple>
      <w:r>
        <w:t xml:space="preserve"> </w:t>
      </w:r>
      <w:r w:rsidRPr="00184F87">
        <w:t>Giao diện danh sách quản lý proccess</w:t>
      </w:r>
      <w:bookmarkEnd w:id="680"/>
      <w:bookmarkEnd w:id="681"/>
    </w:p>
    <w:p w:rsidR="00341D1C" w:rsidRDefault="00341D1C" w:rsidP="00341D1C">
      <w:r>
        <w:t>Màn hình dưới là giao diện upload file file XML mô tả process.</w:t>
      </w:r>
    </w:p>
    <w:p w:rsidR="00E012C8" w:rsidRDefault="00341D1C" w:rsidP="00E012C8">
      <w:pPr>
        <w:pStyle w:val="ListParagraph"/>
        <w:keepNext/>
        <w:ind w:left="0"/>
      </w:pPr>
      <w:r>
        <w:rPr>
          <w:noProof/>
        </w:rPr>
        <w:drawing>
          <wp:inline distT="0" distB="0" distL="0" distR="0" wp14:anchorId="7D7383D6" wp14:editId="5395A57F">
            <wp:extent cx="5763137" cy="88852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1460" t="16585" r="1015" b="59012"/>
                    <a:stretch/>
                  </pic:blipFill>
                  <pic:spPr bwMode="auto">
                    <a:xfrm>
                      <a:off x="0" y="0"/>
                      <a:ext cx="5796452" cy="89365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682" w:name="_Toc327109449"/>
      <w:bookmarkStart w:id="683" w:name="_Toc327604708"/>
      <w:r>
        <w:t xml:space="preserve">Hình </w:t>
      </w:r>
      <w:fldSimple w:instr=" SEQ Hình \* ARABIC ">
        <w:r w:rsidR="00596A5A">
          <w:rPr>
            <w:noProof/>
          </w:rPr>
          <w:t>14</w:t>
        </w:r>
      </w:fldSimple>
      <w:r>
        <w:t xml:space="preserve"> </w:t>
      </w:r>
      <w:r w:rsidRPr="00EE355A">
        <w:t>Giao diện upload file XML mô tả proccess</w:t>
      </w:r>
      <w:bookmarkEnd w:id="682"/>
      <w:bookmarkEnd w:id="683"/>
    </w:p>
    <w:p w:rsidR="00341D1C" w:rsidRDefault="00341D1C" w:rsidP="00341D1C">
      <w:pPr>
        <w:pStyle w:val="Heading3"/>
      </w:pPr>
      <w:bookmarkStart w:id="684" w:name="_Toc327121428"/>
      <w:bookmarkStart w:id="685" w:name="_Toc327604669"/>
      <w:bookmarkStart w:id="686" w:name="_Toc327822213"/>
      <w:r>
        <w:t>Chức năng quản lý Study Class</w:t>
      </w:r>
      <w:bookmarkEnd w:id="684"/>
      <w:bookmarkEnd w:id="685"/>
      <w:bookmarkEnd w:id="686"/>
    </w:p>
    <w:p w:rsidR="00341D1C" w:rsidRDefault="00341D1C" w:rsidP="00341D1C">
      <w:pPr>
        <w:jc w:val="both"/>
      </w:pPr>
      <w:r>
        <w:t>Với chức năng này, admin có thể tạo mới, xóa, chỉnh sửa thông tin của study class</w:t>
      </w:r>
    </w:p>
    <w:p w:rsidR="00341D1C" w:rsidRDefault="00341D1C" w:rsidP="00341D1C">
      <w:pPr>
        <w:pStyle w:val="ListParagraph"/>
        <w:ind w:left="0"/>
        <w:rPr>
          <w:noProof/>
        </w:rPr>
      </w:pPr>
    </w:p>
    <w:p w:rsidR="00E012C8" w:rsidRDefault="00341D1C" w:rsidP="00E012C8">
      <w:pPr>
        <w:pStyle w:val="ListParagraph"/>
        <w:keepNext/>
        <w:ind w:left="0"/>
      </w:pPr>
      <w:r>
        <w:rPr>
          <w:noProof/>
        </w:rPr>
        <w:drawing>
          <wp:inline distT="0" distB="0" distL="0" distR="0" wp14:anchorId="2EFAE39C" wp14:editId="69FAB5C8">
            <wp:extent cx="5771072" cy="1820174"/>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1596" t="13515" r="1306" b="36461"/>
                    <a:stretch/>
                  </pic:blipFill>
                  <pic:spPr bwMode="auto">
                    <a:xfrm>
                      <a:off x="0" y="0"/>
                      <a:ext cx="5771072" cy="1820174"/>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687" w:name="_Toc327109450"/>
      <w:bookmarkStart w:id="688" w:name="_Toc327604709"/>
      <w:r>
        <w:t xml:space="preserve">Hình </w:t>
      </w:r>
      <w:fldSimple w:instr=" SEQ Hình \* ARABIC ">
        <w:r w:rsidR="00596A5A">
          <w:rPr>
            <w:noProof/>
          </w:rPr>
          <w:t>15</w:t>
        </w:r>
      </w:fldSimple>
      <w:r>
        <w:t xml:space="preserve"> </w:t>
      </w:r>
      <w:r w:rsidRPr="00BC3D83">
        <w:t>Giao diện danh sách lớp học</w:t>
      </w:r>
      <w:bookmarkEnd w:id="687"/>
      <w:bookmarkEnd w:id="688"/>
    </w:p>
    <w:p w:rsidR="00341D1C" w:rsidRDefault="00341D1C" w:rsidP="00341D1C">
      <w:pPr>
        <w:pStyle w:val="Heading3"/>
      </w:pPr>
      <w:bookmarkStart w:id="689" w:name="_Toc327121429"/>
      <w:bookmarkStart w:id="690" w:name="_Toc327604670"/>
      <w:bookmarkStart w:id="691" w:name="_Toc327822214"/>
      <w:r>
        <w:t>Chức năng quản lý Project</w:t>
      </w:r>
      <w:bookmarkEnd w:id="689"/>
      <w:bookmarkEnd w:id="690"/>
      <w:bookmarkEnd w:id="691"/>
    </w:p>
    <w:p w:rsidR="00341D1C" w:rsidRDefault="00341D1C" w:rsidP="00341D1C">
      <w:r>
        <w:t>Chức năng này giúp admin tạo lập, chỉnh sửa và chuyển đến giao diện của project.</w:t>
      </w:r>
    </w:p>
    <w:p w:rsidR="00E012C8" w:rsidRDefault="00341D1C" w:rsidP="00E012C8">
      <w:pPr>
        <w:pStyle w:val="ListParagraph"/>
        <w:keepNext/>
        <w:ind w:left="0"/>
        <w:jc w:val="center"/>
      </w:pPr>
      <w:r>
        <w:rPr>
          <w:noProof/>
        </w:rPr>
        <w:lastRenderedPageBreak/>
        <w:drawing>
          <wp:inline distT="0" distB="0" distL="0" distR="0" wp14:anchorId="521C98E4" wp14:editId="2E223780">
            <wp:extent cx="5796951" cy="212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1742" t="13217" r="726" b="28724"/>
                    <a:stretch/>
                  </pic:blipFill>
                  <pic:spPr bwMode="auto">
                    <a:xfrm>
                      <a:off x="0" y="0"/>
                      <a:ext cx="5796950" cy="212209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692" w:name="_Toc327109451"/>
      <w:bookmarkStart w:id="693" w:name="_Toc327604710"/>
      <w:r>
        <w:t xml:space="preserve">Hình </w:t>
      </w:r>
      <w:fldSimple w:instr=" SEQ Hình \* ARABIC ">
        <w:r w:rsidR="00596A5A">
          <w:rPr>
            <w:noProof/>
          </w:rPr>
          <w:t>16</w:t>
        </w:r>
      </w:fldSimple>
      <w:r>
        <w:t xml:space="preserve"> </w:t>
      </w:r>
      <w:r w:rsidRPr="0099136E">
        <w:t>Giao diện danh sách dự án</w:t>
      </w:r>
      <w:bookmarkEnd w:id="692"/>
      <w:bookmarkEnd w:id="693"/>
    </w:p>
    <w:p w:rsidR="00341D1C" w:rsidRDefault="00341D1C" w:rsidP="00341D1C">
      <w:pPr>
        <w:pStyle w:val="Heading3"/>
      </w:pPr>
      <w:bookmarkStart w:id="694" w:name="_Toc327121430"/>
      <w:bookmarkStart w:id="695" w:name="_Toc327604671"/>
      <w:bookmarkStart w:id="696" w:name="_Toc327822215"/>
      <w:r>
        <w:t>Chức năng quản lý thành viên dự án</w:t>
      </w:r>
      <w:bookmarkEnd w:id="694"/>
      <w:bookmarkEnd w:id="695"/>
      <w:bookmarkEnd w:id="696"/>
    </w:p>
    <w:p w:rsidR="00341D1C" w:rsidRDefault="00341D1C" w:rsidP="00341D1C">
      <w:pPr>
        <w:jc w:val="both"/>
      </w:pPr>
      <w:r>
        <w:t>Tại đây thành viên của project có thể thêm thành viên mới vào dự án, phân quyền cho thành viên hoặc loại thành viên ra khỏi dự án.  Chỉ có thành viên của dự án mới có thể thêm mới tác vụ vào dự án.</w:t>
      </w:r>
    </w:p>
    <w:p w:rsidR="00341D1C" w:rsidRDefault="00341D1C" w:rsidP="00341D1C">
      <w:pPr>
        <w:pStyle w:val="ListParagraph"/>
        <w:ind w:left="0"/>
        <w:rPr>
          <w:noProof/>
        </w:rPr>
      </w:pPr>
    </w:p>
    <w:p w:rsidR="00E012C8" w:rsidRDefault="00341D1C" w:rsidP="00E012C8">
      <w:pPr>
        <w:pStyle w:val="ListParagraph"/>
        <w:keepNext/>
        <w:ind w:left="0"/>
      </w:pPr>
      <w:r>
        <w:rPr>
          <w:noProof/>
        </w:rPr>
        <w:drawing>
          <wp:inline distT="0" distB="0" distL="0" distR="0" wp14:anchorId="71B7E6B7" wp14:editId="371AE3AE">
            <wp:extent cx="5805577" cy="1250831"/>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1596" t="14861" r="725" b="50935"/>
                    <a:stretch/>
                  </pic:blipFill>
                  <pic:spPr bwMode="auto">
                    <a:xfrm>
                      <a:off x="0" y="0"/>
                      <a:ext cx="5805577" cy="1250831"/>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697" w:name="_Toc327109452"/>
      <w:bookmarkStart w:id="698" w:name="_Toc327604711"/>
      <w:r>
        <w:t xml:space="preserve">Hình </w:t>
      </w:r>
      <w:fldSimple w:instr=" SEQ Hình \* ARABIC ">
        <w:r w:rsidR="00596A5A">
          <w:rPr>
            <w:noProof/>
          </w:rPr>
          <w:t>17</w:t>
        </w:r>
      </w:fldSimple>
      <w:r>
        <w:t xml:space="preserve"> </w:t>
      </w:r>
      <w:r w:rsidRPr="005D057F">
        <w:t>Giao diện danh sách thành viên của dự án</w:t>
      </w:r>
      <w:bookmarkEnd w:id="697"/>
      <w:bookmarkEnd w:id="698"/>
    </w:p>
    <w:p w:rsidR="00341D1C" w:rsidRDefault="00341D1C" w:rsidP="00341D1C">
      <w:pPr>
        <w:pStyle w:val="Heading3"/>
      </w:pPr>
      <w:bookmarkStart w:id="699" w:name="_Toc327121431"/>
      <w:bookmarkStart w:id="700" w:name="_Toc327604672"/>
      <w:bookmarkStart w:id="701" w:name="_Toc327822216"/>
      <w:r>
        <w:t>Chức năng quản lý tác vụ</w:t>
      </w:r>
      <w:bookmarkEnd w:id="699"/>
      <w:bookmarkEnd w:id="700"/>
      <w:bookmarkEnd w:id="701"/>
    </w:p>
    <w:p w:rsidR="00341D1C" w:rsidRDefault="00341D1C" w:rsidP="00341D1C">
      <w:pPr>
        <w:jc w:val="both"/>
      </w:pPr>
      <w:r>
        <w:t>Chức năng này giúp các thành viên tạo lập các tác vụ theo quy trình xây dựng phần mềm, chỉ định người chịu trách nhiệm, ngày hết hạn. Đây là chức năng chính nhằm theo dõi, quản lý tiến độ của dự án.</w:t>
      </w:r>
    </w:p>
    <w:p w:rsidR="00E012C8" w:rsidRDefault="00341D1C" w:rsidP="00E012C8">
      <w:pPr>
        <w:pStyle w:val="ListParagraph"/>
        <w:keepNext/>
        <w:spacing w:before="0" w:after="200" w:line="276" w:lineRule="auto"/>
        <w:ind w:left="0"/>
      </w:pPr>
      <w:r>
        <w:rPr>
          <w:noProof/>
        </w:rPr>
        <w:lastRenderedPageBreak/>
        <w:drawing>
          <wp:inline distT="0" distB="0" distL="0" distR="0" wp14:anchorId="1D9D64F4" wp14:editId="3A3696D8">
            <wp:extent cx="5745192" cy="219110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1596" t="20047" r="1741" b="20047"/>
                    <a:stretch/>
                  </pic:blipFill>
                  <pic:spPr bwMode="auto">
                    <a:xfrm>
                      <a:off x="0" y="0"/>
                      <a:ext cx="5745192" cy="2191109"/>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702" w:name="_Toc327109453"/>
      <w:bookmarkStart w:id="703" w:name="_Toc327604712"/>
      <w:r>
        <w:t xml:space="preserve">Hình </w:t>
      </w:r>
      <w:fldSimple w:instr=" SEQ Hình \* ARABIC ">
        <w:r w:rsidR="00596A5A">
          <w:rPr>
            <w:noProof/>
          </w:rPr>
          <w:t>18</w:t>
        </w:r>
      </w:fldSimple>
      <w:r>
        <w:t xml:space="preserve"> </w:t>
      </w:r>
      <w:r w:rsidRPr="00794BE1">
        <w:t>Giao diện danh sách tác vụ</w:t>
      </w:r>
      <w:bookmarkEnd w:id="702"/>
      <w:bookmarkEnd w:id="703"/>
    </w:p>
    <w:p w:rsidR="00341D1C" w:rsidRDefault="00341D1C" w:rsidP="00341D1C">
      <w:pPr>
        <w:pStyle w:val="Heading3"/>
      </w:pPr>
      <w:bookmarkStart w:id="704" w:name="_Toc327121432"/>
      <w:bookmarkStart w:id="705" w:name="_Toc327604673"/>
      <w:bookmarkStart w:id="706" w:name="_Toc327822217"/>
      <w:r>
        <w:t>Chức năng lên kế hoạch</w:t>
      </w:r>
      <w:bookmarkEnd w:id="704"/>
      <w:bookmarkEnd w:id="705"/>
      <w:bookmarkEnd w:id="706"/>
    </w:p>
    <w:p w:rsidR="00341D1C" w:rsidRDefault="00341D1C" w:rsidP="00341D1C">
      <w:pPr>
        <w:jc w:val="both"/>
      </w:pPr>
      <w:r>
        <w:t>Với chức năng này, thành viên của dự án có thể xếp lịch các sự kiện, ví dụ như họp mặt, thuyết trình, báo cáo. Lịch sẽ được cập nhật tới từng thành viên của dự án.</w:t>
      </w:r>
    </w:p>
    <w:p w:rsidR="00341D1C" w:rsidRDefault="00341D1C" w:rsidP="00341D1C">
      <w:pPr>
        <w:jc w:val="both"/>
      </w:pPr>
      <w:r>
        <w:t>Đồng thời, chức năng này cũng tổng hợp thời gian bận, rảnh của từng thành viên trong dự án thông qua lịch cá nhân của mỗi người. Qua đó, giúp cho người xếp lịch đưa ra được thời gian phù hợp nhất.</w:t>
      </w:r>
    </w:p>
    <w:p w:rsidR="00E012C8" w:rsidRDefault="00341D1C" w:rsidP="00E012C8">
      <w:pPr>
        <w:keepNext/>
      </w:pPr>
      <w:r>
        <w:rPr>
          <w:noProof/>
        </w:rPr>
        <w:drawing>
          <wp:inline distT="0" distB="0" distL="0" distR="0" wp14:anchorId="5B45AAC4" wp14:editId="1AB51A4A">
            <wp:extent cx="5512279" cy="260517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1817" t="15643" r="1364" b="-87"/>
                    <a:stretch/>
                  </pic:blipFill>
                  <pic:spPr bwMode="auto">
                    <a:xfrm>
                      <a:off x="0" y="0"/>
                      <a:ext cx="5523174" cy="26103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707" w:name="_Toc327109454"/>
      <w:bookmarkStart w:id="708" w:name="_Toc327604713"/>
      <w:r>
        <w:t xml:space="preserve">Hình </w:t>
      </w:r>
      <w:fldSimple w:instr=" SEQ Hình \* ARABIC ">
        <w:r w:rsidR="00596A5A">
          <w:rPr>
            <w:noProof/>
          </w:rPr>
          <w:t>19</w:t>
        </w:r>
      </w:fldSimple>
      <w:r>
        <w:t xml:space="preserve"> </w:t>
      </w:r>
      <w:r w:rsidRPr="003F6FBD">
        <w:t>Giao diện lên kế hoạch</w:t>
      </w:r>
      <w:bookmarkEnd w:id="707"/>
      <w:bookmarkEnd w:id="708"/>
    </w:p>
    <w:p w:rsidR="00341D1C" w:rsidRDefault="00341D1C" w:rsidP="00341D1C">
      <w:pPr>
        <w:pStyle w:val="Heading3"/>
      </w:pPr>
      <w:bookmarkStart w:id="709" w:name="_Toc327121433"/>
      <w:bookmarkStart w:id="710" w:name="_Toc327604674"/>
      <w:bookmarkStart w:id="711" w:name="_Toc327822218"/>
      <w:r>
        <w:lastRenderedPageBreak/>
        <w:t>Chức năng thiết lập thông tin</w:t>
      </w:r>
      <w:bookmarkEnd w:id="709"/>
      <w:bookmarkEnd w:id="710"/>
      <w:bookmarkEnd w:id="711"/>
    </w:p>
    <w:p w:rsidR="00341D1C" w:rsidRDefault="00341D1C" w:rsidP="00341D1C">
      <w:pPr>
        <w:pStyle w:val="ListParagraph"/>
        <w:ind w:left="0"/>
        <w:jc w:val="both"/>
      </w:pPr>
      <w:r>
        <w:t>Chức năng này giúp project manager thay đổi thông tin của một project như tên, mô tả …</w:t>
      </w:r>
    </w:p>
    <w:p w:rsidR="00E012C8" w:rsidRDefault="00341D1C" w:rsidP="00E012C8">
      <w:pPr>
        <w:pStyle w:val="ListParagraph"/>
        <w:keepNext/>
        <w:ind w:left="0"/>
      </w:pPr>
      <w:r>
        <w:rPr>
          <w:noProof/>
        </w:rPr>
        <w:drawing>
          <wp:inline distT="0" distB="0" distL="0" distR="0" wp14:anchorId="30BE50BE" wp14:editId="102C43EC">
            <wp:extent cx="5943600" cy="2406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1" t="13833" r="-137" b="20661"/>
                    <a:stretch/>
                  </pic:blipFill>
                  <pic:spPr bwMode="auto">
                    <a:xfrm>
                      <a:off x="0" y="0"/>
                      <a:ext cx="5951744" cy="241006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712" w:name="_Toc327109455"/>
      <w:bookmarkStart w:id="713" w:name="_Toc327604714"/>
      <w:r>
        <w:t xml:space="preserve">Hình </w:t>
      </w:r>
      <w:fldSimple w:instr=" SEQ Hình \* ARABIC ">
        <w:r w:rsidR="00596A5A">
          <w:rPr>
            <w:noProof/>
          </w:rPr>
          <w:t>20</w:t>
        </w:r>
      </w:fldSimple>
      <w:r>
        <w:t xml:space="preserve"> </w:t>
      </w:r>
      <w:r w:rsidRPr="00852A73">
        <w:t>Giao diện thiết lập thông tin project</w:t>
      </w:r>
      <w:bookmarkEnd w:id="712"/>
      <w:bookmarkEnd w:id="713"/>
    </w:p>
    <w:p w:rsidR="00341D1C" w:rsidRDefault="002F475F" w:rsidP="0031016D">
      <w:pPr>
        <w:pStyle w:val="Heading2"/>
      </w:pPr>
      <w:bookmarkStart w:id="714" w:name="_Toc327822219"/>
      <w:r>
        <w:t>Thiết kế:</w:t>
      </w:r>
      <w:bookmarkEnd w:id="714"/>
    </w:p>
    <w:p w:rsidR="00E814AA" w:rsidRDefault="004E54F8" w:rsidP="006E1F62">
      <w:pPr>
        <w:pStyle w:val="Heading3"/>
        <w:rPr>
          <w:noProof/>
        </w:rPr>
      </w:pPr>
      <w:bookmarkStart w:id="715" w:name="_Toc327822220"/>
      <w:r>
        <w:rPr>
          <w:noProof/>
        </w:rPr>
        <w:t xml:space="preserve">Mô hình triến </w:t>
      </w:r>
      <w:r w:rsidR="002D743C">
        <w:rPr>
          <w:noProof/>
        </w:rPr>
        <w:t>khai</w:t>
      </w:r>
      <w:r w:rsidR="004E60B7">
        <w:rPr>
          <w:noProof/>
        </w:rPr>
        <w:t>:</w:t>
      </w:r>
      <w:bookmarkEnd w:id="715"/>
    </w:p>
    <w:p w:rsidR="00671FEA" w:rsidRDefault="004E60B7" w:rsidP="00540779">
      <w:r>
        <w:t xml:space="preserve">Người dùng có thể truy cập vào ứng dùng từ nhiều thiết bị khác nhau như máy tính, máy tính bảng, smartphone, … </w:t>
      </w:r>
      <w:del w:id="716" w:author="xx" w:date="2012-06-18T23:55:00Z">
        <w:r w:rsidDel="0055728A">
          <w:delText xml:space="preserve">bằng </w:delText>
        </w:r>
      </w:del>
      <w:ins w:id="717" w:author="xx" w:date="2012-06-18T23:55:00Z">
        <w:r w:rsidR="0055728A">
          <w:t>bằng</w:t>
        </w:r>
        <w:r w:rsidR="0055728A">
          <w:t xml:space="preserve"> </w:t>
        </w:r>
      </w:ins>
      <w:r>
        <w:t xml:space="preserve">trình duyệt. </w:t>
      </w:r>
      <w:r w:rsidR="00225E86">
        <w:t>Hệ thống</w:t>
      </w:r>
      <w:r>
        <w:t xml:space="preserve"> sẽ </w:t>
      </w:r>
      <w:r w:rsidR="004E54F8">
        <w:t xml:space="preserve">xử lý các yêu cầu từ người dùng, </w:t>
      </w:r>
      <w:r>
        <w:t>truy cập vào cơ sở dữ liệu để lấy</w:t>
      </w:r>
      <w:r w:rsidR="004E54F8">
        <w:t xml:space="preserve"> và </w:t>
      </w:r>
      <w:r>
        <w:t>lưu dữ liệu</w:t>
      </w:r>
      <w:r w:rsidR="00CC0771">
        <w:t>, gởi mail thông qua Mail Server.</w:t>
      </w:r>
    </w:p>
    <w:p w:rsidR="00671FEA" w:rsidRDefault="00671FEA" w:rsidP="00540779">
      <w:pPr>
        <w:keepNext/>
      </w:pPr>
      <w:r>
        <w:object w:dxaOrig="10533"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pt;height:181.5pt" o:ole="">
            <v:imagedata r:id="rId62" o:title=""/>
          </v:shape>
          <o:OLEObject Type="Embed" ProgID="Visio.Drawing.11" ShapeID="_x0000_i1025" DrawAspect="Content" ObjectID="_1401569081" r:id="rId63"/>
        </w:object>
      </w:r>
    </w:p>
    <w:p w:rsidR="00671FEA" w:rsidRDefault="00671FEA" w:rsidP="00671FEA">
      <w:pPr>
        <w:pStyle w:val="Caption"/>
      </w:pPr>
      <w:r>
        <w:t xml:space="preserve">Hình </w:t>
      </w:r>
      <w:fldSimple w:instr=" SEQ Hình \* ARABIC ">
        <w:r w:rsidR="00596A5A">
          <w:rPr>
            <w:noProof/>
          </w:rPr>
          <w:t>21</w:t>
        </w:r>
      </w:fldSimple>
      <w:r>
        <w:t xml:space="preserve"> Mô hình triển khai</w:t>
      </w:r>
    </w:p>
    <w:p w:rsidR="00671FEA" w:rsidRDefault="00671FEA" w:rsidP="00540779"/>
    <w:p w:rsidR="004E60B7" w:rsidRDefault="00C8322E" w:rsidP="006E1F62">
      <w:pPr>
        <w:pStyle w:val="Heading3"/>
      </w:pPr>
      <w:bookmarkStart w:id="718" w:name="_Toc327822221"/>
      <w:r>
        <w:t>Kiến trúc tổng quan</w:t>
      </w:r>
      <w:r w:rsidR="004E54F8">
        <w:t xml:space="preserve"> </w:t>
      </w:r>
      <w:r w:rsidR="004E60B7">
        <w:t xml:space="preserve"> </w:t>
      </w:r>
      <w:r w:rsidR="00CB55A3">
        <w:t>:</w:t>
      </w:r>
      <w:bookmarkEnd w:id="718"/>
    </w:p>
    <w:p w:rsidR="00671FEA" w:rsidRDefault="00BF5ADA" w:rsidP="00671FEA">
      <w:r>
        <w:t>Hệ thống được chia thành 3 tầng chính là presentation, domain logic và data source.</w:t>
      </w:r>
      <w:r w:rsidR="00671FEA">
        <w:t xml:space="preserve"> Trong đó tầng presentation sẽ xử lý các lệnh từ người dùng</w:t>
      </w:r>
      <w:r w:rsidR="002E2CC6">
        <w:t xml:space="preserve">, </w:t>
      </w:r>
      <w:r w:rsidR="00394B92">
        <w:t xml:space="preserve">gọi tới </w:t>
      </w:r>
      <w:r w:rsidR="00671FEA">
        <w:t>tầng data source để lấy các thông tin liên quan</w:t>
      </w:r>
      <w:r w:rsidR="002E2CC6">
        <w:t xml:space="preserve"> và </w:t>
      </w:r>
      <w:r w:rsidR="00671FEA">
        <w:t>yêu cầu tầng domain logic xử lý dữ liệu đó trước khi thể hiện cho người dùng.</w:t>
      </w:r>
    </w:p>
    <w:p w:rsidR="00671FEA" w:rsidRDefault="00671FEA" w:rsidP="00540779">
      <w:pPr>
        <w:keepNext/>
      </w:pPr>
      <w:r>
        <w:object w:dxaOrig="6204" w:dyaOrig="4675">
          <v:shape id="_x0000_i1026" type="#_x0000_t75" style="width:310pt;height:234.5pt" o:ole="">
            <v:imagedata r:id="rId64" o:title=""/>
          </v:shape>
          <o:OLEObject Type="Embed" ProgID="Visio.Drawing.11" ShapeID="_x0000_i1026" DrawAspect="Content" ObjectID="_1401569082" r:id="rId65"/>
        </w:object>
      </w:r>
    </w:p>
    <w:p w:rsidR="00671FEA" w:rsidRDefault="00671FEA" w:rsidP="00671FEA">
      <w:pPr>
        <w:pStyle w:val="Caption"/>
      </w:pPr>
      <w:r>
        <w:t xml:space="preserve">Hình </w:t>
      </w:r>
      <w:fldSimple w:instr=" SEQ Hình \* ARABIC ">
        <w:r w:rsidR="00596A5A">
          <w:rPr>
            <w:noProof/>
          </w:rPr>
          <w:t>22</w:t>
        </w:r>
      </w:fldSimple>
      <w:r>
        <w:t xml:space="preserve"> Kiến trúc tổng quát</w:t>
      </w:r>
    </w:p>
    <w:p w:rsidR="004E54F8" w:rsidRDefault="00671FEA" w:rsidP="00671FEA">
      <w:r w:rsidRPr="00BF5ADA" w:rsidDel="00671FEA">
        <w:t xml:space="preserve"> </w:t>
      </w:r>
    </w:p>
    <w:p w:rsidR="00E33744" w:rsidRDefault="00FE1859" w:rsidP="0031016D">
      <w:pPr>
        <w:rPr>
          <w:b/>
        </w:rPr>
      </w:pPr>
      <w:r w:rsidRPr="0031016D">
        <w:rPr>
          <w:b/>
        </w:rPr>
        <w:t xml:space="preserve">Presentation Layer </w:t>
      </w:r>
    </w:p>
    <w:p w:rsidR="00FD787D" w:rsidRDefault="00E33744" w:rsidP="0031016D">
      <w:r w:rsidRPr="0031016D">
        <w:t>Tần</w:t>
      </w:r>
      <w:r>
        <w:t xml:space="preserve">g xử lý </w:t>
      </w:r>
      <w:r w:rsidR="00FE1859" w:rsidRPr="00E33744">
        <w:t>tương</w:t>
      </w:r>
      <w:r w:rsidR="00FE1859">
        <w:t xml:space="preserve"> tác giữa người dùng với hệ thống. </w:t>
      </w:r>
      <w:r w:rsidR="00D04753">
        <w:t>Trong hệ thống đang phát triển tầng này đ</w:t>
      </w:r>
      <w:r w:rsidR="00FE1859">
        <w:t xml:space="preserve">ược </w:t>
      </w:r>
      <w:r>
        <w:t>cài đặt</w:t>
      </w:r>
      <w:r w:rsidR="00FE1859">
        <w:t xml:space="preserve"> theo </w:t>
      </w:r>
      <w:r w:rsidR="00FE1859" w:rsidRPr="00BF5ADA">
        <w:rPr>
          <w:i/>
        </w:rPr>
        <w:t xml:space="preserve">mô hình </w:t>
      </w:r>
      <w:r w:rsidR="0099509B" w:rsidRPr="00BF5ADA">
        <w:rPr>
          <w:i/>
        </w:rPr>
        <w:t>Model View Controller</w:t>
      </w:r>
      <w:r w:rsidR="0099509B">
        <w:t xml:space="preserve"> (MVC)</w:t>
      </w:r>
      <w:r w:rsidR="00D04753">
        <w:t>,</w:t>
      </w:r>
      <w:r w:rsidR="0099509B">
        <w:t xml:space="preserve"> gồm 3  thành phần chính là model, view, controller. </w:t>
      </w:r>
    </w:p>
    <w:p w:rsidR="00FD787D" w:rsidRDefault="0099509B" w:rsidP="0031016D">
      <w:r>
        <w:t xml:space="preserve">Trong đó thành phần </w:t>
      </w:r>
      <w:r w:rsidRPr="00BF5ADA">
        <w:rPr>
          <w:i/>
        </w:rPr>
        <w:t>model</w:t>
      </w:r>
      <w:r>
        <w:t xml:space="preserve"> là đối tượng </w:t>
      </w:r>
      <w:r w:rsidR="00CD3565">
        <w:t>thể hiện</w:t>
      </w:r>
      <w:r w:rsidR="009457EF">
        <w:t xml:space="preserve"> thông tin của lĩnh vực. Các đối tượng này chứa thông tin và hành động được sử dụng bởi giao diện người dùng.</w:t>
      </w:r>
      <w:r w:rsidR="00CF3EA1">
        <w:t xml:space="preserve"> </w:t>
      </w:r>
      <w:r w:rsidR="00D04753">
        <w:t>M</w:t>
      </w:r>
      <w:r w:rsidR="00CF3EA1">
        <w:t>odel là</w:t>
      </w:r>
      <w:r w:rsidR="00CD3565">
        <w:t xml:space="preserve"> </w:t>
      </w:r>
      <w:r w:rsidR="00CF3EA1">
        <w:t xml:space="preserve">đối tượng trong </w:t>
      </w:r>
      <w:r w:rsidR="00CF3EA1" w:rsidRPr="00BF5ADA">
        <w:rPr>
          <w:i/>
        </w:rPr>
        <w:t>domain model</w:t>
      </w:r>
      <w:r w:rsidR="00C43F9C">
        <w:rPr>
          <w:i/>
        </w:rPr>
        <w:t xml:space="preserve"> </w:t>
      </w:r>
      <w:r w:rsidR="00CF3EA1">
        <w:t>.</w:t>
      </w:r>
      <w:r w:rsidR="00FD787D">
        <w:t xml:space="preserve"> </w:t>
      </w:r>
    </w:p>
    <w:p w:rsidR="00A555B7" w:rsidRDefault="009457EF" w:rsidP="0031016D">
      <w:r w:rsidRPr="00BF5ADA">
        <w:rPr>
          <w:i/>
        </w:rPr>
        <w:t>View</w:t>
      </w:r>
      <w:r>
        <w:t xml:space="preserve"> là thành phần thể hiện model dư</w:t>
      </w:r>
      <w:r w:rsidR="00D04753">
        <w:t>ới dạng giao diện người dùng.</w:t>
      </w:r>
      <w:r>
        <w:t>View chỉ làm nhiệm vụ hiển thị thông tin việc xử lý thay đổi trên thông tin được thực hiện bởi thành phần thứ 3 của mô h</w:t>
      </w:r>
      <w:r w:rsidR="008D49BD">
        <w:t>ì</w:t>
      </w:r>
      <w:r>
        <w:t xml:space="preserve">nh này controller. </w:t>
      </w:r>
    </w:p>
    <w:p w:rsidR="00FE1859" w:rsidRPr="00540779" w:rsidRDefault="009457EF" w:rsidP="0031016D">
      <w:r w:rsidRPr="00BF5ADA">
        <w:rPr>
          <w:i/>
        </w:rPr>
        <w:t>Controller</w:t>
      </w:r>
      <w:r>
        <w:t xml:space="preserve"> nhận dữ liệu từ người dùng, thay đổi model và yêu cầu view cập nhật lại thay đổi.</w:t>
      </w:r>
    </w:p>
    <w:p w:rsidR="0099509B" w:rsidRDefault="0099509B" w:rsidP="00BF5ADA">
      <w:pPr>
        <w:keepNext/>
      </w:pPr>
      <w:r>
        <w:rPr>
          <w:noProof/>
        </w:rPr>
        <w:lastRenderedPageBreak/>
        <w:drawing>
          <wp:inline distT="0" distB="0" distL="0" distR="0" wp14:anchorId="0D365F5F" wp14:editId="79F5808C">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877791" cy="2600325"/>
                    </a:xfrm>
                    <a:prstGeom prst="rect">
                      <a:avLst/>
                    </a:prstGeom>
                  </pic:spPr>
                </pic:pic>
              </a:graphicData>
            </a:graphic>
          </wp:inline>
        </w:drawing>
      </w:r>
    </w:p>
    <w:p w:rsidR="0099509B" w:rsidRPr="0031016D" w:rsidRDefault="0099509B" w:rsidP="00BF5ADA">
      <w:pPr>
        <w:pStyle w:val="Caption"/>
      </w:pPr>
      <w:r>
        <w:t xml:space="preserve">Hình </w:t>
      </w:r>
      <w:fldSimple w:instr=" SEQ Hình \* ARABIC ">
        <w:r w:rsidR="00596A5A">
          <w:rPr>
            <w:noProof/>
          </w:rPr>
          <w:t>23</w:t>
        </w:r>
      </w:fldSimple>
      <w:r>
        <w:t xml:space="preserve"> Mô hình MVC</w:t>
      </w:r>
    </w:p>
    <w:p w:rsidR="00FE1859" w:rsidRPr="0031016D" w:rsidRDefault="00FE1859" w:rsidP="0031016D">
      <w:pPr>
        <w:rPr>
          <w:b/>
        </w:rPr>
      </w:pPr>
      <w:r w:rsidRPr="0031016D">
        <w:rPr>
          <w:b/>
        </w:rPr>
        <w:t xml:space="preserve">Data Source Layer </w:t>
      </w:r>
    </w:p>
    <w:p w:rsidR="00941C39" w:rsidRDefault="00FE1859" w:rsidP="0031016D">
      <w:r>
        <w:t xml:space="preserve">Xử lý tương tác giữa hệ thống </w:t>
      </w:r>
      <w:r w:rsidR="00BE278B">
        <w:t xml:space="preserve">với </w:t>
      </w:r>
      <w:r w:rsidR="000309A8">
        <w:t>các hệ th</w:t>
      </w:r>
      <w:r w:rsidR="008A522E">
        <w:t>ố</w:t>
      </w:r>
      <w:r w:rsidR="00916E3F">
        <w:t xml:space="preserve">ng khác cụ thể là </w:t>
      </w:r>
      <w:r w:rsidR="00BE278B">
        <w:t>hệ quản trị cơ sở</w:t>
      </w:r>
      <w:r w:rsidR="00916E3F">
        <w:t xml:space="preserve"> dữ liệu </w:t>
      </w:r>
      <w:r w:rsidR="00916E3F" w:rsidRPr="00540779">
        <w:t>MySQL</w:t>
      </w:r>
      <w:r w:rsidR="00916E3F" w:rsidDel="00916E3F">
        <w:t xml:space="preserve"> </w:t>
      </w:r>
      <w:r>
        <w:rPr>
          <w:i/>
        </w:rPr>
        <w:t xml:space="preserve">. </w:t>
      </w:r>
      <w:r w:rsidR="00D04753" w:rsidRPr="00BF5ADA">
        <w:t>Trong hệ thống đang phát triển tầng này</w:t>
      </w:r>
      <w:r w:rsidR="00D04753">
        <w:rPr>
          <w:i/>
        </w:rPr>
        <w:t xml:space="preserve"> </w:t>
      </w:r>
      <w:r w:rsidR="00D04753">
        <w:t>d</w:t>
      </w:r>
      <w:r>
        <w:t xml:space="preserve">ược </w:t>
      </w:r>
      <w:r w:rsidR="00E33744">
        <w:t>cài đặt</w:t>
      </w:r>
      <w:r>
        <w:t xml:space="preserve"> theo </w:t>
      </w:r>
      <w:r w:rsidR="00BE278B">
        <w:t xml:space="preserve">mẫu </w:t>
      </w:r>
      <w:r w:rsidR="00CC4837">
        <w:rPr>
          <w:i/>
        </w:rPr>
        <w:t>Data Mapper</w:t>
      </w:r>
      <w:r w:rsidR="00BE278B">
        <w:t xml:space="preserve">  (</w:t>
      </w:r>
      <w:r w:rsidR="00CC4837">
        <w:t>Data Mapper</w:t>
      </w:r>
      <w:r w:rsidR="00BE278B">
        <w:t xml:space="preserve"> pattern).</w:t>
      </w:r>
      <w:r w:rsidR="00916E3F">
        <w:t xml:space="preserve"> Data Mapper là một tầng</w:t>
      </w:r>
      <w:r w:rsidR="008076CA">
        <w:t xml:space="preserve"> nằm</w:t>
      </w:r>
      <w:r w:rsidR="00916E3F">
        <w:t xml:space="preserve"> giữ</w:t>
      </w:r>
      <w:r w:rsidR="008076CA">
        <w:t>a</w:t>
      </w:r>
      <w:r w:rsidR="00916E3F">
        <w:t xml:space="preserve"> các đối tượng trong bộ nhớ và cơ sở dữ liệu.</w:t>
      </w:r>
      <w:r w:rsidR="000309A8">
        <w:t xml:space="preserve"> Tầng này làm nhiệm trao đổi dữ liệu và tách biệt giữa các đối tượng trong bộ nhớ và cơ sở dữ liệu.</w:t>
      </w:r>
      <w:r w:rsidR="00D04753">
        <w:t xml:space="preserve"> </w:t>
      </w:r>
    </w:p>
    <w:p w:rsidR="00941C39" w:rsidRDefault="00941C39" w:rsidP="00BF5ADA">
      <w:pPr>
        <w:keepNext/>
      </w:pPr>
      <w:r>
        <w:object w:dxaOrig="5627" w:dyaOrig="1576">
          <v:shape id="_x0000_i1027" type="#_x0000_t75" style="width:281.5pt;height:78.5pt" o:ole="">
            <v:imagedata r:id="rId67" o:title=""/>
          </v:shape>
          <o:OLEObject Type="Embed" ProgID="Visio.Drawing.11" ShapeID="_x0000_i1027" DrawAspect="Content" ObjectID="_1401569083" r:id="rId68"/>
        </w:object>
      </w:r>
    </w:p>
    <w:p w:rsidR="00941C39" w:rsidRDefault="00941C39">
      <w:pPr>
        <w:pStyle w:val="Caption"/>
      </w:pPr>
      <w:r>
        <w:t xml:space="preserve">Hình </w:t>
      </w:r>
      <w:fldSimple w:instr=" SEQ Hình \* ARABIC ">
        <w:r w:rsidR="00596A5A">
          <w:rPr>
            <w:noProof/>
          </w:rPr>
          <w:t>24</w:t>
        </w:r>
      </w:fldSimple>
      <w:r>
        <w:t xml:space="preserve"> Data Mapper Pattern</w:t>
      </w:r>
    </w:p>
    <w:p w:rsidR="00CC4837" w:rsidRDefault="00CC4837" w:rsidP="0031016D"/>
    <w:p w:rsidR="006964A1" w:rsidRPr="0031016D" w:rsidRDefault="006964A1" w:rsidP="0031016D">
      <w:pPr>
        <w:rPr>
          <w:b/>
        </w:rPr>
      </w:pPr>
      <w:r w:rsidRPr="0031016D">
        <w:rPr>
          <w:b/>
        </w:rPr>
        <w:t>Domain Logic Layer</w:t>
      </w:r>
    </w:p>
    <w:p w:rsidR="003A6EDB" w:rsidRDefault="00941C39" w:rsidP="0031016D">
      <w:r>
        <w:t>Tầng t</w:t>
      </w:r>
      <w:r w:rsidR="005A37B9">
        <w:t>hực hiện</w:t>
      </w:r>
      <w:r w:rsidR="004A0C97">
        <w:t xml:space="preserve"> các</w:t>
      </w:r>
      <w:r w:rsidR="005A37B9">
        <w:t xml:space="preserve"> xử lý logic </w:t>
      </w:r>
      <w:r w:rsidR="00E33744">
        <w:t>của</w:t>
      </w:r>
      <w:r w:rsidR="005A37B9">
        <w:t xml:space="preserve"> lĩnh vực</w:t>
      </w:r>
      <w:r w:rsidR="004A0C97">
        <w:t xml:space="preserve"> (domain) </w:t>
      </w:r>
      <w:r w:rsidR="005A37B9">
        <w:t xml:space="preserve">như </w:t>
      </w:r>
      <w:r w:rsidR="004A0C97">
        <w:t xml:space="preserve">thực hiện </w:t>
      </w:r>
      <w:r w:rsidR="005A37B9">
        <w:t xml:space="preserve">tính toán dựa trên dữ liệu nhập vào từ tầng thể hiện và dữ liệu đã được lưu trữ trước đó, kiểm tra dữ liệu </w:t>
      </w:r>
      <w:r w:rsidR="005A37B9">
        <w:lastRenderedPageBreak/>
        <w:t>nhập vào</w:t>
      </w:r>
      <w:r w:rsidR="004A0C97">
        <w:t>, …</w:t>
      </w:r>
      <w:r w:rsidR="00E33744">
        <w:t xml:space="preserve"> Được cài đặt</w:t>
      </w:r>
      <w:r w:rsidR="004A0C97">
        <w:t xml:space="preserve"> theo mẫu </w:t>
      </w:r>
      <w:r w:rsidR="004A0C97" w:rsidRPr="0031016D">
        <w:rPr>
          <w:i/>
        </w:rPr>
        <w:t>Domain Model</w:t>
      </w:r>
      <w:r w:rsidR="004A0C97">
        <w:t xml:space="preserve"> (Domain Model Pattern). </w:t>
      </w:r>
      <w:r w:rsidR="008076CA">
        <w:t>Từ nghiệp vụ của người dùng mô hình hóa thành các đối tượng nghiệp vụ. Các đối tượng này bao gồm cả dữ liệu cũng như quy định của nghiệp vụ. Các đối tượng này tạo nên domain model.</w:t>
      </w:r>
    </w:p>
    <w:p w:rsidR="003A6EDB" w:rsidRDefault="00A075DA" w:rsidP="00435B44">
      <w:pPr>
        <w:pStyle w:val="Heading4"/>
      </w:pPr>
      <w:bookmarkStart w:id="719" w:name="_Toc327822222"/>
      <w:r>
        <w:t xml:space="preserve">Các </w:t>
      </w:r>
      <w:r w:rsidR="002E2CC6">
        <w:t>package chính</w:t>
      </w:r>
      <w:r w:rsidR="003A6EDB">
        <w:t xml:space="preserve"> :</w:t>
      </w:r>
      <w:bookmarkEnd w:id="719"/>
    </w:p>
    <w:p w:rsidR="003A6EDB" w:rsidRDefault="003A6EDB" w:rsidP="0031016D">
      <w:r w:rsidRPr="0031016D">
        <w:rPr>
          <w:b/>
        </w:rPr>
        <w:t>org.hcmus.tis.controller</w:t>
      </w:r>
      <w:r>
        <w:t xml:space="preserve"> :</w:t>
      </w:r>
    </w:p>
    <w:p w:rsidR="003A6EDB" w:rsidRDefault="003A6EDB" w:rsidP="0031016D">
      <w:r>
        <w:t>Package này chứa các lớp xử lý tương tác giữa người dùng với hệ thống.</w:t>
      </w:r>
      <w:r w:rsidR="00C01891">
        <w:t xml:space="preserve"> Package này cài đặt thành phần controller của tầng presentation.</w:t>
      </w:r>
    </w:p>
    <w:p w:rsidR="003A6EDB" w:rsidRDefault="003A6EDB" w:rsidP="0031016D">
      <w:r>
        <w:rPr>
          <w:b/>
        </w:rPr>
        <w:t>o</w:t>
      </w:r>
      <w:r w:rsidRPr="0031016D">
        <w:rPr>
          <w:b/>
        </w:rPr>
        <w:t>rg.hcmus.tis.model</w:t>
      </w:r>
      <w:r>
        <w:t xml:space="preserve"> :</w:t>
      </w:r>
    </w:p>
    <w:p w:rsidR="003A6EDB" w:rsidRDefault="003A6EDB" w:rsidP="0031016D">
      <w:r>
        <w:t xml:space="preserve">Chứa các lớp </w:t>
      </w:r>
      <w:r w:rsidR="00D1130B">
        <w:t>đặc thù của lĩnh vực</w:t>
      </w:r>
      <w:r>
        <w:t>. Đối tượng của các lớp thuộc package</w:t>
      </w:r>
      <w:r w:rsidR="00D1130B">
        <w:t xml:space="preserve"> này</w:t>
      </w:r>
      <w:r>
        <w:t xml:space="preserve"> </w:t>
      </w:r>
      <w:r w:rsidR="00D1130B">
        <w:t xml:space="preserve">tạo nên </w:t>
      </w:r>
      <w:r w:rsidR="00C01891">
        <w:t>domain model.</w:t>
      </w:r>
      <w:r w:rsidR="00D1130B">
        <w:t xml:space="preserve"> Các đối tượng này thực hiệ</w:t>
      </w:r>
      <w:r w:rsidR="00CC4837">
        <w:t>n việc xử lý logic của lĩnh vực.</w:t>
      </w:r>
      <w:r w:rsidR="00C01891">
        <w:t xml:space="preserve"> Package này cài đặt tầng domain model,  đồng thời cũng là thành phần model của tầng presentation.</w:t>
      </w:r>
    </w:p>
    <w:p w:rsidR="00CC4837" w:rsidRDefault="00CC4837" w:rsidP="0031016D">
      <w:r w:rsidRPr="00BF5ADA">
        <w:rPr>
          <w:b/>
        </w:rPr>
        <w:t>Org.hcmus.tis.repository</w:t>
      </w:r>
      <w:r>
        <w:t xml:space="preserve"> :</w:t>
      </w:r>
    </w:p>
    <w:p w:rsidR="00CC4837" w:rsidRDefault="00CC4837" w:rsidP="0031016D">
      <w:r>
        <w:t>Chứa các lớp làm nhiệm vụ trao đổi dữ liệu giữa chương trình và cơ sở dữ liệu.</w:t>
      </w:r>
      <w:r w:rsidR="00C01891">
        <w:t xml:space="preserve"> Package này cài đặt tầng data source.</w:t>
      </w:r>
    </w:p>
    <w:p w:rsidR="00D1130B" w:rsidRDefault="00D1130B" w:rsidP="0031016D">
      <w:r w:rsidRPr="0031016D">
        <w:rPr>
          <w:b/>
        </w:rPr>
        <w:t>org.hcmus.tis.dto</w:t>
      </w:r>
      <w:r>
        <w:t xml:space="preserve"> :</w:t>
      </w:r>
    </w:p>
    <w:p w:rsidR="00D1130B" w:rsidRDefault="00D1130B" w:rsidP="0031016D">
      <w:r>
        <w:t>Chứa các lớp</w:t>
      </w:r>
      <w:r w:rsidR="00C01891">
        <w:t xml:space="preserve"> làm nhiệm vụ bao gói dữ liệu để trả về client</w:t>
      </w:r>
      <w:r>
        <w:t>. Các đối tượng trong package này sẽ trả về client dưới định dạng json.</w:t>
      </w:r>
    </w:p>
    <w:p w:rsidR="00C27704" w:rsidRPr="0031016D" w:rsidRDefault="00CC4837" w:rsidP="0031016D">
      <w:pPr>
        <w:rPr>
          <w:b/>
        </w:rPr>
      </w:pPr>
      <w:r w:rsidRPr="0031016D">
        <w:rPr>
          <w:b/>
        </w:rPr>
        <w:t>o</w:t>
      </w:r>
      <w:r w:rsidR="00C27704" w:rsidRPr="0031016D">
        <w:rPr>
          <w:b/>
        </w:rPr>
        <w:t>rg.hcmus.tis.util</w:t>
      </w:r>
    </w:p>
    <w:p w:rsidR="00C27704" w:rsidRDefault="00C27704" w:rsidP="0031016D">
      <w:r>
        <w:t>Chứa các lớp hỗ trợ như hỗ trợ gởi mail, hỗ trợ đọc file, …</w:t>
      </w:r>
    </w:p>
    <w:p w:rsidR="008D49BD" w:rsidRDefault="00C93662" w:rsidP="006E1F62">
      <w:pPr>
        <w:pStyle w:val="Heading3"/>
      </w:pPr>
      <w:bookmarkStart w:id="720" w:name="_Toc327822223"/>
      <w:r>
        <w:t>Các</w:t>
      </w:r>
      <w:r w:rsidR="00046CD4">
        <w:t xml:space="preserve"> lớp chính trong</w:t>
      </w:r>
      <w:r w:rsidR="008D49BD">
        <w:t xml:space="preserve"> domain model</w:t>
      </w:r>
      <w:bookmarkEnd w:id="720"/>
    </w:p>
    <w:p w:rsidR="00432150" w:rsidRDefault="00432150" w:rsidP="00AF5C79">
      <w:r>
        <w:t xml:space="preserve">Domain model bao gồm các đối tượng được mô hình hóa từ nghiệp vụ thực tế. Các đối tượng này bao gồm cả dữ liệu cũng như quy định của nghiệp vụ thực tế. Các lớp đối </w:t>
      </w:r>
      <w:r>
        <w:lastRenderedPageBreak/>
        <w:t xml:space="preserve">tượng trong domain model được chia thành 3 nhóm chính. Nhóm </w:t>
      </w:r>
      <w:r w:rsidRPr="00AF5C79">
        <w:rPr>
          <w:i/>
        </w:rPr>
        <w:t>quản lý nhóm và dự án</w:t>
      </w:r>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Work item</w:t>
      </w:r>
      <w:r w:rsidR="002218B6">
        <w:t xml:space="preserve"> là</w:t>
      </w:r>
      <w:r>
        <w:t xml:space="preserve"> thứ được quan tâm trong dự án. Tùy theo dự án có thể có nhiều loại work item khác nhau như như bug, user story, … Bên cạnh đó thì nhóm này cũng thực hiện các xử lý logic liên quan tới việc tương tác gi</w:t>
      </w:r>
      <w:r w:rsidR="004A6BC2">
        <w:t xml:space="preserve">ữa các thành viên trong nhóm. Nhóm </w:t>
      </w:r>
      <w:r w:rsidR="004A6BC2" w:rsidRPr="00AF5C79">
        <w:rPr>
          <w:i/>
        </w:rPr>
        <w:t>quản lý lịch</w:t>
      </w:r>
      <w:r w:rsidR="004A6BC2">
        <w:rPr>
          <w:i/>
        </w:rPr>
        <w:t xml:space="preserve"> </w:t>
      </w:r>
      <w:r w:rsidR="004A6BC2" w:rsidRPr="00AF5C79">
        <w:t>liên quan tới việc quản lý</w:t>
      </w:r>
      <w:r w:rsidR="004A6BC2">
        <w:rPr>
          <w:i/>
        </w:rPr>
        <w:t xml:space="preserve"> </w:t>
      </w:r>
      <w:r w:rsidR="004A6BC2">
        <w:t>sự kiện của từng cá nhân cũng như của cả dự án.</w:t>
      </w:r>
    </w:p>
    <w:p w:rsidR="00322DC2" w:rsidRPr="0071035D" w:rsidRDefault="00322DC2" w:rsidP="00AF5C79">
      <w:pPr>
        <w:rPr>
          <w:i/>
          <w:rPrChange w:id="721" w:author="xx" w:date="2012-06-18T23:56:00Z">
            <w:rPr/>
          </w:rPrChange>
        </w:rPr>
      </w:pPr>
      <w:r w:rsidRPr="0071035D">
        <w:rPr>
          <w:i/>
          <w:rPrChange w:id="722" w:author="xx" w:date="2012-06-18T23:56:00Z">
            <w:rPr/>
          </w:rPrChange>
        </w:rPr>
        <w:t xml:space="preserve">Đa số các lớp trong Domain model đều có thuộc tính </w:t>
      </w:r>
      <w:r w:rsidR="00806741" w:rsidRPr="0071035D">
        <w:rPr>
          <w:i/>
          <w:rPrChange w:id="723" w:author="xx" w:date="2012-06-18T23:56:00Z">
            <w:rPr>
              <w:i/>
            </w:rPr>
          </w:rPrChange>
        </w:rPr>
        <w:t>i</w:t>
      </w:r>
      <w:r w:rsidRPr="0071035D">
        <w:rPr>
          <w:i/>
          <w:rPrChange w:id="724" w:author="xx" w:date="2012-06-18T23:56:00Z">
            <w:rPr>
              <w:i/>
            </w:rPr>
          </w:rPrChange>
        </w:rPr>
        <w:t>d và version để có thể lưu vô cơ sở dữ liệu và hỗ trợ truy xuất đồng thời. Tuy nhi</w:t>
      </w:r>
      <w:r w:rsidR="0058284A" w:rsidRPr="0071035D">
        <w:rPr>
          <w:i/>
          <w:rPrChange w:id="725" w:author="xx" w:date="2012-06-18T23:56:00Z">
            <w:rPr/>
          </w:rPrChange>
        </w:rPr>
        <w:t>ên để dễ theo dõi</w:t>
      </w:r>
      <w:r w:rsidRPr="0071035D">
        <w:rPr>
          <w:i/>
          <w:rPrChange w:id="726" w:author="xx" w:date="2012-06-18T23:56:00Z">
            <w:rPr/>
          </w:rPrChange>
        </w:rPr>
        <w:t xml:space="preserve"> trong các mô hình </w:t>
      </w:r>
      <w:r w:rsidR="0058284A" w:rsidRPr="0071035D">
        <w:rPr>
          <w:i/>
          <w:rPrChange w:id="727" w:author="xx" w:date="2012-06-18T23:56:00Z">
            <w:rPr/>
          </w:rPrChange>
        </w:rPr>
        <w:t>những thuộc tính này sẽ không</w:t>
      </w:r>
      <w:r w:rsidRPr="0071035D">
        <w:rPr>
          <w:i/>
          <w:rPrChange w:id="728" w:author="xx" w:date="2012-06-18T23:56:00Z">
            <w:rPr/>
          </w:rPrChange>
        </w:rPr>
        <w:t xml:space="preserve"> được đề cập tới.</w:t>
      </w:r>
    </w:p>
    <w:p w:rsidR="008D49BD" w:rsidRDefault="00B53FB7" w:rsidP="006E1F62">
      <w:pPr>
        <w:pStyle w:val="Heading4"/>
      </w:pPr>
      <w:bookmarkStart w:id="729" w:name="_Toc327822224"/>
      <w:r>
        <w:t>Q</w:t>
      </w:r>
      <w:r w:rsidR="004C340D">
        <w:t>uản lý nhóm và dự án :</w:t>
      </w:r>
      <w:bookmarkEnd w:id="729"/>
    </w:p>
    <w:p w:rsidR="00422D16" w:rsidRPr="00046CD4" w:rsidRDefault="00422D16">
      <w:r>
        <w:t xml:space="preserve">Mỗi dự án cần phải </w:t>
      </w:r>
      <w:r w:rsidR="006E1F62">
        <w:t xml:space="preserve">tham chiếu tới </w:t>
      </w:r>
      <w:r>
        <w:t xml:space="preserve">một quy trình phát triển phần mềm. Dự án có thể thuộc về một lớp học. Trong dự án có thể có các dự án con, hoặc là các giai đoạn nhỏ hơn. Tương ứng với thành viên của dự án ta có các đối tượng thuộc lớp </w:t>
      </w:r>
      <w:r w:rsidRPr="006E1F62">
        <w:rPr>
          <w:i/>
        </w:rPr>
        <w:t>MemberInformation</w:t>
      </w:r>
      <w:r>
        <w:t xml:space="preserve">. Các đối tượng này có chứa tham chiếu tới dự án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Trong từng role sẽ có danh sách các quyền </w:t>
      </w:r>
      <w:r w:rsidRPr="006E1F62">
        <w:rPr>
          <w:i/>
        </w:rPr>
        <w:t>permissions</w:t>
      </w:r>
      <w:r>
        <w:t xml:space="preserve"> của role. Hệ thống sẽ kiểm tra việc truy cập của người dùng dựa trên quyền này.</w:t>
      </w:r>
    </w:p>
    <w:p w:rsidR="00B53FB7" w:rsidRDefault="00322DC2" w:rsidP="00AF5C79">
      <w:pPr>
        <w:keepNext/>
      </w:pPr>
      <w:r w:rsidRPr="00322DC2">
        <w:lastRenderedPageBreak/>
        <w:t xml:space="preserve"> </w:t>
      </w:r>
      <w:r>
        <w:rPr>
          <w:noProof/>
        </w:rPr>
        <w:drawing>
          <wp:inline distT="0" distB="0" distL="0" distR="0" wp14:anchorId="5A516E2C" wp14:editId="00FC7CCF">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4C340D" w:rsidRDefault="00B53FB7" w:rsidP="00AF5C79">
      <w:pPr>
        <w:pStyle w:val="Caption"/>
      </w:pPr>
      <w:r>
        <w:t xml:space="preserve">Hình </w:t>
      </w:r>
      <w:fldSimple w:instr=" SEQ Hình \* ARABIC ">
        <w:ins w:id="730" w:author="xx" w:date="2012-06-18T23:42:00Z">
          <w:r w:rsidR="00596A5A">
            <w:rPr>
              <w:noProof/>
            </w:rPr>
            <w:t>25</w:t>
          </w:r>
        </w:ins>
        <w:del w:id="731" w:author="xx" w:date="2012-06-18T22:31:00Z">
          <w:r w:rsidR="006809C7" w:rsidDel="00AA2A04">
            <w:rPr>
              <w:noProof/>
            </w:rPr>
            <w:delText>26</w:delText>
          </w:r>
        </w:del>
      </w:fldSimple>
      <w:r>
        <w:t xml:space="preserve"> Các lớp chính liên quan tới việc quản lý nhóm và dự án</w:t>
      </w:r>
    </w:p>
    <w:p w:rsidR="00B53FB7" w:rsidRDefault="00B53FB7" w:rsidP="00AF5C79">
      <w:pPr>
        <w:pStyle w:val="Heading4"/>
      </w:pPr>
      <w:bookmarkStart w:id="732" w:name="_Toc327822225"/>
      <w:r>
        <w:t>Quản lý work item và tương tác trong nhóm:</w:t>
      </w:r>
      <w:bookmarkEnd w:id="732"/>
    </w:p>
    <w:p w:rsidR="00FA78EF" w:rsidRDefault="00FA78EF" w:rsidP="00195CE3">
      <w:r>
        <w:t>Hệ thống hỗ trợ nhiều loại work item. Tất cả các work item đều có các thuộc tính chung như title, description, status, priority</w:t>
      </w:r>
      <w:r w:rsidR="001B7BA5">
        <w:t>, ...</w:t>
      </w:r>
      <w:r>
        <w:t>. Bên cạnh đó thì mỗi loại work item</w:t>
      </w:r>
      <w:r w:rsidR="00DC4C07">
        <w:t xml:space="preserve"> còn</w:t>
      </w:r>
      <w:r>
        <w:t xml:space="preserve"> có các thuộc tính riêng.</w:t>
      </w:r>
      <w:r w:rsidR="001B7BA5">
        <w:t xml:space="preserve"> </w:t>
      </w:r>
      <w:del w:id="733" w:author="xx" w:date="2012-06-18T21:57:00Z">
        <w:r w:rsidR="001B7BA5" w:rsidDel="00871E24">
          <w:delText xml:space="preserve">Như </w:delText>
        </w:r>
      </w:del>
      <w:ins w:id="734" w:author="xx" w:date="2012-06-18T21:57:00Z">
        <w:r w:rsidR="00871E24">
          <w:t xml:space="preserve">Ví dụ </w:t>
        </w:r>
      </w:ins>
      <w:r w:rsidR="001B7BA5">
        <w:t>R</w:t>
      </w:r>
      <w:r>
        <w:t xml:space="preserve">equirement có </w:t>
      </w:r>
      <w:r w:rsidR="001B7BA5">
        <w:t>thêm thuộc tính risk, difficulty, costToImplement. Risk có thêm thuộc tính likelihood, impact.</w:t>
      </w:r>
    </w:p>
    <w:p w:rsidR="001B7BA5" w:rsidDel="00245C7A" w:rsidRDefault="001B7BA5" w:rsidP="00195CE3">
      <w:pPr>
        <w:rPr>
          <w:del w:id="735" w:author="xx" w:date="2012-06-18T21:53:00Z"/>
        </w:rPr>
      </w:pPr>
      <w:r>
        <w:lastRenderedPageBreak/>
        <w:t xml:space="preserve">Để giải quyết vấn đề trên, </w:t>
      </w:r>
      <w:del w:id="736" w:author="xx" w:date="2012-06-18T21:57:00Z">
        <w:r w:rsidDel="00871E24">
          <w:delText xml:space="preserve">các </w:delText>
        </w:r>
      </w:del>
      <w:ins w:id="737" w:author="xx" w:date="2012-06-18T21:57:00Z">
        <w:r w:rsidR="00871E24">
          <w:t xml:space="preserve">mỗi </w:t>
        </w:r>
      </w:ins>
      <w:r>
        <w:t>thuộc tính chung</w:t>
      </w:r>
      <w:r w:rsidR="00DC4C07">
        <w:t xml:space="preserve"> của work item</w:t>
      </w:r>
      <w:r>
        <w:t xml:space="preserve"> sẽ tương ứng với một thuộc tính trong lớp WorkItem. </w:t>
      </w:r>
      <w:ins w:id="738" w:author="xx" w:date="2012-06-18T21:46:00Z">
        <w:r w:rsidR="00245C7A">
          <w:t xml:space="preserve">Tất cả </w:t>
        </w:r>
      </w:ins>
      <w:del w:id="739" w:author="xx" w:date="2012-06-18T21:47:00Z">
        <w:r w:rsidDel="00245C7A">
          <w:delText>C</w:delText>
        </w:r>
      </w:del>
      <w:ins w:id="740" w:author="xx" w:date="2012-06-18T21:47:00Z">
        <w:r w:rsidR="00245C7A">
          <w:t>c</w:t>
        </w:r>
      </w:ins>
      <w:r>
        <w:t xml:space="preserve">ác thuộc tính riêng của </w:t>
      </w:r>
      <w:del w:id="741" w:author="xx" w:date="2012-06-18T21:41:00Z">
        <w:r w:rsidDel="0014291C">
          <w:delText xml:space="preserve">mỗi </w:delText>
        </w:r>
      </w:del>
      <w:r>
        <w:t>work item sẽ được</w:t>
      </w:r>
      <w:r w:rsidR="00DC4C07">
        <w:t xml:space="preserve"> chuyển thành</w:t>
      </w:r>
      <w:ins w:id="742" w:author="xx" w:date="2012-06-18T21:58:00Z">
        <w:r w:rsidR="00871E24">
          <w:t xml:space="preserve"> một</w:t>
        </w:r>
      </w:ins>
      <w:r w:rsidR="00DC4C07">
        <w:t xml:space="preserve"> </w:t>
      </w:r>
      <w:del w:id="743" w:author="xx" w:date="2012-06-18T21:41:00Z">
        <w:r w:rsidR="00DC4C07" w:rsidDel="0014291C">
          <w:delText xml:space="preserve"> một </w:delText>
        </w:r>
      </w:del>
      <w:ins w:id="744" w:author="xx" w:date="2012-06-18T21:42:00Z">
        <w:r w:rsidR="0014291C">
          <w:t xml:space="preserve">chuỗi xml và lưu trong thuộc tính </w:t>
        </w:r>
        <w:r w:rsidR="0014291C" w:rsidRPr="00871E24">
          <w:rPr>
            <w:i/>
            <w:rPrChange w:id="745" w:author="xx" w:date="2012-06-18T21:59:00Z">
              <w:rPr/>
            </w:rPrChange>
          </w:rPr>
          <w:t>addition</w:t>
        </w:r>
      </w:ins>
      <w:ins w:id="746" w:author="xx" w:date="2012-06-18T21:58:00Z">
        <w:r w:rsidR="00871E24" w:rsidRPr="00871E24">
          <w:rPr>
            <w:i/>
            <w:rPrChange w:id="747" w:author="xx" w:date="2012-06-18T21:59:00Z">
              <w:rPr/>
            </w:rPrChange>
          </w:rPr>
          <w:t>al</w:t>
        </w:r>
      </w:ins>
      <w:ins w:id="748" w:author="xx" w:date="2012-06-18T21:42:00Z">
        <w:r w:rsidR="0014291C" w:rsidRPr="00871E24">
          <w:rPr>
            <w:i/>
            <w:rPrChange w:id="749" w:author="xx" w:date="2012-06-18T21:59:00Z">
              <w:rPr/>
            </w:rPrChange>
          </w:rPr>
          <w:t>Field</w:t>
        </w:r>
      </w:ins>
      <w:del w:id="750" w:author="xx" w:date="2012-06-18T21:41:00Z">
        <w:r w:rsidR="00DC4C07" w:rsidRPr="00871E24" w:rsidDel="0014291C">
          <w:rPr>
            <w:i/>
            <w:rPrChange w:id="751" w:author="xx" w:date="2012-06-18T21:59:00Z">
              <w:rPr/>
            </w:rPrChange>
          </w:rPr>
          <w:delText xml:space="preserve">thuộc tính additionFields có dạng chuỗi xml </w:delText>
        </w:r>
      </w:del>
      <w:del w:id="752" w:author="xx" w:date="2012-06-18T21:42:00Z">
        <w:r w:rsidR="00DC4C07" w:rsidRPr="00871E24" w:rsidDel="0014291C">
          <w:rPr>
            <w:i/>
            <w:rPrChange w:id="753" w:author="xx" w:date="2012-06-18T21:59:00Z">
              <w:rPr/>
            </w:rPrChange>
          </w:rPr>
          <w:delText>trong</w:delText>
        </w:r>
      </w:del>
      <w:ins w:id="754" w:author="xx" w:date="2012-06-18T21:42:00Z">
        <w:r w:rsidR="0014291C">
          <w:t xml:space="preserve"> của</w:t>
        </w:r>
      </w:ins>
      <w:r w:rsidR="00DC4C07">
        <w:t xml:space="preserve"> lớp WorkItem.</w:t>
      </w:r>
      <w:ins w:id="755" w:author="xx" w:date="2012-06-18T21:42:00Z">
        <w:r w:rsidR="00DE175D">
          <w:t xml:space="preserve"> Lớp WorkItem có phương thức </w:t>
        </w:r>
      </w:ins>
      <w:ins w:id="756" w:author="xx" w:date="2012-06-18T21:55:00Z">
        <w:r w:rsidR="00245C7A" w:rsidRPr="00245C7A">
          <w:rPr>
            <w:i/>
            <w:rPrChange w:id="757" w:author="xx" w:date="2012-06-18T21:55:00Z">
              <w:rPr/>
            </w:rPrChange>
          </w:rPr>
          <w:t>getAdditionFields</w:t>
        </w:r>
      </w:ins>
      <w:ins w:id="758" w:author="xx" w:date="2012-06-18T21:42:00Z">
        <w:r w:rsidR="00DE175D">
          <w:t xml:space="preserve"> thực hiện việc phân tích chuỗi này và trả </w:t>
        </w:r>
      </w:ins>
      <w:ins w:id="759" w:author="xx" w:date="2012-06-18T21:43:00Z">
        <w:r w:rsidR="00DE175D">
          <w:t>về danh sách các thuộc tính riêng của work item</w:t>
        </w:r>
      </w:ins>
      <w:ins w:id="760" w:author="xx" w:date="2012-06-18T21:56:00Z">
        <w:r w:rsidR="00245C7A">
          <w:t>.</w:t>
        </w:r>
      </w:ins>
    </w:p>
    <w:p w:rsidR="00245C7A" w:rsidRDefault="00245C7A" w:rsidP="00435B44">
      <w:pPr>
        <w:keepNext/>
        <w:rPr>
          <w:ins w:id="761" w:author="xx" w:date="2012-06-18T21:56:00Z"/>
        </w:rPr>
      </w:pPr>
    </w:p>
    <w:p w:rsidR="00245C7A" w:rsidRDefault="00871E24" w:rsidP="00435B44">
      <w:pPr>
        <w:keepNext/>
        <w:rPr>
          <w:ins w:id="762" w:author="xx" w:date="2012-06-18T21:56:00Z"/>
        </w:rPr>
      </w:pPr>
      <w:ins w:id="763" w:author="xx" w:date="2012-06-18T21:58:00Z">
        <w:r>
          <w:t xml:space="preserve">Thuộc </w:t>
        </w:r>
      </w:ins>
      <w:ins w:id="764" w:author="xx" w:date="2012-06-18T21:59:00Z">
        <w:r>
          <w:t xml:space="preserve">tính additionalField của lớp WorkItem chỉ lưu giá trị của các thuộc tính riêng, </w:t>
        </w:r>
      </w:ins>
      <w:ins w:id="765" w:author="xx" w:date="2012-06-18T22:02:00Z">
        <w:r>
          <w:t>còn c</w:t>
        </w:r>
      </w:ins>
      <w:ins w:id="766" w:author="xx" w:date="2012-06-18T21:59:00Z">
        <w:r>
          <w:t xml:space="preserve">ác ràng buộc trên thuộc tính riêng như kiểu giá trị, có được phép bằng null hay không, giá trị mặc định được định nghĩa trong thuộc tính </w:t>
        </w:r>
      </w:ins>
      <w:ins w:id="767" w:author="xx" w:date="2012-06-18T22:00:00Z">
        <w:r w:rsidRPr="00871E24">
          <w:rPr>
            <w:i/>
            <w:rPrChange w:id="768" w:author="xx" w:date="2012-06-18T22:03:00Z">
              <w:rPr/>
            </w:rPrChange>
          </w:rPr>
          <w:t>additionalFieldsDefine</w:t>
        </w:r>
        <w:r>
          <w:t xml:space="preserve"> của lớp </w:t>
        </w:r>
      </w:ins>
      <w:ins w:id="769" w:author="xx" w:date="2012-06-18T22:01:00Z">
        <w:r>
          <w:t xml:space="preserve">của lớp </w:t>
        </w:r>
        <w:r w:rsidRPr="00AA2A04">
          <w:rPr>
            <w:i/>
            <w:rPrChange w:id="770" w:author="xx" w:date="2012-06-18T22:22:00Z">
              <w:rPr/>
            </w:rPrChange>
          </w:rPr>
          <w:t>WorkItemType</w:t>
        </w:r>
        <w:r>
          <w:t>.</w:t>
        </w:r>
      </w:ins>
      <w:ins w:id="771" w:author="xx" w:date="2012-06-18T22:05:00Z">
        <w:r w:rsidR="00DF4C01">
          <w:t xml:space="preserve"> Thuộc tính này là một chuỗi</w:t>
        </w:r>
      </w:ins>
      <w:ins w:id="772" w:author="xx" w:date="2012-06-18T23:57:00Z">
        <w:r w:rsidR="0071035D">
          <w:t xml:space="preserve"> dạng</w:t>
        </w:r>
      </w:ins>
      <w:bookmarkStart w:id="773" w:name="_GoBack"/>
      <w:bookmarkEnd w:id="773"/>
      <w:ins w:id="774" w:author="xx" w:date="2012-06-18T22:05:00Z">
        <w:r w:rsidR="00DF4C01">
          <w:t xml:space="preserve"> xml.</w:t>
        </w:r>
      </w:ins>
      <w:ins w:id="775" w:author="xx" w:date="2012-06-18T22:01:00Z">
        <w:r>
          <w:t xml:space="preserve"> Lớp</w:t>
        </w:r>
      </w:ins>
      <w:ins w:id="776" w:author="xx" w:date="2012-06-18T22:06:00Z">
        <w:r w:rsidR="00DF4C01">
          <w:t xml:space="preserve"> WorkItemType</w:t>
        </w:r>
      </w:ins>
      <w:ins w:id="777" w:author="xx" w:date="2012-06-18T22:01:00Z">
        <w:r>
          <w:t xml:space="preserve"> có phương thức </w:t>
        </w:r>
        <w:r w:rsidRPr="00871E24">
          <w:rPr>
            <w:i/>
            <w:rPrChange w:id="778" w:author="xx" w:date="2012-06-18T22:03:00Z">
              <w:rPr/>
            </w:rPrChange>
          </w:rPr>
          <w:t>getAdditionalFiel</w:t>
        </w:r>
      </w:ins>
      <w:ins w:id="779" w:author="xx" w:date="2012-06-18T22:02:00Z">
        <w:r w:rsidRPr="00871E24">
          <w:rPr>
            <w:i/>
            <w:rPrChange w:id="780" w:author="xx" w:date="2012-06-18T22:03:00Z">
              <w:rPr/>
            </w:rPrChange>
          </w:rPr>
          <w:t>dDefines</w:t>
        </w:r>
        <w:r>
          <w:t xml:space="preserve"> để phân tích chuỗi này và </w:t>
        </w:r>
      </w:ins>
      <w:ins w:id="781" w:author="xx" w:date="2012-06-18T22:06:00Z">
        <w:r w:rsidR="00DF4C01">
          <w:t xml:space="preserve">trả về </w:t>
        </w:r>
      </w:ins>
      <w:ins w:id="782" w:author="xx" w:date="2012-06-18T22:03:00Z">
        <w:r>
          <w:t>danh sách các định nghĩa. Mỗi định nghĩa sẽ tương ứng một thuộc tính riêng của work item.</w:t>
        </w:r>
      </w:ins>
    </w:p>
    <w:p w:rsidR="00245C7A" w:rsidRPr="00195CE3" w:rsidRDefault="00245C7A" w:rsidP="00195CE3">
      <w:pPr>
        <w:rPr>
          <w:ins w:id="783" w:author="xx" w:date="2012-06-18T21:56:00Z"/>
        </w:rPr>
      </w:pPr>
    </w:p>
    <w:p w:rsidR="00157276" w:rsidRPr="00195CE3" w:rsidDel="00245C7A" w:rsidRDefault="00CB2F7A">
      <w:pPr>
        <w:rPr>
          <w:del w:id="784" w:author="xx" w:date="2012-06-18T21:53:00Z"/>
          <w:rFonts w:asciiTheme="minorHAnsi" w:hAnsiTheme="minorHAnsi" w:cstheme="minorHAnsi"/>
        </w:rPr>
      </w:pPr>
      <w:del w:id="785" w:author="xx" w:date="2012-06-18T21:53:00Z">
        <w:r w:rsidRPr="00195CE3" w:rsidDel="00245C7A">
          <w:rPr>
            <w:rFonts w:asciiTheme="minorHAnsi" w:hAnsiTheme="minorHAnsi" w:cstheme="minorHAnsi"/>
          </w:rPr>
          <w:lastRenderedPageBreak/>
          <w:delText>Hệ thống hỗ trợ</w:delText>
        </w:r>
        <w:r w:rsidR="000E5277" w:rsidRPr="00195CE3" w:rsidDel="00245C7A">
          <w:rPr>
            <w:rFonts w:asciiTheme="minorHAnsi" w:hAnsiTheme="minorHAnsi" w:cstheme="minorHAnsi"/>
          </w:rPr>
          <w:delText xml:space="preserve"> nhihống hỗ trợem và t Tnhihố work item đtrợem và tương tác tronchung như title, de</w:delText>
        </w:r>
        <w:r w:rsidRPr="00195CE3" w:rsidDel="00245C7A">
          <w:rPr>
            <w:rFonts w:asciiTheme="minorHAnsi" w:hAnsiTheme="minorHAnsi" w:cstheme="minorHAnsi"/>
          </w:rPr>
          <w:delText>scription, dateCreated, dueDate. Bên cạnh đó</w:delText>
        </w:r>
        <w:r w:rsidR="000E5277" w:rsidRPr="00195CE3" w:rsidDel="00245C7A">
          <w:rPr>
            <w:rFonts w:asciiTheme="minorHAnsi" w:hAnsiTheme="minorHAnsi" w:cstheme="minorHAnsi"/>
          </w:rPr>
          <w:delText xml:space="preserve"> tBên cạnh đóteCreated, dueDatethuên cạnh đóteC</w:delText>
        </w:r>
        <w:r w:rsidR="001E2388" w:rsidRPr="00195CE3" w:rsidDel="00245C7A">
          <w:rPr>
            <w:rFonts w:asciiTheme="minorHAnsi" w:hAnsiTheme="minorHAnsi" w:cstheme="minorHAnsi"/>
          </w:rPr>
          <w:delText>. Ví d d</w:delText>
        </w:r>
        <w:r w:rsidR="000E5277" w:rsidRPr="00195CE3" w:rsidDel="00245C7A">
          <w:rPr>
            <w:rFonts w:asciiTheme="minorHAnsi" w:hAnsiTheme="minorHAnsi" w:cstheme="minorHAnsi"/>
          </w:rPr>
          <w:delText>requirement có thêm thureated, dueDatetrong nhóm:n</w:delText>
        </w:r>
        <w:r w:rsidR="001E2388" w:rsidRPr="00195CE3" w:rsidDel="00245C7A">
          <w:rPr>
            <w:rFonts w:asciiTheme="minorHAnsi" w:hAnsiTheme="minorHAnsi" w:cstheme="minorHAnsi"/>
          </w:rPr>
          <w:delText>c</w:delText>
        </w:r>
        <w:r w:rsidR="000E5277" w:rsidRPr="00195CE3" w:rsidDel="00245C7A">
          <w:rPr>
            <w:rFonts w:asciiTheme="minorHAnsi" w:hAnsiTheme="minorHAnsi" w:cstheme="minorHAnsi"/>
          </w:rPr>
          <w:delText>ostToComplete</w:delText>
        </w:r>
        <w:r w:rsidR="001E2388" w:rsidRPr="00195CE3" w:rsidDel="00245C7A">
          <w:rPr>
            <w:rFonts w:asciiTheme="minorHAnsi" w:hAnsiTheme="minorHAnsi" w:cstheme="minorHAnsi"/>
          </w:rPr>
          <w:delText>. R</w:delText>
        </w:r>
        <w:r w:rsidR="00157276" w:rsidRPr="00195CE3" w:rsidDel="00245C7A">
          <w:rPr>
            <w:rFonts w:asciiTheme="minorHAnsi" w:hAnsiTheme="minorHAnsi" w:cstheme="minorHAnsi"/>
          </w:rPr>
          <w:delText>isk có thêm các thuted, duelikelihood, impact.</w:delText>
        </w:r>
      </w:del>
    </w:p>
    <w:p w:rsidR="000E5277" w:rsidRPr="00195CE3" w:rsidDel="00245C7A" w:rsidRDefault="00157276" w:rsidP="00435B44">
      <w:pPr>
        <w:rPr>
          <w:del w:id="786" w:author="xx" w:date="2012-06-18T21:53:00Z"/>
          <w:rFonts w:asciiTheme="minorHAnsi" w:hAnsiTheme="minorHAnsi" w:cstheme="minorHAnsi"/>
        </w:rPr>
      </w:pPr>
      <w:del w:id="787" w:author="xx" w:date="2012-06-18T21:53:00Z">
        <w:r w:rsidRPr="00195CE3" w:rsidDel="00245C7A">
          <w:rPr>
            <w:rFonts w:asciiTheme="minorHAnsi" w:hAnsiTheme="minorHAnsi" w:cstheme="minorHAnsi"/>
          </w:rPr>
          <w:delText xml:space="preserve">Đimpact.odm các thuted, d, </w:delText>
        </w:r>
        <w:r w:rsidR="000E5277" w:rsidRPr="00195CE3" w:rsidDel="00245C7A">
          <w:rPr>
            <w:rFonts w:asciiTheme="minorHAnsi" w:hAnsiTheme="minorHAnsi" w:cstheme="minorHAnsi"/>
          </w:rPr>
          <w:delText xml:space="preserve"> </w:delText>
        </w:r>
        <w:r w:rsidR="00CB2F7A" w:rsidRPr="00195CE3" w:rsidDel="00245C7A">
          <w:rPr>
            <w:rFonts w:asciiTheme="minorHAnsi" w:hAnsiTheme="minorHAnsi" w:cstheme="minorHAnsi"/>
          </w:rPr>
          <w:delText>các thuthutính chung</w:delText>
        </w:r>
        <w:r w:rsidRPr="00195CE3" w:rsidDel="00245C7A">
          <w:rPr>
            <w:rFonts w:asciiTheme="minorHAnsi" w:hAnsiTheme="minorHAnsi" w:cstheme="minorHAnsi"/>
          </w:rPr>
          <w:delText xml:space="preserve"> của work item</w:delText>
        </w:r>
        <w:r w:rsidR="00CB2F7A" w:rsidRPr="00195CE3" w:rsidDel="00245C7A">
          <w:rPr>
            <w:rFonts w:asciiTheme="minorHAnsi" w:hAnsiTheme="minorHAnsi" w:cstheme="minorHAnsi"/>
          </w:rPr>
          <w:delText xml:space="preserve"> sủa work itemunghuted, dueDatetrong nhóm:nhóm và d</w:delText>
        </w:r>
        <w:r w:rsidRPr="00195CE3" w:rsidDel="00245C7A">
          <w:rPr>
            <w:rFonts w:asciiTheme="minorHAnsi" w:hAnsiTheme="minorHAnsi" w:cstheme="minorHAnsi"/>
          </w:rPr>
          <w:delText>. T ủa w</w:delText>
        </w:r>
        <w:r w:rsidR="00CB2F7A" w:rsidRPr="00195CE3" w:rsidDel="00245C7A">
          <w:rPr>
            <w:rFonts w:asciiTheme="minorHAnsi" w:hAnsiTheme="minorHAnsi" w:cstheme="minorHAnsi"/>
          </w:rPr>
          <w:delText xml:space="preserve"> các thuộc tính riêng các thuộc tín sác thuộc tính riêngdthuc thuộc </w:delText>
        </w:r>
        <w:r w:rsidR="00CB2F7A" w:rsidRPr="00195CE3" w:rsidDel="00245C7A">
          <w:rPr>
            <w:rFonts w:asciiTheme="minorHAnsi" w:hAnsiTheme="minorHAnsi" w:cstheme="minorHAnsi"/>
            <w:i/>
          </w:rPr>
          <w:delText>additionField</w:delText>
        </w:r>
        <w:r w:rsidR="00CB2F7A" w:rsidRPr="00195CE3" w:rsidDel="00245C7A">
          <w:rPr>
            <w:rFonts w:asciiTheme="minorHAnsi" w:hAnsiTheme="minorHAnsi" w:cstheme="minorHAnsi"/>
          </w:rPr>
          <w:delText xml:space="preserve"> có đionFieldnh ritrong lớp WorkItem. Các đđonFieldnh ritrong lớp WorkItem.nhóm:nhóm v</w:delText>
        </w:r>
        <w:r w:rsidR="00CB2F7A" w:rsidRPr="00195CE3" w:rsidDel="00245C7A">
          <w:rPr>
            <w:rFonts w:asciiTheme="minorHAnsi" w:hAnsiTheme="minorHAnsi" w:cstheme="minorHAnsi"/>
            <w:i/>
          </w:rPr>
          <w:delText>getAdditionField</w:delText>
        </w:r>
        <w:r w:rsidR="00CB2F7A" w:rsidRPr="00195CE3" w:rsidDel="00245C7A">
          <w:rPr>
            <w:rFonts w:asciiTheme="minorHAnsi" w:hAnsiTheme="minorHAnsi" w:cstheme="minorHAnsi"/>
          </w:rPr>
          <w:delText xml:space="preserve"> đtAdditionFieldritrong lớp WorkI</w:delText>
        </w:r>
        <w:r w:rsidRPr="00195CE3" w:rsidDel="00245C7A">
          <w:rPr>
            <w:rFonts w:asciiTheme="minorHAnsi" w:hAnsiTheme="minorHAnsi" w:cstheme="minorHAnsi"/>
          </w:rPr>
          <w:delText xml:space="preserve"> danh sách các thutrong lớp W</w:delText>
        </w:r>
        <w:r w:rsidR="00CB2F7A" w:rsidRPr="00195CE3" w:rsidDel="00245C7A">
          <w:rPr>
            <w:rFonts w:asciiTheme="minorHAnsi" w:hAnsiTheme="minorHAnsi" w:cstheme="minorHAnsi"/>
          </w:rPr>
          <w:delText>ng của work item.</w:delText>
        </w:r>
      </w:del>
    </w:p>
    <w:p w:rsidR="00157276" w:rsidRPr="00435B44" w:rsidDel="00245C7A" w:rsidRDefault="00157276" w:rsidP="00435B44">
      <w:pPr>
        <w:rPr>
          <w:del w:id="788" w:author="xx" w:date="2012-06-18T21:53:00Z"/>
        </w:rPr>
      </w:pPr>
      <w:del w:id="789" w:author="xx" w:date="2012-06-18T21:53:00Z">
        <w:r w:rsidDel="00245C7A">
          <w:delText>Thua work i</w:delText>
        </w:r>
        <w:r w:rsidRPr="007F5B0B" w:rsidDel="00245C7A">
          <w:rPr>
            <w:i/>
          </w:rPr>
          <w:delText>additionField</w:delText>
        </w:r>
        <w:r w:rsidDel="00245C7A">
          <w:rPr>
            <w:i/>
          </w:rPr>
          <w:delText xml:space="preserve"> </w:delText>
        </w:r>
        <w:r w:rsidDel="00245C7A">
          <w:delText xml:space="preserve">cda lớp WorkItem chỉ mô tả giá trị của các thuộc tính riêng. Còn các ràng </w:delText>
        </w:r>
        <w:r w:rsidR="006D3F41" w:rsidDel="00245C7A">
          <w:delText>buộ</w:delText>
        </w:r>
        <w:r w:rsidDel="00245C7A">
          <w:delText>c cn các ràng em chỉ mô tả giá trị của các thuộc tính riêng.uyền này.i thàn</w:delText>
        </w:r>
        <w:r w:rsidR="001E2388" w:rsidDel="00245C7A">
          <w:delText>giá trác ràng em</w:delText>
        </w:r>
        <w:r w:rsidDel="00245C7A">
          <w:delText xml:space="preserve">… được mô tả trong thuộc tính </w:delText>
        </w:r>
        <w:r w:rsidRPr="00435B44" w:rsidDel="00245C7A">
          <w:rPr>
            <w:i/>
          </w:rPr>
          <w:delText>additionalFieldsDefine</w:delText>
        </w:r>
        <w:r w:rsidDel="00245C7A">
          <w:delText xml:space="preserve"> cditlớp </w:delText>
        </w:r>
        <w:r w:rsidRPr="00435B44" w:rsidDel="00245C7A">
          <w:rPr>
            <w:i/>
          </w:rPr>
          <w:delText>WorkItemType</w:delText>
        </w:r>
        <w:r w:rsidDel="00245C7A">
          <w:delText xml:space="preserve">. ThuhutemTypeeldsDefineộchuỗi có dạng xml. LLuhutemTypeeldsDefineộchuỗi có </w:delText>
        </w:r>
        <w:r w:rsidRPr="00435B44" w:rsidDel="00245C7A">
          <w:rPr>
            <w:i/>
          </w:rPr>
          <w:delText>getAdditionalFieldDefine</w:delText>
        </w:r>
        <w:r w:rsidDel="00245C7A">
          <w:delText xml:space="preserve"> đtAdditionalFieldDefinehuỗi có danh sách các đeldDefineh MMnh sách các đeldDefinehuỗi có d</w:delText>
        </w:r>
        <w:r w:rsidR="001E2388" w:rsidDel="00245C7A">
          <w:delText>thuộc tính</w:delText>
        </w:r>
        <w:r w:rsidDel="00245C7A">
          <w:delText xml:space="preserve"> riêng cnhcác đeldDef</w:delText>
        </w:r>
      </w:del>
    </w:p>
    <w:p w:rsidR="006809C7" w:rsidRDefault="00393426" w:rsidP="00435B44">
      <w:pPr>
        <w:keepNext/>
      </w:pPr>
      <w:r>
        <w:rPr>
          <w:noProof/>
        </w:rPr>
        <w:drawing>
          <wp:inline distT="0" distB="0" distL="0" distR="0" wp14:anchorId="714CB71C" wp14:editId="2719A9EE">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4C340D" w:rsidRDefault="006809C7" w:rsidP="00435B44">
      <w:pPr>
        <w:pStyle w:val="Caption"/>
      </w:pPr>
      <w:r>
        <w:t xml:space="preserve">Hình </w:t>
      </w:r>
      <w:fldSimple w:instr=" SEQ Hình \* ARABIC ">
        <w:ins w:id="790" w:author="xx" w:date="2012-06-18T23:42:00Z">
          <w:r w:rsidR="00596A5A">
            <w:rPr>
              <w:noProof/>
            </w:rPr>
            <w:t>26</w:t>
          </w:r>
        </w:ins>
        <w:del w:id="791" w:author="xx" w:date="2012-06-18T22:31:00Z">
          <w:r w:rsidDel="00AA2A04">
            <w:rPr>
              <w:noProof/>
            </w:rPr>
            <w:delText>27</w:delText>
          </w:r>
        </w:del>
      </w:fldSimple>
      <w:r>
        <w:t xml:space="preserve"> Các lớp chính liên quan tới quản lý work item và tương tác</w:t>
      </w:r>
    </w:p>
    <w:p w:rsidR="006809C7" w:rsidRDefault="006809C7" w:rsidP="00435B44">
      <w:pPr>
        <w:pStyle w:val="Heading4"/>
      </w:pPr>
      <w:bookmarkStart w:id="792" w:name="_Toc327822226"/>
      <w:r>
        <w:lastRenderedPageBreak/>
        <w:t>Quản lý lịch</w:t>
      </w:r>
      <w:bookmarkEnd w:id="792"/>
    </w:p>
    <w:p w:rsidR="009F3B93" w:rsidRPr="009F3B93" w:rsidRDefault="009F3B93">
      <w:r>
        <w:t>Mỗi account và project đều có một calendar.  Trong calendar sẽ có nhiều event,  đồng thời một event cũng có thể thuộc nhiều calendar.</w:t>
      </w:r>
    </w:p>
    <w:p w:rsidR="00BE5446" w:rsidRDefault="00BE5446" w:rsidP="00435B44">
      <w:pPr>
        <w:keepNext/>
      </w:pPr>
      <w:r>
        <w:rPr>
          <w:noProof/>
        </w:rPr>
        <w:drawing>
          <wp:inline distT="0" distB="0" distL="0" distR="0" wp14:anchorId="1E98DEF6" wp14:editId="69AE527D">
            <wp:extent cx="5791835" cy="23583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BE5446" w:rsidRPr="00435B44" w:rsidRDefault="00BE5446" w:rsidP="00435B44">
      <w:pPr>
        <w:pStyle w:val="Caption"/>
      </w:pPr>
      <w:r>
        <w:t xml:space="preserve">Hình </w:t>
      </w:r>
      <w:fldSimple w:instr=" SEQ Hình \* ARABIC ">
        <w:r w:rsidR="00596A5A">
          <w:rPr>
            <w:noProof/>
          </w:rPr>
          <w:t>27</w:t>
        </w:r>
      </w:fldSimple>
      <w:r>
        <w:t xml:space="preserve"> Các lớp chính liên quan tới quản lý lịch</w:t>
      </w:r>
    </w:p>
    <w:p w:rsidR="00393426" w:rsidRDefault="00393426" w:rsidP="00435B44">
      <w:pPr>
        <w:pStyle w:val="Heading3"/>
        <w:rPr>
          <w:ins w:id="793" w:author="xx" w:date="2012-06-18T23:17:00Z"/>
        </w:rPr>
      </w:pPr>
      <w:bookmarkStart w:id="794" w:name="_Toc327822227"/>
      <w:r>
        <w:t>Cơ sở dữ liệu</w:t>
      </w:r>
      <w:bookmarkEnd w:id="794"/>
    </w:p>
    <w:p w:rsidR="00596A5A" w:rsidRDefault="00110F01" w:rsidP="00110F01">
      <w:pPr>
        <w:rPr>
          <w:ins w:id="795" w:author="xx" w:date="2012-06-18T23:35:00Z"/>
        </w:rPr>
        <w:pPrChange w:id="796" w:author="xx" w:date="2012-06-18T23:17:00Z">
          <w:pPr>
            <w:pStyle w:val="Heading3"/>
          </w:pPr>
        </w:pPrChange>
      </w:pPr>
      <w:ins w:id="797" w:author="xx" w:date="2012-06-18T23:17:00Z">
        <w:r>
          <w:t xml:space="preserve">Hệ thống có cơ sở dữ liệu tương đối giống </w:t>
        </w:r>
      </w:ins>
      <w:ins w:id="798" w:author="xx" w:date="2012-06-18T23:18:00Z">
        <w:r>
          <w:t xml:space="preserve">domain model. Mỗi một lớp trong domain model tương ứng với một bảng trong cơ sở dữ liệu. </w:t>
        </w:r>
      </w:ins>
    </w:p>
    <w:p w:rsidR="00110F01" w:rsidRDefault="00596A5A" w:rsidP="00110F01">
      <w:pPr>
        <w:rPr>
          <w:ins w:id="799" w:author="xx" w:date="2012-06-18T23:41:00Z"/>
        </w:rPr>
        <w:pPrChange w:id="800" w:author="xx" w:date="2012-06-18T23:17:00Z">
          <w:pPr>
            <w:pStyle w:val="Heading3"/>
          </w:pPr>
        </w:pPrChange>
      </w:pPr>
      <w:ins w:id="801" w:author="xx" w:date="2012-06-18T23:34:00Z">
        <w:r>
          <w:t>Trong domain model, Project và Iteration kế thừa từ WorkItemContainer. Trong khi đó</w:t>
        </w:r>
      </w:ins>
      <w:ins w:id="802" w:author="xx" w:date="2012-06-18T23:36:00Z">
        <w:r>
          <w:t xml:space="preserve">, </w:t>
        </w:r>
      </w:ins>
      <w:ins w:id="803" w:author="xx" w:date="2012-06-18T23:34:00Z">
        <w:r>
          <w:t>cơ sở dữ liệu quan hệ không hỗ trợ kế thừa.</w:t>
        </w:r>
      </w:ins>
      <w:ins w:id="804" w:author="xx" w:date="2012-06-18T23:36:00Z">
        <w:r>
          <w:t xml:space="preserve"> Vấn đề được giải quyết bằ</w:t>
        </w:r>
      </w:ins>
      <w:ins w:id="805" w:author="xx" w:date="2012-06-18T23:38:00Z">
        <w:r>
          <w:t>ng cách sử dụng cách tiếp cận “</w:t>
        </w:r>
        <w:r w:rsidRPr="00AA4DCA">
          <w:rPr>
            <w:b/>
            <w:rPrChange w:id="806" w:author="xx" w:date="2012-06-18T23:48:00Z">
              <w:rPr/>
            </w:rPrChange>
          </w:rPr>
          <w:t>Class Table Inheritance</w:t>
        </w:r>
        <w:r>
          <w:t xml:space="preserve">”. Với cách tiếp cận này sẽ tạo ra </w:t>
        </w:r>
      </w:ins>
      <w:ins w:id="807" w:author="xx" w:date="2012-06-18T23:43:00Z">
        <w:r>
          <w:t>một</w:t>
        </w:r>
      </w:ins>
      <w:ins w:id="808" w:author="xx" w:date="2012-06-18T23:38:00Z">
        <w:r>
          <w:t xml:space="preserve"> bảng tương ứng với một lớp trong cây kế thừa.</w:t>
        </w:r>
      </w:ins>
      <w:ins w:id="809" w:author="xx" w:date="2012-06-18T23:43:00Z">
        <w:r>
          <w:t xml:space="preserve"> </w:t>
        </w:r>
      </w:ins>
      <w:ins w:id="810" w:author="xx" w:date="2012-06-18T23:49:00Z">
        <w:r w:rsidR="00AA4DCA">
          <w:t xml:space="preserve">Trong bảng của lớp con có khóa ngoại trỏ </w:t>
        </w:r>
      </w:ins>
      <w:ins w:id="811" w:author="xx" w:date="2012-06-18T23:50:00Z">
        <w:r w:rsidR="00AA4DCA">
          <w:t>đến bảng của lớp cha</w:t>
        </w:r>
      </w:ins>
      <w:ins w:id="812" w:author="xx" w:date="2012-06-18T23:51:00Z">
        <w:r w:rsidR="00AA4DCA">
          <w:t xml:space="preserve"> nhằm liên kết các dòng </w:t>
        </w:r>
      </w:ins>
      <w:ins w:id="813" w:author="xx" w:date="2012-06-18T23:52:00Z">
        <w:r w:rsidR="00AA4DCA">
          <w:t xml:space="preserve">có quan hệ </w:t>
        </w:r>
      </w:ins>
      <w:ins w:id="814" w:author="xx" w:date="2012-06-18T23:51:00Z">
        <w:r w:rsidR="00AA4DCA">
          <w:t>lại với nhau.</w:t>
        </w:r>
      </w:ins>
    </w:p>
    <w:p w:rsidR="00596A5A" w:rsidRDefault="00596A5A" w:rsidP="00596A5A">
      <w:pPr>
        <w:keepNext/>
        <w:rPr>
          <w:ins w:id="815" w:author="xx" w:date="2012-06-18T23:42:00Z"/>
        </w:rPr>
        <w:pPrChange w:id="816" w:author="xx" w:date="2012-06-18T23:42:00Z">
          <w:pPr/>
        </w:pPrChange>
      </w:pPr>
      <w:ins w:id="817" w:author="xx" w:date="2012-06-18T23:41:00Z">
        <w:r>
          <w:rPr>
            <w:noProof/>
          </w:rPr>
          <w:lastRenderedPageBreak/>
          <w:drawing>
            <wp:inline distT="0" distB="0" distL="0" distR="0" wp14:anchorId="5621C677" wp14:editId="68C7A7B5">
              <wp:extent cx="4260850" cy="303403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64010" cy="3036285"/>
                      </a:xfrm>
                      <a:prstGeom prst="rect">
                        <a:avLst/>
                      </a:prstGeom>
                    </pic:spPr>
                  </pic:pic>
                </a:graphicData>
              </a:graphic>
            </wp:inline>
          </w:drawing>
        </w:r>
      </w:ins>
    </w:p>
    <w:p w:rsidR="00596A5A" w:rsidRDefault="00596A5A" w:rsidP="00596A5A">
      <w:pPr>
        <w:pStyle w:val="Caption"/>
        <w:rPr>
          <w:ins w:id="818" w:author="xx" w:date="2012-06-18T23:26:00Z"/>
        </w:rPr>
        <w:pPrChange w:id="819" w:author="xx" w:date="2012-06-18T23:42:00Z">
          <w:pPr>
            <w:pStyle w:val="Heading3"/>
          </w:pPr>
        </w:pPrChange>
      </w:pPr>
      <w:ins w:id="820" w:author="xx" w:date="2012-06-18T23:42:00Z">
        <w:r>
          <w:t xml:space="preserve">Hình </w:t>
        </w:r>
        <w:r>
          <w:fldChar w:fldCharType="begin"/>
        </w:r>
        <w:r>
          <w:instrText xml:space="preserve"> SEQ Hình \* ARABIC </w:instrText>
        </w:r>
      </w:ins>
      <w:r>
        <w:fldChar w:fldCharType="separate"/>
      </w:r>
      <w:ins w:id="821" w:author="xx" w:date="2012-06-18T23:42:00Z">
        <w:r>
          <w:rPr>
            <w:noProof/>
          </w:rPr>
          <w:t>28</w:t>
        </w:r>
        <w:r>
          <w:fldChar w:fldCharType="end"/>
        </w:r>
        <w:r>
          <w:t xml:space="preserve"> </w:t>
        </w:r>
        <w:r w:rsidRPr="00E11CEC">
          <w:t>Class Table Inheritance</w:t>
        </w:r>
      </w:ins>
    </w:p>
    <w:p w:rsidR="001D72D0" w:rsidRPr="00110F01" w:rsidDel="001D72D0" w:rsidRDefault="001D72D0" w:rsidP="00110F01">
      <w:pPr>
        <w:rPr>
          <w:del w:id="822" w:author="xx" w:date="2012-06-18T23:34:00Z"/>
          <w:rPrChange w:id="823" w:author="xx" w:date="2012-06-18T23:17:00Z">
            <w:rPr>
              <w:del w:id="824" w:author="xx" w:date="2012-06-18T23:34:00Z"/>
            </w:rPr>
          </w:rPrChange>
        </w:rPr>
        <w:pPrChange w:id="825" w:author="xx" w:date="2012-06-18T23:17:00Z">
          <w:pPr>
            <w:pStyle w:val="Heading3"/>
          </w:pPr>
        </w:pPrChange>
      </w:pPr>
    </w:p>
    <w:p w:rsidR="00393426" w:rsidRDefault="00393426" w:rsidP="00393426">
      <w:pPr>
        <w:pStyle w:val="Heading3"/>
      </w:pPr>
      <w:bookmarkStart w:id="826" w:name="_Toc327822228"/>
      <w:r>
        <w:t>Cơ chế bảo mật</w:t>
      </w:r>
      <w:bookmarkEnd w:id="826"/>
    </w:p>
    <w:p w:rsidR="00393426" w:rsidRDefault="00393426" w:rsidP="00393426">
      <w:r>
        <w:t>Hệ thống được bảo mật thông qua cơ chế kiểm soát truy cập dựa trên vai trò (role based access control) . Mỗi người dùng sẽ có các vai trò khác nhau tùy thuộc vào dự án. Mỗi vai trò sẽ được gán quyền (permission). Để thực hiên được tác vụ thì người dùng cần có quyền tương ứng với tác vụ đó. Như để xem được thông tin của dự án người dùng cần có quyền “project:read”.  Trong đó “project” là đối tượng đang được thao tác, “read” là hành động được thực hiện trên đối tượng.</w:t>
      </w:r>
    </w:p>
    <w:p w:rsidR="00393426" w:rsidRDefault="00393426" w:rsidP="00393426">
      <w:pPr>
        <w:keepNext/>
      </w:pPr>
      <w:r>
        <w:object w:dxaOrig="7224" w:dyaOrig="3399">
          <v:shape id="_x0000_i1028" type="#_x0000_t75" style="width:361pt;height:170pt" o:ole="">
            <v:imagedata r:id="rId73" o:title=""/>
          </v:shape>
          <o:OLEObject Type="Embed" ProgID="Visio.Drawing.11" ShapeID="_x0000_i1028" DrawAspect="Content" ObjectID="_1401569084" r:id="rId74"/>
        </w:object>
      </w:r>
    </w:p>
    <w:p w:rsidR="00393426" w:rsidRDefault="00393426" w:rsidP="00393426">
      <w:pPr>
        <w:pStyle w:val="Caption"/>
      </w:pPr>
      <w:r>
        <w:t xml:space="preserve">Hình </w:t>
      </w:r>
      <w:fldSimple w:instr=" SEQ Hình \* ARABIC ">
        <w:ins w:id="827" w:author="xx" w:date="2012-06-18T23:42:00Z">
          <w:r w:rsidR="00596A5A">
            <w:rPr>
              <w:noProof/>
            </w:rPr>
            <w:t>29</w:t>
          </w:r>
        </w:ins>
        <w:del w:id="828" w:author="xx" w:date="2012-06-18T22:31:00Z">
          <w:r w:rsidDel="00AA2A04">
            <w:rPr>
              <w:noProof/>
            </w:rPr>
            <w:delText>25</w:delText>
          </w:r>
        </w:del>
      </w:fldSimple>
      <w:r>
        <w:t xml:space="preserve"> Cơ chế quản lý truy cập dựa trên vai trò</w:t>
      </w:r>
    </w:p>
    <w:p w:rsidR="00393426" w:rsidRPr="00393426" w:rsidRDefault="00393426"/>
    <w:p w:rsidR="00E814AA" w:rsidRDefault="00991C6C" w:rsidP="00991C6C">
      <w:pPr>
        <w:pStyle w:val="Heading2"/>
      </w:pPr>
      <w:bookmarkStart w:id="829" w:name="_Toc327121434"/>
      <w:bookmarkStart w:id="830" w:name="_Toc327604680"/>
      <w:bookmarkStart w:id="831" w:name="_Toc327822229"/>
      <w:r>
        <w:t>Cài đặt và thử nghiệm</w:t>
      </w:r>
      <w:bookmarkEnd w:id="829"/>
      <w:bookmarkEnd w:id="830"/>
      <w:bookmarkEnd w:id="831"/>
    </w:p>
    <w:p w:rsidR="00B6696B" w:rsidRDefault="00B6696B" w:rsidP="00BF5ADA">
      <w:pPr>
        <w:pStyle w:val="Heading3"/>
      </w:pPr>
      <w:bookmarkStart w:id="832" w:name="_Toc327822230"/>
      <w:r>
        <w:t>Môi trường triển khai:</w:t>
      </w:r>
      <w:bookmarkEnd w:id="832"/>
    </w:p>
    <w:p w:rsidR="00B6696B" w:rsidRDefault="00B6696B" w:rsidP="00BF5ADA">
      <w:pPr>
        <w:pStyle w:val="ListParagraph"/>
        <w:numPr>
          <w:ilvl w:val="0"/>
          <w:numId w:val="51"/>
        </w:numPr>
      </w:pPr>
      <w:r>
        <w:t>Server : Apache Tomcat.</w:t>
      </w:r>
    </w:p>
    <w:p w:rsidR="00B6696B" w:rsidRPr="00B6696B" w:rsidRDefault="00B6696B" w:rsidP="00BF5ADA">
      <w:pPr>
        <w:pStyle w:val="ListParagraph"/>
        <w:numPr>
          <w:ilvl w:val="0"/>
          <w:numId w:val="51"/>
        </w:numPr>
      </w:pPr>
      <w:r>
        <w:t>Hệ quản trị cơ sở dữ liệu : MySQL</w:t>
      </w:r>
    </w:p>
    <w:p w:rsidR="00991C6C" w:rsidRDefault="00991C6C" w:rsidP="00991C6C">
      <w:pPr>
        <w:pStyle w:val="Heading3"/>
      </w:pPr>
      <w:bookmarkStart w:id="833" w:name="_Toc327121435"/>
      <w:bookmarkStart w:id="834" w:name="_Toc327604682"/>
      <w:bookmarkStart w:id="835" w:name="_Toc327822231"/>
      <w:r>
        <w:t>Môi trường phát triển</w:t>
      </w:r>
      <w:bookmarkEnd w:id="833"/>
      <w:bookmarkEnd w:id="834"/>
      <w:bookmarkEnd w:id="835"/>
    </w:p>
    <w:p w:rsidR="00991C6C" w:rsidRDefault="00991C6C" w:rsidP="00991C6C">
      <w:r>
        <w:t>Các công cụ và môi trường được sử dụng để thực hiện đề tài :</w:t>
      </w:r>
    </w:p>
    <w:p w:rsidR="00991C6C" w:rsidRDefault="00991C6C" w:rsidP="00991C6C">
      <w:pPr>
        <w:pStyle w:val="ListParagraph"/>
        <w:numPr>
          <w:ilvl w:val="0"/>
          <w:numId w:val="9"/>
        </w:numPr>
      </w:pPr>
      <w:r>
        <w:t>Công cụ phân tích, thiết kế : Rational Rose 7.0.0</w:t>
      </w:r>
    </w:p>
    <w:p w:rsidR="00991C6C" w:rsidRDefault="00991C6C" w:rsidP="00991C6C">
      <w:pPr>
        <w:pStyle w:val="ListParagraph"/>
        <w:numPr>
          <w:ilvl w:val="0"/>
          <w:numId w:val="9"/>
        </w:numPr>
      </w:pPr>
      <w:r>
        <w:t>Môi trường cái đặt ứng dụng : Microsoft Windows 7</w:t>
      </w:r>
    </w:p>
    <w:p w:rsidR="00991C6C" w:rsidRDefault="00991C6C" w:rsidP="00991C6C">
      <w:pPr>
        <w:pStyle w:val="ListParagraph"/>
        <w:numPr>
          <w:ilvl w:val="0"/>
          <w:numId w:val="9"/>
        </w:numPr>
      </w:pPr>
      <w:r>
        <w:t>Công cụ lập trình : Spring S</w:t>
      </w:r>
      <w:r w:rsidRPr="00991C6C">
        <w:t xml:space="preserve">ource </w:t>
      </w:r>
      <w:r>
        <w:t>T</w:t>
      </w:r>
      <w:r w:rsidRPr="00991C6C">
        <w:t xml:space="preserve">ool </w:t>
      </w:r>
      <w:r>
        <w:t>S</w:t>
      </w:r>
      <w:r w:rsidRPr="00991C6C">
        <w:t>uite</w:t>
      </w:r>
      <w:r>
        <w:t xml:space="preserve"> 2.9.0</w:t>
      </w:r>
    </w:p>
    <w:p w:rsidR="00C14EB3" w:rsidRDefault="00991C6C">
      <w:pPr>
        <w:pStyle w:val="ListParagraph"/>
        <w:numPr>
          <w:ilvl w:val="0"/>
          <w:numId w:val="9"/>
        </w:numPr>
      </w:pPr>
      <w:r>
        <w:t xml:space="preserve">Server triển khai  : </w:t>
      </w:r>
      <w:r w:rsidR="00337F0A">
        <w:t>Apache Tomcat.</w:t>
      </w:r>
    </w:p>
    <w:p w:rsidR="00C14EB3" w:rsidRDefault="00C14EB3" w:rsidP="0031016D">
      <w:pPr>
        <w:pStyle w:val="ListParagraph"/>
      </w:pPr>
    </w:p>
    <w:p w:rsidR="00991C6C" w:rsidRPr="00991C6C" w:rsidRDefault="00991C6C" w:rsidP="0031016D">
      <w:pPr>
        <w:pStyle w:val="ListParagraph"/>
      </w:pPr>
    </w:p>
    <w:p w:rsidR="00991C6C" w:rsidRDefault="00991C6C" w:rsidP="00991C6C">
      <w:pPr>
        <w:pStyle w:val="Heading3"/>
      </w:pPr>
      <w:bookmarkStart w:id="836" w:name="_Toc327121436"/>
      <w:bookmarkStart w:id="837" w:name="_Toc327604683"/>
      <w:bookmarkStart w:id="838" w:name="_Toc327822232"/>
      <w:r>
        <w:t>Hướng dẫn sử dụng</w:t>
      </w:r>
      <w:bookmarkEnd w:id="836"/>
      <w:bookmarkEnd w:id="837"/>
      <w:bookmarkEnd w:id="838"/>
    </w:p>
    <w:p w:rsidR="006970F7" w:rsidRDefault="006970F7" w:rsidP="006970F7">
      <w:pPr>
        <w:rPr>
          <w:rFonts w:eastAsiaTheme="majorEastAsia"/>
        </w:rPr>
      </w:pPr>
      <w:r>
        <w:rPr>
          <w:rFonts w:eastAsiaTheme="majorEastAsia"/>
        </w:rPr>
        <w:t>Sau khi triển khai ứng dụng lên server, khởi động ứng dụng để thấy màn hình đăng nhập.</w:t>
      </w:r>
    </w:p>
    <w:p w:rsidR="006970F7" w:rsidRDefault="006970F7" w:rsidP="006970F7">
      <w:pPr>
        <w:jc w:val="center"/>
        <w:rPr>
          <w:rFonts w:eastAsiaTheme="majorEastAsia"/>
        </w:rPr>
      </w:pPr>
      <w:r>
        <w:rPr>
          <w:noProof/>
        </w:rPr>
        <w:lastRenderedPageBreak/>
        <w:drawing>
          <wp:inline distT="0" distB="0" distL="0" distR="0" wp14:anchorId="5F9F7E6B" wp14:editId="04C1B620">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153073" cy="1725394"/>
                    </a:xfrm>
                    <a:prstGeom prst="rect">
                      <a:avLst/>
                    </a:prstGeom>
                  </pic:spPr>
                </pic:pic>
              </a:graphicData>
            </a:graphic>
          </wp:inline>
        </w:drawing>
      </w:r>
    </w:p>
    <w:p w:rsidR="006970F7" w:rsidRDefault="006970F7" w:rsidP="006970F7">
      <w:pPr>
        <w:rPr>
          <w:rFonts w:eastAsiaTheme="majorEastAsia"/>
        </w:rPr>
      </w:pPr>
      <w:r>
        <w:rPr>
          <w:rFonts w:eastAsiaTheme="majorEastAsia"/>
        </w:rPr>
        <w:t xml:space="preserve">Username mặc định ban đầu là </w:t>
      </w:r>
      <w:hyperlink r:id="rId76" w:history="1">
        <w:r w:rsidRPr="005017E3">
          <w:rPr>
            <w:rStyle w:val="Hyperlink"/>
            <w:rFonts w:eastAsiaTheme="majorEastAsia"/>
          </w:rPr>
          <w:t>admin@yahoo.com</w:t>
        </w:r>
      </w:hyperlink>
      <w:r>
        <w:rPr>
          <w:rFonts w:eastAsiaTheme="majorEastAsia"/>
        </w:rPr>
        <w:t xml:space="preserve"> và password : 12345.</w:t>
      </w:r>
    </w:p>
    <w:p w:rsidR="006970F7" w:rsidRDefault="006970F7" w:rsidP="007A576E">
      <w:pPr>
        <w:jc w:val="both"/>
        <w:rPr>
          <w:rFonts w:eastAsiaTheme="majorEastAsia"/>
        </w:rPr>
      </w:pPr>
      <w:r>
        <w:rPr>
          <w:rFonts w:eastAsiaTheme="majorEastAsia"/>
        </w:rPr>
        <w:t>Sau khi đăng nhập với quyền admin. Người dùng sẽ tới màn hình dashboard. Đây là giao diện giành cho người dùng. Admin cũng có thể được coi như 1 người dùng bình thường.</w:t>
      </w:r>
    </w:p>
    <w:p w:rsidR="006970F7" w:rsidRDefault="004F1121" w:rsidP="006970F7">
      <w:pPr>
        <w:rPr>
          <w:rFonts w:eastAsiaTheme="majorEastAsia"/>
        </w:rPr>
      </w:pPr>
      <w:r>
        <w:rPr>
          <w:rFonts w:eastAsiaTheme="majorEastAsia"/>
          <w:noProof/>
        </w:rPr>
        <w:drawing>
          <wp:inline distT="0" distB="0" distL="0" distR="0" wp14:anchorId="1674A8A4" wp14:editId="14766C34">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6970F7" w:rsidP="006970F7">
      <w:pPr>
        <w:rPr>
          <w:rFonts w:eastAsiaTheme="majorEastAsia"/>
        </w:rPr>
      </w:pPr>
      <w:r>
        <w:rPr>
          <w:rFonts w:eastAsiaTheme="majorEastAsia"/>
        </w:rPr>
        <w:t>Admin nên đổi password ngay sau khi đăng nhập lần đầu.</w:t>
      </w:r>
    </w:p>
    <w:p w:rsidR="006970F7" w:rsidRDefault="006970F7" w:rsidP="006970F7">
      <w:pPr>
        <w:rPr>
          <w:rFonts w:eastAsiaTheme="majorEastAsia"/>
        </w:rPr>
      </w:pPr>
      <w:r>
        <w:rPr>
          <w:noProof/>
        </w:rPr>
        <w:lastRenderedPageBreak/>
        <w:drawing>
          <wp:inline distT="0" distB="0" distL="0" distR="0" wp14:anchorId="1E21CB74" wp14:editId="1186DC56">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91835" cy="1439296"/>
                    </a:xfrm>
                    <a:prstGeom prst="rect">
                      <a:avLst/>
                    </a:prstGeom>
                  </pic:spPr>
                </pic:pic>
              </a:graphicData>
            </a:graphic>
          </wp:inline>
        </w:drawing>
      </w:r>
    </w:p>
    <w:p w:rsidR="006970F7" w:rsidRDefault="006970F7" w:rsidP="006970F7">
      <w:pPr>
        <w:pStyle w:val="Heading4"/>
      </w:pPr>
      <w:bookmarkStart w:id="839" w:name="_Toc327121437"/>
      <w:bookmarkStart w:id="840" w:name="_Toc327604684"/>
      <w:bookmarkStart w:id="841" w:name="_Toc327822233"/>
      <w:r>
        <w:t>Tạo process</w:t>
      </w:r>
      <w:bookmarkEnd w:id="839"/>
      <w:bookmarkEnd w:id="840"/>
      <w:bookmarkEnd w:id="841"/>
    </w:p>
    <w:p w:rsidR="006970F7" w:rsidRDefault="006970F7" w:rsidP="007A576E">
      <w:pPr>
        <w:jc w:val="both"/>
        <w:rPr>
          <w:rFonts w:eastAsiaTheme="majorEastAsia"/>
        </w:rPr>
      </w:pPr>
      <w:r>
        <w:rPr>
          <w:rFonts w:eastAsiaTheme="majorEastAsia"/>
        </w:rPr>
        <w:t xml:space="preserve">Đây là bước đầu tiên 1 admin nên làm. Bởi proccess là điều kiện đầu tiên trước khi tạo các </w:t>
      </w:r>
      <w:r w:rsidR="004F1121">
        <w:rPr>
          <w:rFonts w:eastAsiaTheme="majorEastAsia"/>
        </w:rPr>
        <w:t>project. Click vào link admin trên thanh menu để chuyển sang màn hình admin.</w:t>
      </w:r>
    </w:p>
    <w:p w:rsidR="004F1121" w:rsidRDefault="004F1121" w:rsidP="006970F7">
      <w:pPr>
        <w:rPr>
          <w:rFonts w:eastAsiaTheme="majorEastAsia"/>
        </w:rPr>
      </w:pPr>
      <w:r>
        <w:rPr>
          <w:rFonts w:eastAsiaTheme="majorEastAsia"/>
          <w:noProof/>
        </w:rPr>
        <w:drawing>
          <wp:inline distT="0" distB="0" distL="0" distR="0" wp14:anchorId="7DBF95BF" wp14:editId="39E0BDAB">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6970F7">
      <w:pPr>
        <w:rPr>
          <w:rFonts w:eastAsiaTheme="majorEastAsia"/>
        </w:rPr>
      </w:pPr>
      <w:r>
        <w:rPr>
          <w:rFonts w:eastAsiaTheme="majorEastAsia"/>
        </w:rPr>
        <w:t>Sau khi đã ở màn hình admin. Chuyển sang tab Processes để tạo processes mới.</w:t>
      </w:r>
    </w:p>
    <w:p w:rsidR="004F1121" w:rsidRDefault="004F1121" w:rsidP="006970F7">
      <w:pPr>
        <w:rPr>
          <w:rFonts w:eastAsiaTheme="majorEastAsia"/>
        </w:rPr>
      </w:pPr>
      <w:r>
        <w:rPr>
          <w:rFonts w:eastAsiaTheme="majorEastAsia"/>
          <w:noProof/>
        </w:rPr>
        <w:drawing>
          <wp:inline distT="0" distB="0" distL="0" distR="0" wp14:anchorId="7DD91791" wp14:editId="0C6A1CB3">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6970F7">
      <w:pPr>
        <w:rPr>
          <w:rFonts w:eastAsiaTheme="majorEastAsia"/>
        </w:rPr>
      </w:pPr>
      <w:r>
        <w:rPr>
          <w:rFonts w:eastAsiaTheme="majorEastAsia"/>
        </w:rPr>
        <w:t>Click button New để thực hiện tác vụ tạo mới process.</w:t>
      </w:r>
    </w:p>
    <w:p w:rsidR="004F1121" w:rsidRDefault="004F1121" w:rsidP="006970F7">
      <w:pPr>
        <w:rPr>
          <w:rFonts w:eastAsiaTheme="majorEastAsia"/>
        </w:rPr>
      </w:pPr>
      <w:r>
        <w:rPr>
          <w:noProof/>
        </w:rPr>
        <w:lastRenderedPageBreak/>
        <w:drawing>
          <wp:inline distT="0" distB="0" distL="0" distR="0" wp14:anchorId="5DDBBEA4" wp14:editId="522D7B95">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91835" cy="871869"/>
                    </a:xfrm>
                    <a:prstGeom prst="rect">
                      <a:avLst/>
                    </a:prstGeom>
                  </pic:spPr>
                </pic:pic>
              </a:graphicData>
            </a:graphic>
          </wp:inline>
        </w:drawing>
      </w:r>
    </w:p>
    <w:p w:rsidR="004F1121" w:rsidRDefault="004F1121" w:rsidP="007A576E">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7A576E">
      <w:pPr>
        <w:jc w:val="both"/>
        <w:rPr>
          <w:rFonts w:eastAsiaTheme="majorEastAsia"/>
        </w:rPr>
      </w:pPr>
      <w:r>
        <w:rPr>
          <w:rFonts w:eastAsiaTheme="majorEastAsia"/>
        </w:rPr>
        <w:t>Sau khi tạo process, admin có thể tạo class, project, account và tiến hành các thao tác quản lý như thêm, xóa, sửa.</w:t>
      </w:r>
    </w:p>
    <w:p w:rsidR="007A576E" w:rsidRDefault="007A576E" w:rsidP="007A576E">
      <w:pPr>
        <w:pStyle w:val="Heading4"/>
      </w:pPr>
      <w:bookmarkStart w:id="842" w:name="_Toc327121438"/>
      <w:bookmarkStart w:id="843" w:name="_Toc327604685"/>
      <w:bookmarkStart w:id="844" w:name="_Toc327822234"/>
      <w:r>
        <w:t>Quản lý project</w:t>
      </w:r>
      <w:bookmarkEnd w:id="842"/>
      <w:bookmarkEnd w:id="843"/>
      <w:bookmarkEnd w:id="844"/>
    </w:p>
    <w:p w:rsidR="007A576E" w:rsidRDefault="007A576E" w:rsidP="007A576E">
      <w:pPr>
        <w:rPr>
          <w:rFonts w:eastAsiaTheme="majorEastAsia"/>
        </w:rPr>
      </w:pPr>
      <w:r>
        <w:rPr>
          <w:rFonts w:eastAsiaTheme="majorEastAsia"/>
        </w:rPr>
        <w:t>Click vào tên project hoặc check project và chọn Goto để chuyển tới giao diện quản lý project.</w:t>
      </w:r>
    </w:p>
    <w:p w:rsidR="007A576E" w:rsidRDefault="007A576E" w:rsidP="007A576E">
      <w:pPr>
        <w:rPr>
          <w:rFonts w:eastAsiaTheme="majorEastAsia"/>
        </w:rPr>
      </w:pPr>
      <w:r>
        <w:rPr>
          <w:rFonts w:eastAsiaTheme="majorEastAsia"/>
          <w:noProof/>
        </w:rPr>
        <w:drawing>
          <wp:inline distT="0" distB="0" distL="0" distR="0" wp14:anchorId="35EAF373" wp14:editId="118A40F9">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7A576E">
      <w:pPr>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7A576E">
      <w:pPr>
        <w:rPr>
          <w:rFonts w:eastAsiaTheme="majorEastAsia"/>
        </w:rPr>
      </w:pPr>
      <w:r>
        <w:rPr>
          <w:noProof/>
        </w:rPr>
        <w:lastRenderedPageBreak/>
        <w:drawing>
          <wp:inline distT="0" distB="0" distL="0" distR="0" wp14:anchorId="7FEB3ACA" wp14:editId="7E3B4945">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91835" cy="3564255"/>
                    </a:xfrm>
                    <a:prstGeom prst="rect">
                      <a:avLst/>
                    </a:prstGeom>
                  </pic:spPr>
                </pic:pic>
              </a:graphicData>
            </a:graphic>
          </wp:inline>
        </w:drawing>
      </w:r>
    </w:p>
    <w:p w:rsidR="007A576E" w:rsidRDefault="007A576E" w:rsidP="007A576E">
      <w:pPr>
        <w:rPr>
          <w:rFonts w:eastAsiaTheme="majorEastAsia"/>
        </w:rPr>
      </w:pPr>
      <w:r>
        <w:rPr>
          <w:rFonts w:eastAsiaTheme="majorEastAsia"/>
        </w:rPr>
        <w:t>Admin sẽ thêm thành viên của project tại tab Members. Chỉ có thành viên đã được thêm vào project thì mới có thể tạo thao tác tại tab Tasks</w:t>
      </w:r>
      <w:r w:rsidR="002567D4">
        <w:rPr>
          <w:rFonts w:eastAsiaTheme="majorEastAsia"/>
        </w:rPr>
        <w:t>.</w:t>
      </w:r>
    </w:p>
    <w:p w:rsidR="002567D4" w:rsidRDefault="002567D4" w:rsidP="007A576E">
      <w:pPr>
        <w:rPr>
          <w:rFonts w:eastAsiaTheme="majorEastAsia"/>
        </w:rPr>
      </w:pPr>
      <w:r>
        <w:rPr>
          <w:noProof/>
        </w:rPr>
        <w:lastRenderedPageBreak/>
        <w:drawing>
          <wp:inline distT="0" distB="0" distL="0" distR="0" wp14:anchorId="4376DFDE" wp14:editId="42770E9B">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91835" cy="3576582"/>
                    </a:xfrm>
                    <a:prstGeom prst="rect">
                      <a:avLst/>
                    </a:prstGeom>
                  </pic:spPr>
                </pic:pic>
              </a:graphicData>
            </a:graphic>
          </wp:inline>
        </w:drawing>
      </w:r>
    </w:p>
    <w:p w:rsidR="002567D4" w:rsidRDefault="002567D4" w:rsidP="007A576E">
      <w:pPr>
        <w:rPr>
          <w:rFonts w:eastAsiaTheme="majorEastAsia"/>
        </w:rPr>
      </w:pPr>
      <w:r>
        <w:rPr>
          <w:rFonts w:eastAsiaTheme="majorEastAsia"/>
        </w:rPr>
        <w:t>Thành viên sẽ xem và tạo lịch tại tab Calendar. Những sự kiện chung của project sẽ có màu xanh nhạt, của các thành viên sẽ có màu đỏ sậm.</w:t>
      </w:r>
    </w:p>
    <w:p w:rsidR="007A576E" w:rsidRPr="007A576E" w:rsidRDefault="002567D4" w:rsidP="007A576E">
      <w:pPr>
        <w:rPr>
          <w:rFonts w:eastAsiaTheme="majorEastAsia"/>
        </w:rPr>
      </w:pPr>
      <w:r>
        <w:rPr>
          <w:noProof/>
        </w:rPr>
        <w:lastRenderedPageBreak/>
        <w:drawing>
          <wp:inline distT="0" distB="0" distL="0" distR="0" wp14:anchorId="6C782AAB" wp14:editId="5909E492">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91835" cy="3674969"/>
                    </a:xfrm>
                    <a:prstGeom prst="rect">
                      <a:avLst/>
                    </a:prstGeom>
                  </pic:spPr>
                </pic:pic>
              </a:graphicData>
            </a:graphic>
          </wp:inline>
        </w:drawing>
      </w:r>
    </w:p>
    <w:p w:rsidR="005D6542" w:rsidRDefault="00BF3BA6" w:rsidP="00BF5ADA">
      <w:r>
        <w:br w:type="page"/>
      </w:r>
    </w:p>
    <w:p w:rsidR="00BF3BA6" w:rsidRPr="00A97BAF" w:rsidRDefault="00BF3BA6" w:rsidP="0031016D">
      <w:pPr>
        <w:rPr>
          <w:rFonts w:eastAsiaTheme="majorEastAsia"/>
          <w:color w:val="000000" w:themeColor="text1"/>
          <w:sz w:val="28"/>
        </w:rPr>
      </w:pPr>
    </w:p>
    <w:p w:rsidR="007746F5" w:rsidRDefault="00471996" w:rsidP="00A97BAF">
      <w:pPr>
        <w:pStyle w:val="Heading1"/>
      </w:pPr>
      <w:bookmarkStart w:id="845" w:name="_Toc326077695"/>
      <w:bookmarkStart w:id="846" w:name="_Toc327121439"/>
      <w:bookmarkStart w:id="847" w:name="_Toc327822235"/>
      <w:r>
        <w:t>KẾT LUẬN</w:t>
      </w:r>
      <w:bookmarkEnd w:id="845"/>
      <w:bookmarkEnd w:id="846"/>
      <w:bookmarkEnd w:id="847"/>
    </w:p>
    <w:p w:rsidR="00B46E37" w:rsidRDefault="00CB6155" w:rsidP="00B46E37">
      <w:pPr>
        <w:pStyle w:val="ListParagraph"/>
        <w:numPr>
          <w:ilvl w:val="0"/>
          <w:numId w:val="9"/>
        </w:numPr>
        <w:jc w:val="both"/>
      </w:pPr>
      <w:r>
        <w:t>Qua</w:t>
      </w:r>
      <w:r w:rsidR="00B46E37">
        <w:t xml:space="preserve">Trong quá trình </w:t>
      </w:r>
      <w:r>
        <w:t>tìm</w:t>
      </w:r>
      <w:r w:rsidR="00B46E37">
        <w:t>Tìm hiểu về một số hệ thống</w:t>
      </w:r>
      <w:r w:rsidR="00B6696B">
        <w:t xml:space="preserve"> hỗ trợ</w:t>
      </w:r>
      <w:r w:rsidR="00B46E37">
        <w:t xml:space="preserve"> tương tác </w:t>
      </w:r>
      <w:r>
        <w:t>sẵn</w:t>
      </w:r>
      <w:r w:rsidR="00B46E37">
        <w:t>đã có</w:t>
      </w:r>
      <w:r>
        <w:t>, tìm</w:t>
      </w:r>
      <w:r w:rsidR="00B46E37">
        <w:t xml:space="preserve"> hiểu </w:t>
      </w:r>
      <w:r>
        <w:t>vể các</w:t>
      </w:r>
      <w:r w:rsidR="00B46E37">
        <w:t>số quy trình xây dựng phần mềm</w:t>
      </w:r>
      <w:r>
        <w:t>, chúng em đã hoàn thành đề</w:t>
      </w:r>
      <w:r w:rsidR="00B46E37">
        <w:t xml:space="preserve"> tà</w:t>
      </w:r>
      <w:r>
        <w:t>i “</w:t>
      </w:r>
      <w:r w:rsidR="00B46E37">
        <w:t>.</w:t>
      </w:r>
    </w:p>
    <w:p w:rsidR="00B46E37" w:rsidRDefault="00B46E37" w:rsidP="00540779">
      <w:pPr>
        <w:jc w:val="both"/>
      </w:pPr>
      <w:r>
        <w:t xml:space="preserve">Xây dựng </w:t>
      </w:r>
      <w:r w:rsidR="00CB6155">
        <w:t xml:space="preserve">hệ thống tương tác”, </w:t>
      </w:r>
      <w:r>
        <w:t>thu được một số kết quả :</w:t>
      </w:r>
    </w:p>
    <w:p w:rsidR="00CB6155" w:rsidRDefault="008B2DD2" w:rsidP="008B2DD2">
      <w:pPr>
        <w:ind w:firstLine="720"/>
        <w:jc w:val="both"/>
      </w:pPr>
      <w:r>
        <w:t>Một là x</w:t>
      </w:r>
      <w:r w:rsidR="00CB6155">
        <w:t xml:space="preserve">ây dựng </w:t>
      </w:r>
      <w:r w:rsidR="00B46E37">
        <w:t xml:space="preserve">được </w:t>
      </w:r>
      <w:r w:rsidR="00CB6155">
        <w:t xml:space="preserve">những tính năng giúp giảng viên, </w:t>
      </w:r>
      <w:r w:rsidR="00B46E37">
        <w:t xml:space="preserve">sinh viên </w:t>
      </w:r>
      <w:r w:rsidR="00CB6155">
        <w:t>quản lý, tương tác trong</w:t>
      </w:r>
      <w:r w:rsidR="00B46E37">
        <w:t xml:space="preserve">bảo quá trình </w:t>
      </w:r>
      <w:r w:rsidR="00CB6155">
        <w:t>xây dựng dự án tại môi trường lớp học:</w:t>
      </w:r>
    </w:p>
    <w:p w:rsidR="00CB6155" w:rsidRDefault="00CB6155" w:rsidP="008B2DD2">
      <w:pPr>
        <w:pStyle w:val="ListParagraph"/>
        <w:numPr>
          <w:ilvl w:val="0"/>
          <w:numId w:val="9"/>
        </w:numPr>
        <w:jc w:val="both"/>
      </w:pPr>
      <w:r>
        <w:t>Quản lý thông tin quy trình phần mềm (process).</w:t>
      </w:r>
    </w:p>
    <w:p w:rsidR="00CB6155" w:rsidRDefault="00CB6155" w:rsidP="008B2DD2">
      <w:pPr>
        <w:pStyle w:val="ListParagraph"/>
        <w:numPr>
          <w:ilvl w:val="0"/>
          <w:numId w:val="9"/>
        </w:numPr>
        <w:jc w:val="both"/>
      </w:pPr>
      <w:r>
        <w:t>Quản lý thông tin lớp học (study class).</w:t>
      </w:r>
    </w:p>
    <w:p w:rsidR="00CB6155" w:rsidRDefault="00CB6155" w:rsidP="008B2DD2">
      <w:pPr>
        <w:pStyle w:val="ListParagraph"/>
        <w:numPr>
          <w:ilvl w:val="0"/>
          <w:numId w:val="9"/>
        </w:numPr>
        <w:jc w:val="both"/>
      </w:pPr>
      <w:r>
        <w:t>Quản lý thông tin dự án (project).</w:t>
      </w:r>
    </w:p>
    <w:p w:rsidR="00CB6155" w:rsidRDefault="00CB6155" w:rsidP="008B2DD2">
      <w:pPr>
        <w:pStyle w:val="ListParagraph"/>
        <w:numPr>
          <w:ilvl w:val="0"/>
          <w:numId w:val="9"/>
        </w:numPr>
        <w:jc w:val="both"/>
      </w:pPr>
      <w:r>
        <w:t>Quản lý tài khoản (account).</w:t>
      </w:r>
    </w:p>
    <w:p w:rsidR="00CB6155" w:rsidRDefault="00CB6155" w:rsidP="008B2DD2">
      <w:pPr>
        <w:pStyle w:val="ListParagraph"/>
        <w:numPr>
          <w:ilvl w:val="0"/>
          <w:numId w:val="9"/>
        </w:numPr>
        <w:jc w:val="both"/>
      </w:pPr>
      <w:r>
        <w:t>Quản lý dự án :</w:t>
      </w:r>
    </w:p>
    <w:p w:rsidR="00CB6155" w:rsidRDefault="00CB6155" w:rsidP="008B2DD2">
      <w:pPr>
        <w:pStyle w:val="ListParagraph"/>
        <w:numPr>
          <w:ilvl w:val="1"/>
          <w:numId w:val="9"/>
        </w:numPr>
        <w:jc w:val="both"/>
      </w:pPr>
      <w:r>
        <w:t>Quản lý thành viên (member).</w:t>
      </w:r>
    </w:p>
    <w:p w:rsidR="00CB6155" w:rsidRDefault="00CB6155" w:rsidP="008B2DD2">
      <w:pPr>
        <w:pStyle w:val="ListParagraph"/>
        <w:numPr>
          <w:ilvl w:val="1"/>
          <w:numId w:val="9"/>
        </w:numPr>
        <w:jc w:val="both"/>
      </w:pPr>
      <w:r>
        <w:t>Xếp lịch cá nhân, lịch dự án.</w:t>
      </w:r>
    </w:p>
    <w:p w:rsidR="00CB6155" w:rsidRDefault="00CB6155" w:rsidP="008B2DD2">
      <w:pPr>
        <w:pStyle w:val="ListParagraph"/>
        <w:numPr>
          <w:ilvl w:val="1"/>
          <w:numId w:val="9"/>
        </w:numPr>
        <w:jc w:val="both"/>
      </w:pPr>
      <w:r>
        <w:t>Quản lý tác vụ.</w:t>
      </w:r>
    </w:p>
    <w:p w:rsidR="00B46E37" w:rsidRPr="00B46E37" w:rsidRDefault="008B2DD2" w:rsidP="00540779">
      <w:pPr>
        <w:spacing w:before="0" w:after="200" w:line="276" w:lineRule="auto"/>
        <w:ind w:left="360" w:firstLine="360"/>
        <w:jc w:val="both"/>
      </w:pPr>
      <w:r>
        <w:t>Hai là h</w:t>
      </w:r>
      <w:r w:rsidR="000A0883">
        <w:t xml:space="preserve">ỗ trợ cho giảng viên trong quản lý các nhóm trong lớp, phân chia nhóm, phân chia dự án, </w:t>
      </w:r>
      <w:r w:rsidR="00B46E37">
        <w:t xml:space="preserve">theo dõi, quản lý tiến độ </w:t>
      </w:r>
      <w:r w:rsidR="000A0883">
        <w:t>thực hiện dự án của các nhóm, kịp thời điều chỉnh, hỗ trợ kịp thời nếu cần thiết</w:t>
      </w:r>
      <w:r w:rsidR="00B46E37">
        <w:t>viên.</w:t>
      </w:r>
    </w:p>
    <w:p w:rsidR="000A0883" w:rsidRDefault="008B2DD2" w:rsidP="008B2DD2">
      <w:pPr>
        <w:spacing w:before="0" w:after="200" w:line="276" w:lineRule="auto"/>
        <w:ind w:left="360" w:firstLine="360"/>
        <w:jc w:val="both"/>
      </w:pPr>
      <w:r>
        <w:t>Ba là h</w:t>
      </w:r>
      <w:r w:rsidR="000A0883">
        <w:t>ỗ trợ sinh viên tương tác với nhau trong quá trình thực hiện dự án, giảm thiểu được chi phí, tối ưu hóa hiệu xuất làm việc, giảm thiểu rủi ro và các vấn đề phát sinh.</w:t>
      </w:r>
    </w:p>
    <w:p w:rsidR="008B2DD2" w:rsidRDefault="008B2DD2" w:rsidP="008B2DD2">
      <w:pPr>
        <w:spacing w:before="0" w:after="200" w:line="276" w:lineRule="auto"/>
        <w:jc w:val="both"/>
      </w:pPr>
      <w:r>
        <w:t>Tuy nhiên, do xây dựng trong một thời gian ngắn, quá trình xây dựng chưa chuyên nghiệp nên không tránh khỏi những thiếu sót, hạn chế:</w:t>
      </w:r>
    </w:p>
    <w:p w:rsidR="008B2DD2" w:rsidRDefault="008B2DD2" w:rsidP="008B2DD2">
      <w:pPr>
        <w:spacing w:before="0" w:after="200" w:line="276" w:lineRule="auto"/>
        <w:jc w:val="both"/>
      </w:pPr>
      <w:r>
        <w:lastRenderedPageBreak/>
        <w:tab/>
        <w:t>Mộ</w:t>
      </w:r>
      <w:r w:rsidR="008D2B01">
        <w:t>t</w:t>
      </w:r>
      <w:r>
        <w:t xml:space="preserve"> là</w:t>
      </w:r>
      <w:r w:rsidR="008D2B01">
        <w:t xml:space="preserve"> các tính năng vẫn chưa hoàn toàn đầy đủ, chưa tự động xếp lịch cho dự án, chưa đưa ra những gợi ý cho project manager trong việc xếp lịch, chưa có các tính năng về wiki, survey..</w:t>
      </w:r>
    </w:p>
    <w:p w:rsidR="008D2B01" w:rsidRDefault="008D2B01" w:rsidP="008B2DD2">
      <w:pPr>
        <w:spacing w:before="0" w:after="200" w:line="276" w:lineRule="auto"/>
        <w:jc w:val="both"/>
      </w:pPr>
      <w:r>
        <w:tab/>
        <w:t>Hai là hệ thống xử lý vấn đề chưa mạnh, chưa tối ưu. Vẫn còn những hạn chế trong phân quyền, cách thức quản lý các đối tượng chưa rõ ràng, vẫn có khả năng gây xung đột.</w:t>
      </w:r>
    </w:p>
    <w:p w:rsidR="008B2DD2" w:rsidRDefault="008B2DD2" w:rsidP="008B2DD2">
      <w:pPr>
        <w:spacing w:before="0" w:after="200" w:line="276" w:lineRule="auto"/>
        <w:rPr>
          <w:rFonts w:eastAsiaTheme="majorEastAsia"/>
          <w:b/>
          <w:bCs/>
          <w:color w:val="000000" w:themeColor="text1"/>
          <w:sz w:val="28"/>
          <w:szCs w:val="28"/>
        </w:rPr>
      </w:pPr>
      <w:r>
        <w:tab/>
      </w:r>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A97BAF">
      <w:pPr>
        <w:pStyle w:val="Heading1"/>
      </w:pPr>
      <w:bookmarkStart w:id="848" w:name="_Toc326077696"/>
      <w:bookmarkStart w:id="849" w:name="_Toc327121440"/>
      <w:bookmarkStart w:id="850" w:name="_Toc327822236"/>
      <w:r>
        <w:lastRenderedPageBreak/>
        <w:t>HƯỚNG PHÁT TRIỂN</w:t>
      </w:r>
      <w:bookmarkEnd w:id="848"/>
      <w:bookmarkEnd w:id="849"/>
      <w:bookmarkEnd w:id="850"/>
    </w:p>
    <w:p w:rsidR="008B2DD2" w:rsidRDefault="00B6696B" w:rsidP="008B2DD2">
      <w:pPr>
        <w:spacing w:before="0" w:after="200" w:line="276" w:lineRule="auto"/>
        <w:jc w:val="both"/>
        <w:rPr>
          <w:sz w:val="24"/>
          <w:szCs w:val="24"/>
        </w:rPr>
      </w:pPr>
      <w:r>
        <w:t xml:space="preserve">Hệ thống đang được xây dựng là một phần trong </w:t>
      </w:r>
      <w:r w:rsidRPr="00BF5ADA">
        <w:rPr>
          <w:i/>
          <w:sz w:val="24"/>
          <w:szCs w:val="24"/>
        </w:rPr>
        <w:t>môi trường tích hợp trên Web hỗ trợ cho đào tạo, nghiên cứu, và phát triển dự án trong công nghệ phần mềm</w:t>
      </w:r>
      <w:r>
        <w:rPr>
          <w:sz w:val="24"/>
          <w:szCs w:val="24"/>
        </w:rPr>
        <w:t xml:space="preserve">. Trong tương lai sẽ </w:t>
      </w:r>
      <w:r w:rsidR="008B2DD2">
        <w:rPr>
          <w:sz w:val="24"/>
          <w:szCs w:val="24"/>
        </w:rPr>
        <w:t>có những hướng phát triển nhằm nâng cao chất lượng và hiệu quả:</w:t>
      </w:r>
    </w:p>
    <w:p w:rsidR="008B2DD2" w:rsidRDefault="008B2DD2" w:rsidP="008B2DD2">
      <w:pPr>
        <w:spacing w:before="0" w:after="200" w:line="276" w:lineRule="auto"/>
        <w:ind w:firstLine="360"/>
        <w:jc w:val="both"/>
        <w:rPr>
          <w:i/>
          <w:sz w:val="24"/>
          <w:szCs w:val="24"/>
        </w:rPr>
      </w:pPr>
      <w:r>
        <w:rPr>
          <w:sz w:val="24"/>
          <w:szCs w:val="24"/>
        </w:rPr>
        <w:t>C</w:t>
      </w:r>
      <w:r w:rsidR="00B6696B">
        <w:rPr>
          <w:sz w:val="24"/>
          <w:szCs w:val="24"/>
        </w:rPr>
        <w:t xml:space="preserve">ảicải thiện các chức năng đã được cài đặt đồng thời nghiên cứu tích hợp hệ thống đã được phát triển vào </w:t>
      </w:r>
      <w:r w:rsidR="00B6696B" w:rsidRPr="00BF5ADA">
        <w:rPr>
          <w:i/>
          <w:sz w:val="24"/>
          <w:szCs w:val="24"/>
        </w:rPr>
        <w:t>môi trường tích hợp trên Web hỗ trợ cho đào tạo, nghiên cứu, và phát triển dự án trong công nghệ phần mềm.</w:t>
      </w:r>
    </w:p>
    <w:p w:rsidR="008B2DD2" w:rsidRPr="008B2DD2" w:rsidRDefault="008B2DD2" w:rsidP="008B2DD2">
      <w:pPr>
        <w:spacing w:before="0" w:after="200" w:line="276" w:lineRule="auto"/>
        <w:ind w:firstLine="360"/>
        <w:jc w:val="both"/>
        <w:rPr>
          <w:sz w:val="24"/>
          <w:szCs w:val="24"/>
        </w:rPr>
      </w:pPr>
      <w:r>
        <w:rPr>
          <w:sz w:val="24"/>
          <w:szCs w:val="24"/>
        </w:rPr>
        <w:t>Tích hợp với các hệ thống khác như  Social network, Yahoo, Skype, nhằm nâng cao khả năng tương tác của hệ thống.</w:t>
      </w:r>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A97BAF">
      <w:pPr>
        <w:pStyle w:val="Heading1"/>
      </w:pPr>
      <w:bookmarkStart w:id="851" w:name="_Toc326077697"/>
      <w:bookmarkStart w:id="852" w:name="_Toc327121441"/>
      <w:bookmarkStart w:id="853" w:name="_Toc327822237"/>
      <w:r>
        <w:lastRenderedPageBreak/>
        <w:t>DANH MỤC TÀI LIỆU THAM KHẢO</w:t>
      </w:r>
      <w:bookmarkEnd w:id="851"/>
      <w:bookmarkEnd w:id="852"/>
      <w:bookmarkEnd w:id="853"/>
    </w:p>
    <w:p w:rsidR="00937EA6" w:rsidRPr="00C20081" w:rsidRDefault="00937EA6" w:rsidP="00A1299D">
      <w:pPr>
        <w:pStyle w:val="ListParagraph"/>
        <w:numPr>
          <w:ilvl w:val="0"/>
          <w:numId w:val="2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C20081" w:rsidRDefault="00937EA6" w:rsidP="00A1299D">
      <w:pPr>
        <w:pStyle w:val="ListParagraph"/>
        <w:numPr>
          <w:ilvl w:val="0"/>
          <w:numId w:val="29"/>
        </w:numPr>
        <w:spacing w:before="0" w:after="200" w:line="276" w:lineRule="auto"/>
        <w:jc w:val="both"/>
      </w:pPr>
      <w:r w:rsidRPr="00C20081">
        <w:rPr>
          <w:b/>
        </w:rPr>
        <w:t>Collaborative Development Environments</w:t>
      </w:r>
      <w:r w:rsidRPr="00C20081">
        <w:rPr>
          <w:i/>
        </w:rPr>
        <w:t xml:space="preserve"> By Grady Booch, January 11, 2007</w:t>
      </w:r>
    </w:p>
    <w:p w:rsidR="00937EA6" w:rsidRDefault="0058726E" w:rsidP="00A1299D">
      <w:pPr>
        <w:pStyle w:val="ListParagraph"/>
        <w:numPr>
          <w:ilvl w:val="0"/>
          <w:numId w:val="29"/>
        </w:numPr>
        <w:spacing w:before="0" w:after="200" w:line="276" w:lineRule="auto"/>
        <w:jc w:val="both"/>
      </w:pPr>
      <w:hyperlink r:id="rId86" w:history="1">
        <w:r w:rsidR="00937EA6">
          <w:rPr>
            <w:rStyle w:val="Hyperlink"/>
          </w:rPr>
          <w:t>http://www.microsoft.com/visualstudio/en-us/products/2010-editions/team-foundation-server/overview</w:t>
        </w:r>
      </w:hyperlink>
    </w:p>
    <w:p w:rsidR="00937EA6" w:rsidRDefault="0058726E" w:rsidP="00A1299D">
      <w:pPr>
        <w:pStyle w:val="ListParagraph"/>
        <w:numPr>
          <w:ilvl w:val="0"/>
          <w:numId w:val="29"/>
        </w:numPr>
        <w:spacing w:before="0" w:after="200" w:line="276" w:lineRule="auto"/>
        <w:jc w:val="both"/>
      </w:pPr>
      <w:hyperlink r:id="rId87" w:history="1">
        <w:r w:rsidR="00937EA6">
          <w:rPr>
            <w:rStyle w:val="Hyperlink"/>
          </w:rPr>
          <w:t>http://www.assembla.com/</w:t>
        </w:r>
      </w:hyperlink>
    </w:p>
    <w:p w:rsidR="00937EA6" w:rsidRPr="00C20081" w:rsidRDefault="0058726E" w:rsidP="00A1299D">
      <w:pPr>
        <w:pStyle w:val="ListParagraph"/>
        <w:numPr>
          <w:ilvl w:val="0"/>
          <w:numId w:val="29"/>
        </w:numPr>
        <w:spacing w:before="0" w:after="200" w:line="276" w:lineRule="auto"/>
        <w:jc w:val="both"/>
        <w:rPr>
          <w:rStyle w:val="Hyperlink"/>
        </w:rPr>
      </w:pPr>
      <w:hyperlink r:id="rId88" w:history="1">
        <w:r w:rsidR="00937EA6">
          <w:rPr>
            <w:rStyle w:val="Hyperlink"/>
          </w:rPr>
          <w:t>http://www.fusionforge.org/</w:t>
        </w:r>
      </w:hyperlink>
      <w:r w:rsidR="00937EA6">
        <w:rPr>
          <w:rStyle w:val="Hyperlink"/>
        </w:rPr>
        <w:t>.</w:t>
      </w:r>
    </w:p>
    <w:p w:rsidR="00FA0665" w:rsidRPr="00FA0665" w:rsidRDefault="0058726E" w:rsidP="00A1299D">
      <w:pPr>
        <w:pStyle w:val="ListParagraph"/>
        <w:numPr>
          <w:ilvl w:val="0"/>
          <w:numId w:val="29"/>
        </w:numPr>
        <w:spacing w:before="0" w:after="200" w:line="276" w:lineRule="auto"/>
        <w:jc w:val="both"/>
        <w:rPr>
          <w:rStyle w:val="Hyperlink"/>
          <w:color w:val="auto"/>
          <w:u w:val="none"/>
        </w:rPr>
      </w:pPr>
      <w:hyperlink r:id="rId89" w:history="1">
        <w:r w:rsidR="00937EA6">
          <w:rPr>
            <w:rStyle w:val="Hyperlink"/>
          </w:rPr>
          <w:t>http://research.microsoft.com/en-us/projects/collabvs/</w:t>
        </w:r>
      </w:hyperlink>
    </w:p>
    <w:p w:rsidR="00937EA6" w:rsidRPr="0031016D" w:rsidRDefault="0058726E" w:rsidP="00A1299D">
      <w:pPr>
        <w:pStyle w:val="ListParagraph"/>
        <w:numPr>
          <w:ilvl w:val="0"/>
          <w:numId w:val="29"/>
        </w:numPr>
        <w:spacing w:before="0" w:after="200" w:line="276" w:lineRule="auto"/>
        <w:jc w:val="both"/>
        <w:rPr>
          <w:rStyle w:val="Hyperlink"/>
          <w:color w:val="auto"/>
          <w:u w:val="none"/>
        </w:rPr>
      </w:pPr>
      <w:hyperlink r:id="rId90" w:history="1">
        <w:r w:rsidR="00937EA6">
          <w:rPr>
            <w:rStyle w:val="Hyperlink"/>
          </w:rPr>
          <w:t>http://xcde.sourceforge.net/</w:t>
        </w:r>
      </w:hyperlink>
    </w:p>
    <w:p w:rsidR="000274F0" w:rsidRPr="00937EA6" w:rsidRDefault="000274F0">
      <w:pPr>
        <w:pStyle w:val="ListParagraph"/>
        <w:numPr>
          <w:ilvl w:val="0"/>
          <w:numId w:val="29"/>
        </w:numPr>
        <w:spacing w:before="0" w:after="200" w:line="276" w:lineRule="auto"/>
        <w:jc w:val="both"/>
      </w:pPr>
      <w:r>
        <w:t>Patterns of Enterprise Application Architecture,By Martin Fowler, David Rice, Matthew Foemmel, Edward Hieatt, Robert Mee,Randy Stafford</w:t>
      </w:r>
    </w:p>
    <w:p w:rsidR="00883F85" w:rsidRDefault="00883F85">
      <w:pPr>
        <w:spacing w:before="0" w:after="200" w:line="276" w:lineRule="auto"/>
        <w:rPr>
          <w:rFonts w:eastAsiaTheme="majorEastAsia"/>
          <w:b/>
          <w:bCs/>
          <w:color w:val="000000" w:themeColor="text1"/>
          <w:sz w:val="28"/>
          <w:szCs w:val="28"/>
        </w:rPr>
      </w:pPr>
      <w:r>
        <w:br w:type="page"/>
      </w:r>
    </w:p>
    <w:p w:rsidR="00471996" w:rsidRPr="00471996" w:rsidRDefault="00471996" w:rsidP="00A97BAF">
      <w:pPr>
        <w:pStyle w:val="Heading1"/>
      </w:pPr>
      <w:bookmarkStart w:id="854" w:name="_Toc326077698"/>
      <w:bookmarkStart w:id="855" w:name="_Toc326952953"/>
      <w:bookmarkStart w:id="856" w:name="_Toc327121442"/>
      <w:bookmarkStart w:id="857" w:name="_Toc327604689"/>
      <w:bookmarkStart w:id="858" w:name="_Toc327822238"/>
      <w:r>
        <w:lastRenderedPageBreak/>
        <w:t>PHỤ LỤC</w:t>
      </w:r>
      <w:bookmarkEnd w:id="854"/>
      <w:bookmarkEnd w:id="855"/>
      <w:bookmarkEnd w:id="856"/>
      <w:bookmarkEnd w:id="857"/>
      <w:bookmarkEnd w:id="858"/>
    </w:p>
    <w:p w:rsidR="00105F39" w:rsidRDefault="00B46E37" w:rsidP="00B46E37">
      <w:pPr>
        <w:pStyle w:val="Heading2"/>
        <w:numPr>
          <w:ilvl w:val="0"/>
          <w:numId w:val="0"/>
        </w:numPr>
        <w:ind w:left="1110"/>
      </w:pPr>
      <w:bookmarkStart w:id="859" w:name="_Toc327121443"/>
      <w:bookmarkStart w:id="860" w:name="_Toc327604690"/>
      <w:bookmarkStart w:id="861" w:name="_Toc327822239"/>
      <w:r>
        <w:t>Phụ lục A : Các khái niệm cơ bản</w:t>
      </w:r>
      <w:bookmarkEnd w:id="859"/>
      <w:bookmarkEnd w:id="860"/>
      <w:bookmarkEnd w:id="861"/>
    </w:p>
    <w:p w:rsidR="0012383A" w:rsidRDefault="0012383A" w:rsidP="00435B44">
      <w:r>
        <w:tab/>
      </w:r>
      <w:r w:rsidRPr="0012383A">
        <w:rPr>
          <w:b/>
        </w:rPr>
        <w:t>Work item</w:t>
      </w:r>
      <w:r>
        <w:t>:</w:t>
      </w:r>
    </w:p>
    <w:p w:rsidR="0012383A" w:rsidRPr="00435B44" w:rsidRDefault="0012383A" w:rsidP="00435B44">
      <w:r>
        <w:t>ljfsf</w:t>
      </w:r>
    </w:p>
    <w:p w:rsidR="00CC4837" w:rsidRDefault="00CC4837" w:rsidP="0031016D">
      <w:pPr>
        <w:pStyle w:val="Heading2"/>
        <w:numPr>
          <w:ilvl w:val="0"/>
          <w:numId w:val="0"/>
        </w:numPr>
        <w:ind w:left="1110"/>
      </w:pPr>
      <w:bookmarkStart w:id="862" w:name="_Toc327822240"/>
      <w:r>
        <w:t>Phụ lục B : Các thư viện hỗ trợ</w:t>
      </w:r>
      <w:bookmarkEnd w:id="862"/>
    </w:p>
    <w:p w:rsidR="00CC4837" w:rsidRDefault="00CC4837" w:rsidP="00CC4837">
      <w:pPr>
        <w:ind w:firstLine="720"/>
        <w:rPr>
          <w:b/>
        </w:rPr>
      </w:pPr>
      <w:r w:rsidRPr="006F2346">
        <w:rPr>
          <w:b/>
        </w:rPr>
        <w:t>Spring framework</w:t>
      </w:r>
    </w:p>
    <w:p w:rsidR="00CC4837" w:rsidRPr="006F2346" w:rsidRDefault="00CC4837" w:rsidP="00CC4837">
      <w:pPr>
        <w:ind w:firstLine="720"/>
      </w:pPr>
      <w:r w:rsidRPr="006F2346">
        <w:t xml:space="preserve">Website : </w:t>
      </w:r>
      <w:hyperlink r:id="rId91" w:history="1">
        <w:r>
          <w:rPr>
            <w:rStyle w:val="Hyperlink"/>
          </w:rPr>
          <w:t>http://www.springsource.org/spring-framework</w:t>
        </w:r>
      </w:hyperlink>
    </w:p>
    <w:p w:rsidR="00CC4837" w:rsidRDefault="00CC4837" w:rsidP="00CC4837">
      <w:pPr>
        <w:pStyle w:val="ListParagrap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CC4837">
      <w:pPr>
        <w:pStyle w:val="ListParagraph"/>
      </w:pPr>
      <w:r>
        <w:t xml:space="preserve">Giấy phép : </w:t>
      </w:r>
      <w:r w:rsidRPr="00D6673F">
        <w:tab/>
        <w:t>Apache License 2.0</w:t>
      </w:r>
    </w:p>
    <w:p w:rsidR="00CC4837" w:rsidRPr="00435B44" w:rsidRDefault="00CC4837" w:rsidP="00CC4837">
      <w:pPr>
        <w:pStyle w:val="ListParagraph"/>
        <w:rPr>
          <w:b/>
        </w:rPr>
      </w:pPr>
      <w:r w:rsidRPr="00435B44">
        <w:rPr>
          <w:b/>
        </w:rPr>
        <w:t xml:space="preserve">Hibernate </w:t>
      </w:r>
    </w:p>
    <w:p w:rsidR="00CC4837" w:rsidRDefault="00CC4837" w:rsidP="00CC4837">
      <w:pPr>
        <w:pStyle w:val="ListParagraph"/>
      </w:pPr>
      <w:r>
        <w:t xml:space="preserve">Website : </w:t>
      </w:r>
      <w:hyperlink r:id="rId92" w:history="1">
        <w:r w:rsidRPr="00387CAE">
          <w:rPr>
            <w:rStyle w:val="Hyperlink"/>
          </w:rPr>
          <w:t>http://www.hibernate.org</w:t>
        </w:r>
      </w:hyperlink>
    </w:p>
    <w:p w:rsidR="00CC4837" w:rsidRDefault="00CC4837" w:rsidP="00CC4837">
      <w:pPr>
        <w:pStyle w:val="ListParagraph"/>
      </w:pPr>
      <w:r w:rsidRPr="005D6542">
        <w:t xml:space="preserve">Hibernate là một </w:t>
      </w:r>
      <w:r>
        <w:t>thư cho phép kết nối từ mô hình đối tượng sang cơ sở dữ liệu quan hệ truyền thống cho ngôn ngữ Java.</w:t>
      </w:r>
    </w:p>
    <w:p w:rsidR="00CC4837" w:rsidRDefault="00CC4837" w:rsidP="00CC4837">
      <w:pPr>
        <w:pStyle w:val="ListParagraph"/>
      </w:pPr>
      <w:r>
        <w:t xml:space="preserve">Giấy phép : </w:t>
      </w:r>
      <w:r w:rsidRPr="005D6542">
        <w:t>GNU Lesser General Public License</w:t>
      </w:r>
    </w:p>
    <w:p w:rsidR="00CC4837" w:rsidRDefault="00CC4837" w:rsidP="00CC4837">
      <w:pPr>
        <w:pStyle w:val="ListParagraph"/>
      </w:pPr>
    </w:p>
    <w:p w:rsidR="00CC4837" w:rsidRPr="006F2346" w:rsidRDefault="00CC4837" w:rsidP="00CC4837">
      <w:pPr>
        <w:pStyle w:val="ListParagraph"/>
        <w:rPr>
          <w:b/>
        </w:rPr>
      </w:pPr>
      <w:r w:rsidRPr="006F2346">
        <w:rPr>
          <w:b/>
        </w:rPr>
        <w:t xml:space="preserve">SmartClient </w:t>
      </w:r>
    </w:p>
    <w:p w:rsidR="00CC4837" w:rsidRDefault="00CC4837" w:rsidP="00CC4837">
      <w:pPr>
        <w:pStyle w:val="ListParagraph"/>
      </w:pPr>
      <w:r>
        <w:t xml:space="preserve">Website : </w:t>
      </w:r>
      <w:hyperlink r:id="rId93" w:history="1">
        <w:r>
          <w:rPr>
            <w:rStyle w:val="Hyperlink"/>
          </w:rPr>
          <w:t>http://www.smartclient.com/product/smartclient.jsp</w:t>
        </w:r>
      </w:hyperlink>
    </w:p>
    <w:p w:rsidR="00CC4837" w:rsidRDefault="00CC4837" w:rsidP="00CC4837">
      <w:pPr>
        <w:pStyle w:val="ListParagraph"/>
      </w:pPr>
      <w:r>
        <w:t>SmartClient kết hợp các thành phần giao diện không phụ thuộc vào trình duyệt với framework chạy trên máy ảo java ở server nhằm cung cấp giải pháp xây dựng ứng dụng web thương mại.</w:t>
      </w:r>
    </w:p>
    <w:p w:rsidR="00CC4837" w:rsidRDefault="00CC4837" w:rsidP="00CC4837">
      <w:pPr>
        <w:pStyle w:val="ListParagraph"/>
      </w:pPr>
      <w:r>
        <w:t>SmartClient có nhiều bản thích hợp với từng mục đích khác nhau như LGPL edition, Professional Edition, Power Edition, …</w:t>
      </w:r>
    </w:p>
    <w:p w:rsidR="00CC4837" w:rsidRDefault="00CC4837" w:rsidP="00CC4837">
      <w:pPr>
        <w:pStyle w:val="ListParagraph"/>
      </w:pPr>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
    <w:p w:rsidR="00CC4837" w:rsidRDefault="00CC4837" w:rsidP="00CC4837">
      <w:pPr>
        <w:pStyle w:val="ListParagraph"/>
      </w:pPr>
    </w:p>
    <w:p w:rsidR="00CC4837" w:rsidRPr="006F2346" w:rsidRDefault="00CC4837" w:rsidP="00CC4837">
      <w:pPr>
        <w:pStyle w:val="ListParagraph"/>
        <w:rPr>
          <w:b/>
        </w:rPr>
      </w:pPr>
      <w:r w:rsidRPr="006F2346">
        <w:rPr>
          <w:b/>
        </w:rPr>
        <w:t xml:space="preserve">DataTables </w:t>
      </w:r>
    </w:p>
    <w:p w:rsidR="00CC4837" w:rsidRDefault="00CC4837" w:rsidP="00CC4837">
      <w:pPr>
        <w:pStyle w:val="ListParagraph"/>
      </w:pPr>
      <w:r>
        <w:t xml:space="preserve">Website : </w:t>
      </w:r>
      <w:hyperlink r:id="rId94" w:history="1">
        <w:r w:rsidRPr="00387CAE">
          <w:rPr>
            <w:rStyle w:val="Hyperlink"/>
          </w:rPr>
          <w:t>http://www.datatables.net/</w:t>
        </w:r>
      </w:hyperlink>
    </w:p>
    <w:p w:rsidR="00CC4837" w:rsidRDefault="00CC4837" w:rsidP="00CC4837">
      <w:pPr>
        <w:pStyle w:val="ListParagraph"/>
      </w:pPr>
      <w:r>
        <w:t xml:space="preserve">Đây là một plugin của </w:t>
      </w:r>
      <w:r w:rsidRPr="006F2346">
        <w:rPr>
          <w:i/>
        </w:rPr>
        <w:t>jquery</w:t>
      </w:r>
      <w:r>
        <w:t xml:space="preserve"> </w:t>
      </w:r>
      <w:r w:rsidR="0012383A">
        <w:t>bổ sung vào thẻ table của html</w:t>
      </w:r>
      <w:r>
        <w:t xml:space="preserve"> các thành phần cho phép thao tác dễ dàng hơn.</w:t>
      </w:r>
    </w:p>
    <w:p w:rsidR="00CC4837" w:rsidRDefault="00CC4837" w:rsidP="00CC4837">
      <w:pPr>
        <w:pStyle w:val="ListParagraph"/>
        <w:rPr>
          <w:i/>
        </w:rPr>
      </w:pPr>
      <w:r>
        <w:t xml:space="preserve">DataTables là một plugin mã nguồn mở. DataTables có 2 giấy phép là </w:t>
      </w:r>
      <w:r w:rsidRPr="00644D3E">
        <w:t xml:space="preserve"> </w:t>
      </w:r>
      <w:r w:rsidRPr="006F2346">
        <w:rPr>
          <w:i/>
        </w:rPr>
        <w:t>GPL v2 license</w:t>
      </w:r>
      <w:r w:rsidRPr="00644D3E">
        <w:t xml:space="preserve"> </w:t>
      </w:r>
      <w:r>
        <w:t>và</w:t>
      </w:r>
      <w:r w:rsidRPr="00644D3E">
        <w:t xml:space="preserve"> </w:t>
      </w:r>
      <w:r w:rsidRPr="006F2346">
        <w:rPr>
          <w:i/>
        </w:rPr>
        <w:t>BSD (3-point) license</w:t>
      </w:r>
    </w:p>
    <w:p w:rsidR="00CC4837" w:rsidRPr="006F2346" w:rsidRDefault="00CC4837" w:rsidP="00CC4837">
      <w:pPr>
        <w:pStyle w:val="ListParagraph"/>
      </w:pPr>
      <w:r>
        <w:t xml:space="preserve">Trong ứng dụng </w:t>
      </w:r>
      <w:r w:rsidRPr="006F2346">
        <w:rPr>
          <w:b/>
        </w:rPr>
        <w:t>hệ thống quản lý tương tác</w:t>
      </w:r>
      <w:r>
        <w:t xml:space="preserve"> DataTables được dùng để hiển thị dữ liệu dưới dạng bảng.</w:t>
      </w:r>
    </w:p>
    <w:p w:rsidR="00CC4837" w:rsidRDefault="00CC4837" w:rsidP="00CC4837">
      <w:pPr>
        <w:pStyle w:val="ListParagraph"/>
      </w:pPr>
    </w:p>
    <w:p w:rsidR="00CC4837" w:rsidRPr="006F2346" w:rsidRDefault="00CC4837" w:rsidP="00CC4837">
      <w:pPr>
        <w:pStyle w:val="ListParagraph"/>
        <w:rPr>
          <w:b/>
        </w:rPr>
      </w:pPr>
      <w:r w:rsidRPr="006F2346">
        <w:rPr>
          <w:b/>
        </w:rPr>
        <w:t>Apache SHIRO</w:t>
      </w:r>
    </w:p>
    <w:p w:rsidR="00CC4837" w:rsidRDefault="00CC4837" w:rsidP="00CC4837">
      <w:pPr>
        <w:pStyle w:val="ListParagraph"/>
      </w:pPr>
      <w:r>
        <w:t xml:space="preserve">Website : </w:t>
      </w:r>
      <w:hyperlink r:id="rId95" w:history="1">
        <w:r w:rsidRPr="00387CAE">
          <w:rPr>
            <w:rStyle w:val="Hyperlink"/>
          </w:rPr>
          <w:t>http://shiro.apache.org/</w:t>
        </w:r>
      </w:hyperlink>
    </w:p>
    <w:p w:rsidR="00CC4837" w:rsidRDefault="00CC4837" w:rsidP="00CC4837">
      <w:pPr>
        <w:pStyle w:val="ListParagraph"/>
      </w:pPr>
      <w:r>
        <w:t>Apache SHIRO một “Java security framework”  mạnh mẽ và dễ dùng, thực hiện việc xác thực (</w:t>
      </w:r>
      <w:r w:rsidRPr="00644D3E">
        <w:t>authentication</w:t>
      </w:r>
      <w:r>
        <w:t>), ủy quyền (</w:t>
      </w:r>
      <w:r w:rsidRPr="00644D3E">
        <w:t>authorization</w:t>
      </w:r>
      <w:r>
        <w:t>), mã hóa và quản lý session.</w:t>
      </w:r>
    </w:p>
    <w:p w:rsidR="00CC4837" w:rsidRDefault="00CC4837" w:rsidP="00CC4837">
      <w:pPr>
        <w:pStyle w:val="ListParagraph"/>
        <w:rPr>
          <w:i/>
        </w:rPr>
      </w:pPr>
      <w:r>
        <w:t xml:space="preserve">Giấy phép : </w:t>
      </w:r>
      <w:r w:rsidRPr="006F2346">
        <w:rPr>
          <w:i/>
        </w:rPr>
        <w:t>Apache License 2.0</w:t>
      </w:r>
    </w:p>
    <w:p w:rsidR="00CC4837" w:rsidRPr="006F2346" w:rsidRDefault="00CC4837" w:rsidP="00CC4837">
      <w:pPr>
        <w:pStyle w:val="ListParagraph"/>
      </w:pPr>
      <w:r>
        <w:t xml:space="preserve">Trong ứng dụng  </w:t>
      </w:r>
      <w:r w:rsidRPr="006F2346">
        <w:rPr>
          <w:b/>
        </w:rPr>
        <w:t>hệ thống quản lý tương tác</w:t>
      </w:r>
      <w:r>
        <w:t xml:space="preserve"> Apache Shiro được dùng để thực hiện việc xác thực và phân quyền.</w:t>
      </w:r>
    </w:p>
    <w:p w:rsidR="00CC4837" w:rsidRPr="0031016D" w:rsidRDefault="00CC4837" w:rsidP="0031016D"/>
    <w:p w:rsidR="00105F39" w:rsidRDefault="00105F39" w:rsidP="00A97BAF"/>
    <w:sectPr w:rsidR="00105F39" w:rsidSect="00671FEA">
      <w:headerReference w:type="default" r:id="rId96"/>
      <w:footerReference w:type="default" r:id="rId97"/>
      <w:pgSz w:w="12240" w:h="15840"/>
      <w:pgMar w:top="1701" w:right="1134" w:bottom="1985" w:left="1985"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86" w:author="xx" w:date="2012-06-16T21:38:00Z" w:initials="x">
    <w:p w:rsidR="00AA2A04" w:rsidRDefault="00AA2A04">
      <w:pPr>
        <w:pStyle w:val="CommentText"/>
      </w:pPr>
      <w:r>
        <w:rPr>
          <w:rStyle w:val="CommentReference"/>
        </w:rPr>
        <w:annotationRef/>
      </w:r>
      <w:r>
        <w:t>actor phải tương tác với ít nhất 1 use case.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568B" w:rsidRDefault="00F6568B" w:rsidP="00750A86">
      <w:pPr>
        <w:spacing w:before="0" w:after="0" w:line="240" w:lineRule="auto"/>
      </w:pPr>
      <w:r>
        <w:separator/>
      </w:r>
    </w:p>
  </w:endnote>
  <w:endnote w:type="continuationSeparator" w:id="0">
    <w:p w:rsidR="00F6568B" w:rsidRDefault="00F6568B" w:rsidP="00750A86">
      <w:pPr>
        <w:spacing w:before="0" w:after="0" w:line="240" w:lineRule="auto"/>
      </w:pPr>
      <w:r>
        <w:continuationSeparator/>
      </w:r>
    </w:p>
  </w:endnote>
  <w:endnote w:type="continuationNotice" w:id="1">
    <w:p w:rsidR="00F6568B" w:rsidRDefault="00F6568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A04" w:rsidRDefault="00AA2A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6872221"/>
      <w:docPartObj>
        <w:docPartGallery w:val="Page Numbers (Bottom of Page)"/>
        <w:docPartUnique/>
      </w:docPartObj>
    </w:sdtPr>
    <w:sdtEndPr>
      <w:rPr>
        <w:noProof/>
      </w:rPr>
    </w:sdtEndPr>
    <w:sdtContent>
      <w:sdt>
        <w:sdtPr>
          <w:id w:val="789238355"/>
          <w:docPartObj>
            <w:docPartGallery w:val="Page Numbers (Bottom of Page)"/>
            <w:docPartUnique/>
          </w:docPartObj>
        </w:sdtPr>
        <w:sdtEndPr>
          <w:rPr>
            <w:noProof/>
          </w:rPr>
        </w:sdtEndPr>
        <w:sdtContent>
          <w:p w:rsidR="00AA2A04" w:rsidRDefault="00AA2A04" w:rsidP="00750A86">
            <w:pPr>
              <w:pStyle w:val="Footer"/>
            </w:pPr>
          </w:p>
          <w:p w:rsidR="00AA2A04" w:rsidRDefault="00AA2A04">
            <w:pPr>
              <w:pStyle w:val="Footer"/>
            </w:pPr>
            <w:r>
              <w:t>Đinh Văn Hoàng – 0812164</w:t>
            </w:r>
            <w:r>
              <w:tab/>
            </w:r>
            <w:r>
              <w:fldChar w:fldCharType="begin"/>
            </w:r>
            <w:r>
              <w:instrText xml:space="preserve"> PAGE   \* MERGEFORMAT </w:instrText>
            </w:r>
            <w:r>
              <w:fldChar w:fldCharType="separate"/>
            </w:r>
            <w:r w:rsidR="0071035D">
              <w:rPr>
                <w:noProof/>
              </w:rPr>
              <w:t>52</w:t>
            </w:r>
            <w:r>
              <w:rPr>
                <w:noProof/>
              </w:rPr>
              <w:fldChar w:fldCharType="end"/>
            </w:r>
            <w:r>
              <w:rPr>
                <w:noProof/>
              </w:rPr>
              <w:tab/>
              <w:t>Nguyễn Đức Xuân - 0812642</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568B" w:rsidRDefault="00F6568B" w:rsidP="00750A86">
      <w:pPr>
        <w:spacing w:before="0" w:after="0" w:line="240" w:lineRule="auto"/>
      </w:pPr>
      <w:r>
        <w:separator/>
      </w:r>
    </w:p>
  </w:footnote>
  <w:footnote w:type="continuationSeparator" w:id="0">
    <w:p w:rsidR="00F6568B" w:rsidRDefault="00F6568B" w:rsidP="00750A86">
      <w:pPr>
        <w:spacing w:before="0" w:after="0" w:line="240" w:lineRule="auto"/>
      </w:pPr>
      <w:r>
        <w:continuationSeparator/>
      </w:r>
    </w:p>
  </w:footnote>
  <w:footnote w:type="continuationNotice" w:id="1">
    <w:p w:rsidR="00F6568B" w:rsidRDefault="00F6568B">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A04" w:rsidRDefault="00AA2A04" w:rsidP="00750A86">
    <w:pPr>
      <w:pStyle w:val="Header"/>
      <w:jc w:val="center"/>
    </w:pPr>
    <w:r>
      <w:t>Xây dựng hệ thống quản lý tương tác</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A04" w:rsidRDefault="00AA2A04" w:rsidP="00540779">
    <w:pPr>
      <w:pStyle w:val="Header"/>
    </w:pPr>
    <w:r>
      <w:t>Xây dựng hệ thống quản lý tương tác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C47C8"/>
    <w:multiLevelType w:val="hybridMultilevel"/>
    <w:tmpl w:val="4CAE430C"/>
    <w:lvl w:ilvl="0" w:tplc="065A0B78">
      <w:start w:val="1"/>
      <w:numFmt w:val="bullet"/>
      <w:lvlText w:val="-"/>
      <w:lvlJc w:val="left"/>
      <w:pPr>
        <w:ind w:left="1800" w:hanging="360"/>
      </w:pPr>
      <w:rPr>
        <w:rFonts w:ascii="Arial" w:eastAsia="Times New Roman" w:hAnsi="Arial" w:cs="Aria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E40BD6"/>
    <w:multiLevelType w:val="multilevel"/>
    <w:tmpl w:val="A64655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0F032C"/>
    <w:multiLevelType w:val="hybridMultilevel"/>
    <w:tmpl w:val="C34A73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15F76"/>
    <w:multiLevelType w:val="hybridMultilevel"/>
    <w:tmpl w:val="F1C83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8D6009"/>
    <w:multiLevelType w:val="hybridMultilevel"/>
    <w:tmpl w:val="1288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1C74D7"/>
    <w:multiLevelType w:val="hybridMultilevel"/>
    <w:tmpl w:val="7D884E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29C1820"/>
    <w:multiLevelType w:val="hybridMultilevel"/>
    <w:tmpl w:val="6ABE5B88"/>
    <w:lvl w:ilvl="0" w:tplc="F9F614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044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F504BF"/>
    <w:multiLevelType w:val="multilevel"/>
    <w:tmpl w:val="8F0098AC"/>
    <w:lvl w:ilvl="0">
      <w:start w:val="1"/>
      <w:numFmt w:val="decimal"/>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2C939EA"/>
    <w:multiLevelType w:val="hybridMultilevel"/>
    <w:tmpl w:val="E5D8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27E8210E"/>
    <w:multiLevelType w:val="hybridMultilevel"/>
    <w:tmpl w:val="AE1E4904"/>
    <w:lvl w:ilvl="0" w:tplc="86D6451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91E26E7"/>
    <w:multiLevelType w:val="multilevel"/>
    <w:tmpl w:val="31DAB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9C4659"/>
    <w:multiLevelType w:val="hybridMultilevel"/>
    <w:tmpl w:val="06CE5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9A5D64"/>
    <w:multiLevelType w:val="hybridMultilevel"/>
    <w:tmpl w:val="FCCA704A"/>
    <w:lvl w:ilvl="0" w:tplc="A0349B8E">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E117EC8"/>
    <w:multiLevelType w:val="hybridMultilevel"/>
    <w:tmpl w:val="42B6C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662B78"/>
    <w:multiLevelType w:val="hybridMultilevel"/>
    <w:tmpl w:val="4E50A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813FC5"/>
    <w:multiLevelType w:val="hybridMultilevel"/>
    <w:tmpl w:val="D458C0E0"/>
    <w:lvl w:ilvl="0" w:tplc="798688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25C36D3"/>
    <w:multiLevelType w:val="multilevel"/>
    <w:tmpl w:val="777C433C"/>
    <w:lvl w:ilvl="0">
      <w:start w:val="2"/>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4">
    <w:nsid w:val="35F53B15"/>
    <w:multiLevelType w:val="hybridMultilevel"/>
    <w:tmpl w:val="AF284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D80EFF"/>
    <w:multiLevelType w:val="hybridMultilevel"/>
    <w:tmpl w:val="DC1A7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AA2E0D"/>
    <w:multiLevelType w:val="hybridMultilevel"/>
    <w:tmpl w:val="2390B73A"/>
    <w:lvl w:ilvl="0" w:tplc="CA82721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0B2739"/>
    <w:multiLevelType w:val="multilevel"/>
    <w:tmpl w:val="0A0E251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nsid w:val="50FC0B1C"/>
    <w:multiLevelType w:val="hybridMultilevel"/>
    <w:tmpl w:val="1D34CB14"/>
    <w:lvl w:ilvl="0" w:tplc="0409000F">
      <w:start w:val="1"/>
      <w:numFmt w:val="decimal"/>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D4715F"/>
    <w:multiLevelType w:val="hybridMultilevel"/>
    <w:tmpl w:val="850EC8E2"/>
    <w:lvl w:ilvl="0" w:tplc="4AEEF52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0682F5B"/>
    <w:multiLevelType w:val="hybridMultilevel"/>
    <w:tmpl w:val="BBCAE8A6"/>
    <w:lvl w:ilvl="0" w:tplc="ACD01740">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E04AD8"/>
    <w:multiLevelType w:val="hybridMultilevel"/>
    <w:tmpl w:val="1F90333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nsid w:val="63FE4C33"/>
    <w:multiLevelType w:val="hybridMultilevel"/>
    <w:tmpl w:val="2A7E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C63EE6"/>
    <w:multiLevelType w:val="hybridMultilevel"/>
    <w:tmpl w:val="2A7E9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501031"/>
    <w:multiLevelType w:val="hybridMultilevel"/>
    <w:tmpl w:val="B740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141C6B"/>
    <w:multiLevelType w:val="hybridMultilevel"/>
    <w:tmpl w:val="CD607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7663FC"/>
    <w:multiLevelType w:val="hybridMultilevel"/>
    <w:tmpl w:val="BF6E6C3A"/>
    <w:lvl w:ilvl="0" w:tplc="9BFEDDA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nsid w:val="794F1CE9"/>
    <w:multiLevelType w:val="hybridMultilevel"/>
    <w:tmpl w:val="BA50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10"/>
  </w:num>
  <w:num w:numId="4">
    <w:abstractNumId w:val="7"/>
  </w:num>
  <w:num w:numId="5">
    <w:abstractNumId w:val="33"/>
  </w:num>
  <w:num w:numId="6">
    <w:abstractNumId w:val="6"/>
  </w:num>
  <w:num w:numId="7">
    <w:abstractNumId w:val="15"/>
  </w:num>
  <w:num w:numId="8">
    <w:abstractNumId w:val="25"/>
  </w:num>
  <w:num w:numId="9">
    <w:abstractNumId w:val="19"/>
  </w:num>
  <w:num w:numId="10">
    <w:abstractNumId w:val="28"/>
  </w:num>
  <w:num w:numId="11">
    <w:abstractNumId w:val="20"/>
  </w:num>
  <w:num w:numId="12">
    <w:abstractNumId w:val="11"/>
  </w:num>
  <w:num w:numId="13">
    <w:abstractNumId w:val="9"/>
  </w:num>
  <w:num w:numId="14">
    <w:abstractNumId w:val="24"/>
  </w:num>
  <w:num w:numId="15">
    <w:abstractNumId w:val="39"/>
  </w:num>
  <w:num w:numId="16">
    <w:abstractNumId w:val="4"/>
  </w:num>
  <w:num w:numId="17">
    <w:abstractNumId w:val="8"/>
  </w:num>
  <w:num w:numId="18">
    <w:abstractNumId w:val="9"/>
    <w:lvlOverride w:ilvl="0">
      <w:startOverride w:val="1"/>
    </w:lvlOverride>
  </w:num>
  <w:num w:numId="19">
    <w:abstractNumId w:val="27"/>
  </w:num>
  <w:num w:numId="20">
    <w:abstractNumId w:val="34"/>
  </w:num>
  <w:num w:numId="21">
    <w:abstractNumId w:val="31"/>
  </w:num>
  <w:num w:numId="22">
    <w:abstractNumId w:val="17"/>
  </w:num>
  <w:num w:numId="23">
    <w:abstractNumId w:val="2"/>
  </w:num>
  <w:num w:numId="24">
    <w:abstractNumId w:val="34"/>
    <w:lvlOverride w:ilvl="0">
      <w:startOverride w:val="1"/>
    </w:lvlOverride>
  </w:num>
  <w:num w:numId="25">
    <w:abstractNumId w:val="13"/>
  </w:num>
  <w:num w:numId="26">
    <w:abstractNumId w:val="34"/>
    <w:lvlOverride w:ilvl="0">
      <w:startOverride w:val="1"/>
    </w:lvlOverride>
  </w:num>
  <w:num w:numId="27">
    <w:abstractNumId w:val="34"/>
    <w:lvlOverride w:ilvl="0">
      <w:startOverride w:val="1"/>
    </w:lvlOverride>
  </w:num>
  <w:num w:numId="28">
    <w:abstractNumId w:val="9"/>
    <w:lvlOverride w:ilvl="0">
      <w:startOverride w:val="1"/>
    </w:lvlOverride>
  </w:num>
  <w:num w:numId="29">
    <w:abstractNumId w:val="30"/>
  </w:num>
  <w:num w:numId="30">
    <w:abstractNumId w:val="22"/>
  </w:num>
  <w:num w:numId="31">
    <w:abstractNumId w:val="16"/>
  </w:num>
  <w:num w:numId="32">
    <w:abstractNumId w:val="0"/>
  </w:num>
  <w:num w:numId="33">
    <w:abstractNumId w:val="38"/>
  </w:num>
  <w:num w:numId="34">
    <w:abstractNumId w:val="5"/>
  </w:num>
  <w:num w:numId="35">
    <w:abstractNumId w:val="26"/>
  </w:num>
  <w:num w:numId="36">
    <w:abstractNumId w:val="41"/>
  </w:num>
  <w:num w:numId="37">
    <w:abstractNumId w:val="36"/>
  </w:num>
  <w:num w:numId="38">
    <w:abstractNumId w:val="37"/>
  </w:num>
  <w:num w:numId="39">
    <w:abstractNumId w:val="3"/>
  </w:num>
  <w:num w:numId="40">
    <w:abstractNumId w:val="23"/>
  </w:num>
  <w:num w:numId="41">
    <w:abstractNumId w:val="40"/>
  </w:num>
  <w:num w:numId="42">
    <w:abstractNumId w:val="29"/>
  </w:num>
  <w:num w:numId="43">
    <w:abstractNumId w:val="35"/>
  </w:num>
  <w:num w:numId="4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num>
  <w:num w:numId="48">
    <w:abstractNumId w:val="32"/>
  </w:num>
  <w:num w:numId="49">
    <w:abstractNumId w:val="14"/>
  </w:num>
  <w:num w:numId="50">
    <w:abstractNumId w:val="18"/>
  </w:num>
  <w:num w:numId="51">
    <w:abstractNumId w:val="21"/>
  </w:num>
  <w:num w:numId="52">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1413D"/>
    <w:rsid w:val="00021FF9"/>
    <w:rsid w:val="000274F0"/>
    <w:rsid w:val="000309A8"/>
    <w:rsid w:val="00034BC3"/>
    <w:rsid w:val="0003734A"/>
    <w:rsid w:val="00044E13"/>
    <w:rsid w:val="00046CD4"/>
    <w:rsid w:val="00054AC8"/>
    <w:rsid w:val="00062573"/>
    <w:rsid w:val="00073B73"/>
    <w:rsid w:val="00074C42"/>
    <w:rsid w:val="000758AD"/>
    <w:rsid w:val="0008257B"/>
    <w:rsid w:val="0009400C"/>
    <w:rsid w:val="000954A4"/>
    <w:rsid w:val="00097092"/>
    <w:rsid w:val="000A0883"/>
    <w:rsid w:val="000B5C2C"/>
    <w:rsid w:val="000C5223"/>
    <w:rsid w:val="000E5277"/>
    <w:rsid w:val="000F419E"/>
    <w:rsid w:val="000F7431"/>
    <w:rsid w:val="00101FED"/>
    <w:rsid w:val="0010550A"/>
    <w:rsid w:val="00105F39"/>
    <w:rsid w:val="00110F01"/>
    <w:rsid w:val="001169D9"/>
    <w:rsid w:val="0012383A"/>
    <w:rsid w:val="0014291C"/>
    <w:rsid w:val="00157276"/>
    <w:rsid w:val="00160078"/>
    <w:rsid w:val="00171C2F"/>
    <w:rsid w:val="0017711E"/>
    <w:rsid w:val="00186994"/>
    <w:rsid w:val="00195CE3"/>
    <w:rsid w:val="00196C4F"/>
    <w:rsid w:val="001B1CD9"/>
    <w:rsid w:val="001B7BA5"/>
    <w:rsid w:val="001C5E05"/>
    <w:rsid w:val="001D2B55"/>
    <w:rsid w:val="001D72D0"/>
    <w:rsid w:val="001E2388"/>
    <w:rsid w:val="001E3661"/>
    <w:rsid w:val="001F2B32"/>
    <w:rsid w:val="00200066"/>
    <w:rsid w:val="0020127E"/>
    <w:rsid w:val="0020779C"/>
    <w:rsid w:val="002218B6"/>
    <w:rsid w:val="00225E86"/>
    <w:rsid w:val="0023739E"/>
    <w:rsid w:val="00245C7A"/>
    <w:rsid w:val="00256364"/>
    <w:rsid w:val="002567D4"/>
    <w:rsid w:val="0025706E"/>
    <w:rsid w:val="00263CB6"/>
    <w:rsid w:val="00286F96"/>
    <w:rsid w:val="00294008"/>
    <w:rsid w:val="002A3233"/>
    <w:rsid w:val="002B1976"/>
    <w:rsid w:val="002B398A"/>
    <w:rsid w:val="002C72FD"/>
    <w:rsid w:val="002D743C"/>
    <w:rsid w:val="002E270B"/>
    <w:rsid w:val="002E2CC6"/>
    <w:rsid w:val="002E65EA"/>
    <w:rsid w:val="002F156F"/>
    <w:rsid w:val="002F475F"/>
    <w:rsid w:val="0031016D"/>
    <w:rsid w:val="003205C8"/>
    <w:rsid w:val="00322DC2"/>
    <w:rsid w:val="00337F0A"/>
    <w:rsid w:val="00341D1C"/>
    <w:rsid w:val="00342845"/>
    <w:rsid w:val="00342E6E"/>
    <w:rsid w:val="00355C01"/>
    <w:rsid w:val="00361527"/>
    <w:rsid w:val="003632EC"/>
    <w:rsid w:val="00365671"/>
    <w:rsid w:val="00366656"/>
    <w:rsid w:val="00375FFB"/>
    <w:rsid w:val="003774E0"/>
    <w:rsid w:val="00386D83"/>
    <w:rsid w:val="00393426"/>
    <w:rsid w:val="00394B92"/>
    <w:rsid w:val="00395C96"/>
    <w:rsid w:val="003A6EDB"/>
    <w:rsid w:val="003C106B"/>
    <w:rsid w:val="003C37E7"/>
    <w:rsid w:val="003C3853"/>
    <w:rsid w:val="003E35FC"/>
    <w:rsid w:val="003E5F8D"/>
    <w:rsid w:val="003F66BB"/>
    <w:rsid w:val="003F6C11"/>
    <w:rsid w:val="00406DDE"/>
    <w:rsid w:val="00422D16"/>
    <w:rsid w:val="0042495F"/>
    <w:rsid w:val="00426ADE"/>
    <w:rsid w:val="00431F6F"/>
    <w:rsid w:val="00432150"/>
    <w:rsid w:val="00435B44"/>
    <w:rsid w:val="0044063E"/>
    <w:rsid w:val="004411A9"/>
    <w:rsid w:val="00444F2A"/>
    <w:rsid w:val="004516E9"/>
    <w:rsid w:val="0046012B"/>
    <w:rsid w:val="00464646"/>
    <w:rsid w:val="00467125"/>
    <w:rsid w:val="00471996"/>
    <w:rsid w:val="00476E5D"/>
    <w:rsid w:val="00481A7B"/>
    <w:rsid w:val="00482941"/>
    <w:rsid w:val="004A0C97"/>
    <w:rsid w:val="004A605E"/>
    <w:rsid w:val="004A6BC2"/>
    <w:rsid w:val="004C340D"/>
    <w:rsid w:val="004D0CE1"/>
    <w:rsid w:val="004E27D5"/>
    <w:rsid w:val="004E4672"/>
    <w:rsid w:val="004E54F8"/>
    <w:rsid w:val="004E60B7"/>
    <w:rsid w:val="004F1121"/>
    <w:rsid w:val="004F7D8D"/>
    <w:rsid w:val="00500523"/>
    <w:rsid w:val="0050074E"/>
    <w:rsid w:val="00500832"/>
    <w:rsid w:val="00512E84"/>
    <w:rsid w:val="005131E9"/>
    <w:rsid w:val="0053388B"/>
    <w:rsid w:val="00537659"/>
    <w:rsid w:val="00540779"/>
    <w:rsid w:val="00543839"/>
    <w:rsid w:val="00547F4A"/>
    <w:rsid w:val="00551119"/>
    <w:rsid w:val="005527EA"/>
    <w:rsid w:val="00554DE6"/>
    <w:rsid w:val="00555EAB"/>
    <w:rsid w:val="0055728A"/>
    <w:rsid w:val="005615D5"/>
    <w:rsid w:val="005718C7"/>
    <w:rsid w:val="0057385D"/>
    <w:rsid w:val="0058284A"/>
    <w:rsid w:val="0058726E"/>
    <w:rsid w:val="00596A5A"/>
    <w:rsid w:val="005A37B9"/>
    <w:rsid w:val="005A5FA3"/>
    <w:rsid w:val="005D6542"/>
    <w:rsid w:val="005E4D2C"/>
    <w:rsid w:val="005E7A50"/>
    <w:rsid w:val="005F3FEF"/>
    <w:rsid w:val="00600A9C"/>
    <w:rsid w:val="006032D9"/>
    <w:rsid w:val="00620530"/>
    <w:rsid w:val="006326D3"/>
    <w:rsid w:val="00642FEE"/>
    <w:rsid w:val="00644D3E"/>
    <w:rsid w:val="00645001"/>
    <w:rsid w:val="0065568B"/>
    <w:rsid w:val="00671FEA"/>
    <w:rsid w:val="00673317"/>
    <w:rsid w:val="006809C7"/>
    <w:rsid w:val="006964A1"/>
    <w:rsid w:val="006970F7"/>
    <w:rsid w:val="006A0AAC"/>
    <w:rsid w:val="006A66F7"/>
    <w:rsid w:val="006B2196"/>
    <w:rsid w:val="006C7DA3"/>
    <w:rsid w:val="006D3F41"/>
    <w:rsid w:val="006D4BE2"/>
    <w:rsid w:val="006E1F62"/>
    <w:rsid w:val="006E26C7"/>
    <w:rsid w:val="006E6DD8"/>
    <w:rsid w:val="006F6354"/>
    <w:rsid w:val="0071035D"/>
    <w:rsid w:val="00736517"/>
    <w:rsid w:val="00737B1E"/>
    <w:rsid w:val="00750A86"/>
    <w:rsid w:val="007522EF"/>
    <w:rsid w:val="00761601"/>
    <w:rsid w:val="007746F5"/>
    <w:rsid w:val="0079611E"/>
    <w:rsid w:val="007A0CD1"/>
    <w:rsid w:val="007A2043"/>
    <w:rsid w:val="007A576E"/>
    <w:rsid w:val="007B5F64"/>
    <w:rsid w:val="007B654D"/>
    <w:rsid w:val="007C4387"/>
    <w:rsid w:val="007E001E"/>
    <w:rsid w:val="007F75B6"/>
    <w:rsid w:val="00806741"/>
    <w:rsid w:val="008076CA"/>
    <w:rsid w:val="00816D51"/>
    <w:rsid w:val="008218B2"/>
    <w:rsid w:val="00822724"/>
    <w:rsid w:val="00822A16"/>
    <w:rsid w:val="00826AAF"/>
    <w:rsid w:val="00832DE8"/>
    <w:rsid w:val="00840045"/>
    <w:rsid w:val="00864FAC"/>
    <w:rsid w:val="00871E24"/>
    <w:rsid w:val="00880FD8"/>
    <w:rsid w:val="00883F85"/>
    <w:rsid w:val="008A40AA"/>
    <w:rsid w:val="008A522E"/>
    <w:rsid w:val="008A58C0"/>
    <w:rsid w:val="008B05B5"/>
    <w:rsid w:val="008B2DD2"/>
    <w:rsid w:val="008B61ED"/>
    <w:rsid w:val="008D0822"/>
    <w:rsid w:val="008D2B01"/>
    <w:rsid w:val="008D3354"/>
    <w:rsid w:val="008D3EF1"/>
    <w:rsid w:val="008D49BD"/>
    <w:rsid w:val="008D4AF6"/>
    <w:rsid w:val="008E6B44"/>
    <w:rsid w:val="00916E3F"/>
    <w:rsid w:val="00930FF6"/>
    <w:rsid w:val="009334DE"/>
    <w:rsid w:val="00937EA6"/>
    <w:rsid w:val="00941C39"/>
    <w:rsid w:val="009457EF"/>
    <w:rsid w:val="00961491"/>
    <w:rsid w:val="00991C6C"/>
    <w:rsid w:val="0099509B"/>
    <w:rsid w:val="00997AAD"/>
    <w:rsid w:val="009A33F9"/>
    <w:rsid w:val="009B6DD0"/>
    <w:rsid w:val="009B7C78"/>
    <w:rsid w:val="009E6D1E"/>
    <w:rsid w:val="009E7F08"/>
    <w:rsid w:val="009F3B93"/>
    <w:rsid w:val="00A075DA"/>
    <w:rsid w:val="00A1299D"/>
    <w:rsid w:val="00A22B66"/>
    <w:rsid w:val="00A27527"/>
    <w:rsid w:val="00A41304"/>
    <w:rsid w:val="00A46BD7"/>
    <w:rsid w:val="00A555B7"/>
    <w:rsid w:val="00A65187"/>
    <w:rsid w:val="00A66A15"/>
    <w:rsid w:val="00A72132"/>
    <w:rsid w:val="00A77943"/>
    <w:rsid w:val="00A8586B"/>
    <w:rsid w:val="00A877B6"/>
    <w:rsid w:val="00A97BAF"/>
    <w:rsid w:val="00AA2A04"/>
    <w:rsid w:val="00AA4DCA"/>
    <w:rsid w:val="00AC0119"/>
    <w:rsid w:val="00AD5734"/>
    <w:rsid w:val="00AD787C"/>
    <w:rsid w:val="00AE57DB"/>
    <w:rsid w:val="00AF298A"/>
    <w:rsid w:val="00AF37A7"/>
    <w:rsid w:val="00AF5C79"/>
    <w:rsid w:val="00AF7A7E"/>
    <w:rsid w:val="00B11E1D"/>
    <w:rsid w:val="00B27252"/>
    <w:rsid w:val="00B43613"/>
    <w:rsid w:val="00B46E37"/>
    <w:rsid w:val="00B53FB7"/>
    <w:rsid w:val="00B54A39"/>
    <w:rsid w:val="00B56F96"/>
    <w:rsid w:val="00B63468"/>
    <w:rsid w:val="00B6696B"/>
    <w:rsid w:val="00B673D6"/>
    <w:rsid w:val="00B75B40"/>
    <w:rsid w:val="00B85987"/>
    <w:rsid w:val="00B91CD8"/>
    <w:rsid w:val="00B951C5"/>
    <w:rsid w:val="00BA2D31"/>
    <w:rsid w:val="00BA77EA"/>
    <w:rsid w:val="00BB7C72"/>
    <w:rsid w:val="00BC64FB"/>
    <w:rsid w:val="00BE0F02"/>
    <w:rsid w:val="00BE278B"/>
    <w:rsid w:val="00BE5446"/>
    <w:rsid w:val="00BF1CF0"/>
    <w:rsid w:val="00BF3BA6"/>
    <w:rsid w:val="00BF5ADA"/>
    <w:rsid w:val="00C01891"/>
    <w:rsid w:val="00C122DB"/>
    <w:rsid w:val="00C14EB3"/>
    <w:rsid w:val="00C17C94"/>
    <w:rsid w:val="00C20188"/>
    <w:rsid w:val="00C27704"/>
    <w:rsid w:val="00C37A31"/>
    <w:rsid w:val="00C43F9C"/>
    <w:rsid w:val="00C62DF5"/>
    <w:rsid w:val="00C66E25"/>
    <w:rsid w:val="00C66FB6"/>
    <w:rsid w:val="00C8322E"/>
    <w:rsid w:val="00C93662"/>
    <w:rsid w:val="00CB2F7A"/>
    <w:rsid w:val="00CB55A3"/>
    <w:rsid w:val="00CB6155"/>
    <w:rsid w:val="00CC0771"/>
    <w:rsid w:val="00CC4837"/>
    <w:rsid w:val="00CD3565"/>
    <w:rsid w:val="00CF0A46"/>
    <w:rsid w:val="00CF3EA1"/>
    <w:rsid w:val="00D04753"/>
    <w:rsid w:val="00D0504E"/>
    <w:rsid w:val="00D1130B"/>
    <w:rsid w:val="00D27E05"/>
    <w:rsid w:val="00D40C4C"/>
    <w:rsid w:val="00D41F8C"/>
    <w:rsid w:val="00D4347C"/>
    <w:rsid w:val="00D63482"/>
    <w:rsid w:val="00D6673F"/>
    <w:rsid w:val="00D70654"/>
    <w:rsid w:val="00D75ED5"/>
    <w:rsid w:val="00D827A2"/>
    <w:rsid w:val="00D8332A"/>
    <w:rsid w:val="00D84F98"/>
    <w:rsid w:val="00D92FC4"/>
    <w:rsid w:val="00D944DA"/>
    <w:rsid w:val="00DA6AD9"/>
    <w:rsid w:val="00DB469B"/>
    <w:rsid w:val="00DB798C"/>
    <w:rsid w:val="00DC4C07"/>
    <w:rsid w:val="00DC6796"/>
    <w:rsid w:val="00DD743E"/>
    <w:rsid w:val="00DE04EE"/>
    <w:rsid w:val="00DE175D"/>
    <w:rsid w:val="00DE1816"/>
    <w:rsid w:val="00DE5B4D"/>
    <w:rsid w:val="00DF4C01"/>
    <w:rsid w:val="00E012C8"/>
    <w:rsid w:val="00E04C23"/>
    <w:rsid w:val="00E15D83"/>
    <w:rsid w:val="00E179F8"/>
    <w:rsid w:val="00E26631"/>
    <w:rsid w:val="00E33744"/>
    <w:rsid w:val="00E4223B"/>
    <w:rsid w:val="00E469FF"/>
    <w:rsid w:val="00E54F91"/>
    <w:rsid w:val="00E662D3"/>
    <w:rsid w:val="00E814AA"/>
    <w:rsid w:val="00EA393E"/>
    <w:rsid w:val="00EA48B5"/>
    <w:rsid w:val="00EB3B73"/>
    <w:rsid w:val="00EC4D58"/>
    <w:rsid w:val="00EC5F44"/>
    <w:rsid w:val="00EE76EF"/>
    <w:rsid w:val="00EF136D"/>
    <w:rsid w:val="00EF65E6"/>
    <w:rsid w:val="00EF740F"/>
    <w:rsid w:val="00F01B04"/>
    <w:rsid w:val="00F12C71"/>
    <w:rsid w:val="00F15332"/>
    <w:rsid w:val="00F2400D"/>
    <w:rsid w:val="00F43C7A"/>
    <w:rsid w:val="00F44EDA"/>
    <w:rsid w:val="00F509A9"/>
    <w:rsid w:val="00F61D21"/>
    <w:rsid w:val="00F6564D"/>
    <w:rsid w:val="00F6568B"/>
    <w:rsid w:val="00F71477"/>
    <w:rsid w:val="00F74F24"/>
    <w:rsid w:val="00F75400"/>
    <w:rsid w:val="00F90BCA"/>
    <w:rsid w:val="00F91671"/>
    <w:rsid w:val="00F963E4"/>
    <w:rsid w:val="00FA0665"/>
    <w:rsid w:val="00FA144A"/>
    <w:rsid w:val="00FA78EF"/>
    <w:rsid w:val="00FB27B5"/>
    <w:rsid w:val="00FB3779"/>
    <w:rsid w:val="00FC3435"/>
    <w:rsid w:val="00FC5D29"/>
    <w:rsid w:val="00FC6631"/>
    <w:rsid w:val="00FD787D"/>
    <w:rsid w:val="00FE1859"/>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B5F64"/>
    <w:pPr>
      <w:keepNext/>
      <w:keepLines/>
      <w:numPr>
        <w:numId w:val="5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A97B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37EA6"/>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A97BAF"/>
    <w:rPr>
      <w:rFonts w:asciiTheme="majorHAnsi" w:eastAsiaTheme="majorEastAsia" w:hAnsiTheme="majorHAnsi" w:cstheme="majorBidi"/>
      <w:color w:val="243F60" w:themeColor="accent1" w:themeShade="7F"/>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B5F64"/>
    <w:pPr>
      <w:keepNext/>
      <w:keepLines/>
      <w:numPr>
        <w:numId w:val="5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A97B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37EA6"/>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A97BAF"/>
    <w:rPr>
      <w:rFonts w:asciiTheme="majorHAnsi" w:eastAsiaTheme="majorEastAsia" w:hAnsiTheme="majorHAnsi" w:cstheme="majorBidi"/>
      <w:color w:val="243F60" w:themeColor="accent1" w:themeShade="7F"/>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21" Type="http://schemas.openxmlformats.org/officeDocument/2006/relationships/customXml" Target="../customXml/item21.xml"/><Relationship Id="rId34" Type="http://schemas.openxmlformats.org/officeDocument/2006/relationships/numbering" Target="numbering.xml"/><Relationship Id="rId42" Type="http://schemas.openxmlformats.org/officeDocument/2006/relationships/footer" Target="footer1.xml"/><Relationship Id="rId47" Type="http://schemas.openxmlformats.org/officeDocument/2006/relationships/comments" Target="comments.xml"/><Relationship Id="rId50" Type="http://schemas.openxmlformats.org/officeDocument/2006/relationships/image" Target="media/image7.emf"/><Relationship Id="rId55" Type="http://schemas.openxmlformats.org/officeDocument/2006/relationships/image" Target="media/image12.png"/><Relationship Id="rId63" Type="http://schemas.openxmlformats.org/officeDocument/2006/relationships/oleObject" Target="embeddings/oleObject1.bin"/><Relationship Id="rId68" Type="http://schemas.openxmlformats.org/officeDocument/2006/relationships/oleObject" Target="embeddings/oleObject3.bin"/><Relationship Id="rId76" Type="http://schemas.openxmlformats.org/officeDocument/2006/relationships/hyperlink" Target="mailto:admin@yahoo.com" TargetMode="External"/><Relationship Id="rId84" Type="http://schemas.openxmlformats.org/officeDocument/2006/relationships/image" Target="media/image36.png"/><Relationship Id="rId89" Type="http://schemas.openxmlformats.org/officeDocument/2006/relationships/hyperlink" Target="http://research.microsoft.com/en-us/projects/collabvs/" TargetMode="External"/><Relationship Id="rId97"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image" Target="media/image25.emf"/><Relationship Id="rId92" Type="http://schemas.openxmlformats.org/officeDocument/2006/relationships/hyperlink" Target="http://www.hibernate.org" TargetMode="External"/><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customXml" Target="../customXml/item29.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customXml" Target="../customXml/item32.xml"/><Relationship Id="rId37" Type="http://schemas.openxmlformats.org/officeDocument/2006/relationships/settings" Target="settings.xml"/><Relationship Id="rId40" Type="http://schemas.openxmlformats.org/officeDocument/2006/relationships/endnotes" Target="endnotes.xml"/><Relationship Id="rId45" Type="http://schemas.openxmlformats.org/officeDocument/2006/relationships/image" Target="media/image3.png"/><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1.png"/><Relationship Id="rId74" Type="http://schemas.openxmlformats.org/officeDocument/2006/relationships/oleObject" Target="embeddings/oleObject4.bin"/><Relationship Id="rId79" Type="http://schemas.openxmlformats.org/officeDocument/2006/relationships/image" Target="media/image31.png"/><Relationship Id="rId87" Type="http://schemas.openxmlformats.org/officeDocument/2006/relationships/hyperlink" Target="http://www.assembla.com/" TargetMode="External"/><Relationship Id="rId5" Type="http://schemas.openxmlformats.org/officeDocument/2006/relationships/customXml" Target="../customXml/item5.xml"/><Relationship Id="rId61" Type="http://schemas.openxmlformats.org/officeDocument/2006/relationships/image" Target="media/image18.png"/><Relationship Id="rId82" Type="http://schemas.openxmlformats.org/officeDocument/2006/relationships/image" Target="media/image34.png"/><Relationship Id="rId90" Type="http://schemas.openxmlformats.org/officeDocument/2006/relationships/hyperlink" Target="http://xcde.sourceforge.net/" TargetMode="External"/><Relationship Id="rId95" Type="http://schemas.openxmlformats.org/officeDocument/2006/relationships/hyperlink" Target="http://shiro.apache.org/" TargetMode="External"/><Relationship Id="rId19" Type="http://schemas.openxmlformats.org/officeDocument/2006/relationships/customXml" Target="../customXml/item1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styles" Target="styles.xml"/><Relationship Id="rId43" Type="http://schemas.openxmlformats.org/officeDocument/2006/relationships/image" Target="media/image1.png"/><Relationship Id="rId48" Type="http://schemas.openxmlformats.org/officeDocument/2006/relationships/image" Target="media/image5.emf"/><Relationship Id="rId56" Type="http://schemas.openxmlformats.org/officeDocument/2006/relationships/image" Target="media/image13.png"/><Relationship Id="rId64" Type="http://schemas.openxmlformats.org/officeDocument/2006/relationships/image" Target="media/image20.emf"/><Relationship Id="rId69" Type="http://schemas.openxmlformats.org/officeDocument/2006/relationships/image" Target="media/image23.emf"/><Relationship Id="rId77" Type="http://schemas.openxmlformats.org/officeDocument/2006/relationships/image" Target="media/image29.png"/><Relationship Id="rId8" Type="http://schemas.openxmlformats.org/officeDocument/2006/relationships/customXml" Target="../customXml/item8.xml"/><Relationship Id="rId51" Type="http://schemas.openxmlformats.org/officeDocument/2006/relationships/image" Target="media/image8.emf"/><Relationship Id="rId72" Type="http://schemas.openxmlformats.org/officeDocument/2006/relationships/image" Target="media/image26.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hyperlink" Target="http://www.smartclient.com/product/smartclient.jsp" TargetMode="External"/><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webSettings" Target="webSettings.xml"/><Relationship Id="rId46" Type="http://schemas.openxmlformats.org/officeDocument/2006/relationships/image" Target="media/image4.emf"/><Relationship Id="rId59" Type="http://schemas.openxmlformats.org/officeDocument/2006/relationships/image" Target="media/image16.png"/><Relationship Id="rId67" Type="http://schemas.openxmlformats.org/officeDocument/2006/relationships/image" Target="media/image22.emf"/><Relationship Id="rId20" Type="http://schemas.openxmlformats.org/officeDocument/2006/relationships/customXml" Target="../customXml/item20.xml"/><Relationship Id="rId41" Type="http://schemas.openxmlformats.org/officeDocument/2006/relationships/header" Target="header1.xml"/><Relationship Id="rId54" Type="http://schemas.openxmlformats.org/officeDocument/2006/relationships/image" Target="media/image11.png"/><Relationship Id="rId62" Type="http://schemas.openxmlformats.org/officeDocument/2006/relationships/image" Target="media/image19.emf"/><Relationship Id="rId70" Type="http://schemas.openxmlformats.org/officeDocument/2006/relationships/image" Target="media/image24.emf"/><Relationship Id="rId75" Type="http://schemas.openxmlformats.org/officeDocument/2006/relationships/image" Target="media/image28.png"/><Relationship Id="rId83" Type="http://schemas.openxmlformats.org/officeDocument/2006/relationships/image" Target="media/image35.png"/><Relationship Id="rId88" Type="http://schemas.openxmlformats.org/officeDocument/2006/relationships/hyperlink" Target="http://www.fusionforge.org/" TargetMode="External"/><Relationship Id="rId91" Type="http://schemas.openxmlformats.org/officeDocument/2006/relationships/hyperlink" Target="http://www.springsource.org/spring-framework" TargetMode="Externa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microsoft.com/office/2007/relationships/stylesWithEffects" Target="stylesWithEffects.xml"/><Relationship Id="rId49" Type="http://schemas.openxmlformats.org/officeDocument/2006/relationships/image" Target="media/image6.emf"/><Relationship Id="rId57" Type="http://schemas.openxmlformats.org/officeDocument/2006/relationships/image" Target="media/image14.png"/><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image" Target="media/image2.png"/><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oleObject" Target="embeddings/oleObject2.bin"/><Relationship Id="rId73" Type="http://schemas.openxmlformats.org/officeDocument/2006/relationships/image" Target="media/image27.emf"/><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hyperlink" Target="http://www.microsoft.com/visualstudio/en-us/products/2010-editions/team-foundation-server/overview" TargetMode="External"/><Relationship Id="rId94" Type="http://schemas.openxmlformats.org/officeDocument/2006/relationships/hyperlink" Target="http://www.datatables.net/" TargetMode="Externa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280376-D414-46FB-B1BA-E427F094FC8E}">
  <ds:schemaRefs>
    <ds:schemaRef ds:uri="http://schemas.openxmlformats.org/officeDocument/2006/bibliography"/>
  </ds:schemaRefs>
</ds:datastoreItem>
</file>

<file path=customXml/itemProps10.xml><?xml version="1.0" encoding="utf-8"?>
<ds:datastoreItem xmlns:ds="http://schemas.openxmlformats.org/officeDocument/2006/customXml" ds:itemID="{2A340B2B-0900-44BA-9795-BD5321D0DDB5}">
  <ds:schemaRefs>
    <ds:schemaRef ds:uri="http://schemas.openxmlformats.org/officeDocument/2006/bibliography"/>
  </ds:schemaRefs>
</ds:datastoreItem>
</file>

<file path=customXml/itemProps11.xml><?xml version="1.0" encoding="utf-8"?>
<ds:datastoreItem xmlns:ds="http://schemas.openxmlformats.org/officeDocument/2006/customXml" ds:itemID="{656562DC-6DBF-4073-85FF-1ECF34A698FF}">
  <ds:schemaRefs>
    <ds:schemaRef ds:uri="http://schemas.openxmlformats.org/officeDocument/2006/bibliography"/>
  </ds:schemaRefs>
</ds:datastoreItem>
</file>

<file path=customXml/itemProps12.xml><?xml version="1.0" encoding="utf-8"?>
<ds:datastoreItem xmlns:ds="http://schemas.openxmlformats.org/officeDocument/2006/customXml" ds:itemID="{47943063-8EAD-4177-912D-304D995E381C}">
  <ds:schemaRefs>
    <ds:schemaRef ds:uri="http://schemas.openxmlformats.org/officeDocument/2006/bibliography"/>
  </ds:schemaRefs>
</ds:datastoreItem>
</file>

<file path=customXml/itemProps13.xml><?xml version="1.0" encoding="utf-8"?>
<ds:datastoreItem xmlns:ds="http://schemas.openxmlformats.org/officeDocument/2006/customXml" ds:itemID="{B626C2C4-5A9E-4546-B493-1694BC4493F0}">
  <ds:schemaRefs>
    <ds:schemaRef ds:uri="http://schemas.openxmlformats.org/officeDocument/2006/bibliography"/>
  </ds:schemaRefs>
</ds:datastoreItem>
</file>

<file path=customXml/itemProps14.xml><?xml version="1.0" encoding="utf-8"?>
<ds:datastoreItem xmlns:ds="http://schemas.openxmlformats.org/officeDocument/2006/customXml" ds:itemID="{A3C434CE-6A7A-4CE7-83A4-467F18AE1F14}">
  <ds:schemaRefs>
    <ds:schemaRef ds:uri="http://schemas.openxmlformats.org/officeDocument/2006/bibliography"/>
  </ds:schemaRefs>
</ds:datastoreItem>
</file>

<file path=customXml/itemProps15.xml><?xml version="1.0" encoding="utf-8"?>
<ds:datastoreItem xmlns:ds="http://schemas.openxmlformats.org/officeDocument/2006/customXml" ds:itemID="{CBB23F21-4B97-437E-B1DB-06D6A0053700}">
  <ds:schemaRefs>
    <ds:schemaRef ds:uri="http://schemas.openxmlformats.org/officeDocument/2006/bibliography"/>
  </ds:schemaRefs>
</ds:datastoreItem>
</file>

<file path=customXml/itemProps16.xml><?xml version="1.0" encoding="utf-8"?>
<ds:datastoreItem xmlns:ds="http://schemas.openxmlformats.org/officeDocument/2006/customXml" ds:itemID="{1127F776-1050-40C2-BF75-607A2FEA539E}">
  <ds:schemaRefs>
    <ds:schemaRef ds:uri="http://schemas.openxmlformats.org/officeDocument/2006/bibliography"/>
  </ds:schemaRefs>
</ds:datastoreItem>
</file>

<file path=customXml/itemProps17.xml><?xml version="1.0" encoding="utf-8"?>
<ds:datastoreItem xmlns:ds="http://schemas.openxmlformats.org/officeDocument/2006/customXml" ds:itemID="{6247EC45-BB3E-44A7-A4AC-7283F231A7AA}">
  <ds:schemaRefs>
    <ds:schemaRef ds:uri="http://schemas.openxmlformats.org/officeDocument/2006/bibliography"/>
  </ds:schemaRefs>
</ds:datastoreItem>
</file>

<file path=customXml/itemProps18.xml><?xml version="1.0" encoding="utf-8"?>
<ds:datastoreItem xmlns:ds="http://schemas.openxmlformats.org/officeDocument/2006/customXml" ds:itemID="{2447E97C-E9ED-441E-B988-26DE2FE1E93C}">
  <ds:schemaRefs>
    <ds:schemaRef ds:uri="http://schemas.openxmlformats.org/officeDocument/2006/bibliography"/>
  </ds:schemaRefs>
</ds:datastoreItem>
</file>

<file path=customXml/itemProps19.xml><?xml version="1.0" encoding="utf-8"?>
<ds:datastoreItem xmlns:ds="http://schemas.openxmlformats.org/officeDocument/2006/customXml" ds:itemID="{29C56FF7-0FEC-4C08-9C5A-6D9E386811BF}">
  <ds:schemaRefs>
    <ds:schemaRef ds:uri="http://schemas.openxmlformats.org/officeDocument/2006/bibliography"/>
  </ds:schemaRefs>
</ds:datastoreItem>
</file>

<file path=customXml/itemProps2.xml><?xml version="1.0" encoding="utf-8"?>
<ds:datastoreItem xmlns:ds="http://schemas.openxmlformats.org/officeDocument/2006/customXml" ds:itemID="{2CAEC849-830B-4B2E-8720-1F5D7D663060}">
  <ds:schemaRefs>
    <ds:schemaRef ds:uri="http://schemas.openxmlformats.org/officeDocument/2006/bibliography"/>
  </ds:schemaRefs>
</ds:datastoreItem>
</file>

<file path=customXml/itemProps20.xml><?xml version="1.0" encoding="utf-8"?>
<ds:datastoreItem xmlns:ds="http://schemas.openxmlformats.org/officeDocument/2006/customXml" ds:itemID="{BD84B4BF-9AAB-43A8-BA7E-DDD5E7E1B328}">
  <ds:schemaRefs>
    <ds:schemaRef ds:uri="http://schemas.openxmlformats.org/officeDocument/2006/bibliography"/>
  </ds:schemaRefs>
</ds:datastoreItem>
</file>

<file path=customXml/itemProps21.xml><?xml version="1.0" encoding="utf-8"?>
<ds:datastoreItem xmlns:ds="http://schemas.openxmlformats.org/officeDocument/2006/customXml" ds:itemID="{882C306D-A557-4869-8CE0-68D24788CA5B}">
  <ds:schemaRefs>
    <ds:schemaRef ds:uri="http://schemas.openxmlformats.org/officeDocument/2006/bibliography"/>
  </ds:schemaRefs>
</ds:datastoreItem>
</file>

<file path=customXml/itemProps22.xml><?xml version="1.0" encoding="utf-8"?>
<ds:datastoreItem xmlns:ds="http://schemas.openxmlformats.org/officeDocument/2006/customXml" ds:itemID="{0D54E7EB-159A-4F8C-8518-1D833F2A79A0}">
  <ds:schemaRefs>
    <ds:schemaRef ds:uri="http://schemas.openxmlformats.org/officeDocument/2006/bibliography"/>
  </ds:schemaRefs>
</ds:datastoreItem>
</file>

<file path=customXml/itemProps23.xml><?xml version="1.0" encoding="utf-8"?>
<ds:datastoreItem xmlns:ds="http://schemas.openxmlformats.org/officeDocument/2006/customXml" ds:itemID="{CEC8F19B-DE1E-40EC-BF80-9291EB45B7D4}">
  <ds:schemaRefs>
    <ds:schemaRef ds:uri="http://schemas.openxmlformats.org/officeDocument/2006/bibliography"/>
  </ds:schemaRefs>
</ds:datastoreItem>
</file>

<file path=customXml/itemProps24.xml><?xml version="1.0" encoding="utf-8"?>
<ds:datastoreItem xmlns:ds="http://schemas.openxmlformats.org/officeDocument/2006/customXml" ds:itemID="{44D0F966-8D9E-499A-93A4-CE22C16C2C7C}">
  <ds:schemaRefs>
    <ds:schemaRef ds:uri="http://schemas.openxmlformats.org/officeDocument/2006/bibliography"/>
  </ds:schemaRefs>
</ds:datastoreItem>
</file>

<file path=customXml/itemProps25.xml><?xml version="1.0" encoding="utf-8"?>
<ds:datastoreItem xmlns:ds="http://schemas.openxmlformats.org/officeDocument/2006/customXml" ds:itemID="{B9D316A5-A5B3-4867-8CA3-F462E7B77474}">
  <ds:schemaRefs>
    <ds:schemaRef ds:uri="http://schemas.openxmlformats.org/officeDocument/2006/bibliography"/>
  </ds:schemaRefs>
</ds:datastoreItem>
</file>

<file path=customXml/itemProps26.xml><?xml version="1.0" encoding="utf-8"?>
<ds:datastoreItem xmlns:ds="http://schemas.openxmlformats.org/officeDocument/2006/customXml" ds:itemID="{B72A29D0-31DF-4435-A020-37CACB517314}">
  <ds:schemaRefs>
    <ds:schemaRef ds:uri="http://schemas.openxmlformats.org/officeDocument/2006/bibliography"/>
  </ds:schemaRefs>
</ds:datastoreItem>
</file>

<file path=customXml/itemProps27.xml><?xml version="1.0" encoding="utf-8"?>
<ds:datastoreItem xmlns:ds="http://schemas.openxmlformats.org/officeDocument/2006/customXml" ds:itemID="{8E27F8F3-F4D0-48B2-8AD4-DFBEDE1140B9}">
  <ds:schemaRefs>
    <ds:schemaRef ds:uri="http://schemas.openxmlformats.org/officeDocument/2006/bibliography"/>
  </ds:schemaRefs>
</ds:datastoreItem>
</file>

<file path=customXml/itemProps28.xml><?xml version="1.0" encoding="utf-8"?>
<ds:datastoreItem xmlns:ds="http://schemas.openxmlformats.org/officeDocument/2006/customXml" ds:itemID="{E6B2FBA1-12DB-4F20-9F39-E06D90459016}">
  <ds:schemaRefs>
    <ds:schemaRef ds:uri="http://schemas.openxmlformats.org/officeDocument/2006/bibliography"/>
  </ds:schemaRefs>
</ds:datastoreItem>
</file>

<file path=customXml/itemProps29.xml><?xml version="1.0" encoding="utf-8"?>
<ds:datastoreItem xmlns:ds="http://schemas.openxmlformats.org/officeDocument/2006/customXml" ds:itemID="{D2423FC0-36D7-4C62-B04F-A925B5648AFB}">
  <ds:schemaRefs>
    <ds:schemaRef ds:uri="http://schemas.openxmlformats.org/officeDocument/2006/bibliography"/>
  </ds:schemaRefs>
</ds:datastoreItem>
</file>

<file path=customXml/itemProps3.xml><?xml version="1.0" encoding="utf-8"?>
<ds:datastoreItem xmlns:ds="http://schemas.openxmlformats.org/officeDocument/2006/customXml" ds:itemID="{D837427B-E335-4E88-AE09-788F771FE2AE}">
  <ds:schemaRefs>
    <ds:schemaRef ds:uri="http://schemas.openxmlformats.org/officeDocument/2006/bibliography"/>
  </ds:schemaRefs>
</ds:datastoreItem>
</file>

<file path=customXml/itemProps30.xml><?xml version="1.0" encoding="utf-8"?>
<ds:datastoreItem xmlns:ds="http://schemas.openxmlformats.org/officeDocument/2006/customXml" ds:itemID="{45BA47CA-F444-46B8-A55B-D8B0F159DE0C}">
  <ds:schemaRefs>
    <ds:schemaRef ds:uri="http://schemas.openxmlformats.org/officeDocument/2006/bibliography"/>
  </ds:schemaRefs>
</ds:datastoreItem>
</file>

<file path=customXml/itemProps31.xml><?xml version="1.0" encoding="utf-8"?>
<ds:datastoreItem xmlns:ds="http://schemas.openxmlformats.org/officeDocument/2006/customXml" ds:itemID="{A461C759-7389-4DCF-9A77-EB0D4193A1C1}">
  <ds:schemaRefs>
    <ds:schemaRef ds:uri="http://schemas.openxmlformats.org/officeDocument/2006/bibliography"/>
  </ds:schemaRefs>
</ds:datastoreItem>
</file>

<file path=customXml/itemProps32.xml><?xml version="1.0" encoding="utf-8"?>
<ds:datastoreItem xmlns:ds="http://schemas.openxmlformats.org/officeDocument/2006/customXml" ds:itemID="{93A48AE1-8963-42BA-9604-4A0B1B501B67}">
  <ds:schemaRefs>
    <ds:schemaRef ds:uri="http://schemas.openxmlformats.org/officeDocument/2006/bibliography"/>
  </ds:schemaRefs>
</ds:datastoreItem>
</file>

<file path=customXml/itemProps33.xml><?xml version="1.0" encoding="utf-8"?>
<ds:datastoreItem xmlns:ds="http://schemas.openxmlformats.org/officeDocument/2006/customXml" ds:itemID="{C1BCA5E8-58FE-4363-842F-4A26EA717F84}">
  <ds:schemaRefs>
    <ds:schemaRef ds:uri="http://schemas.openxmlformats.org/officeDocument/2006/bibliography"/>
  </ds:schemaRefs>
</ds:datastoreItem>
</file>

<file path=customXml/itemProps4.xml><?xml version="1.0" encoding="utf-8"?>
<ds:datastoreItem xmlns:ds="http://schemas.openxmlformats.org/officeDocument/2006/customXml" ds:itemID="{037030C4-EC5D-49BD-A574-67184B810974}">
  <ds:schemaRefs>
    <ds:schemaRef ds:uri="http://schemas.openxmlformats.org/officeDocument/2006/bibliography"/>
  </ds:schemaRefs>
</ds:datastoreItem>
</file>

<file path=customXml/itemProps5.xml><?xml version="1.0" encoding="utf-8"?>
<ds:datastoreItem xmlns:ds="http://schemas.openxmlformats.org/officeDocument/2006/customXml" ds:itemID="{A466201C-93C3-4046-AA57-8A3161E9204C}">
  <ds:schemaRefs>
    <ds:schemaRef ds:uri="http://schemas.openxmlformats.org/officeDocument/2006/bibliography"/>
  </ds:schemaRefs>
</ds:datastoreItem>
</file>

<file path=customXml/itemProps6.xml><?xml version="1.0" encoding="utf-8"?>
<ds:datastoreItem xmlns:ds="http://schemas.openxmlformats.org/officeDocument/2006/customXml" ds:itemID="{A7CD1723-2E4F-466B-AC8F-BCF95C14CA59}">
  <ds:schemaRefs>
    <ds:schemaRef ds:uri="http://schemas.openxmlformats.org/officeDocument/2006/bibliography"/>
  </ds:schemaRefs>
</ds:datastoreItem>
</file>

<file path=customXml/itemProps7.xml><?xml version="1.0" encoding="utf-8"?>
<ds:datastoreItem xmlns:ds="http://schemas.openxmlformats.org/officeDocument/2006/customXml" ds:itemID="{E46AE0F9-83D5-4F08-B22A-06C63D506875}">
  <ds:schemaRefs>
    <ds:schemaRef ds:uri="http://schemas.openxmlformats.org/officeDocument/2006/bibliography"/>
  </ds:schemaRefs>
</ds:datastoreItem>
</file>

<file path=customXml/itemProps8.xml><?xml version="1.0" encoding="utf-8"?>
<ds:datastoreItem xmlns:ds="http://schemas.openxmlformats.org/officeDocument/2006/customXml" ds:itemID="{A6C10FE4-BD6D-41C1-B344-C7091876A6B5}">
  <ds:schemaRefs>
    <ds:schemaRef ds:uri="http://schemas.openxmlformats.org/officeDocument/2006/bibliography"/>
  </ds:schemaRefs>
</ds:datastoreItem>
</file>

<file path=customXml/itemProps9.xml><?xml version="1.0" encoding="utf-8"?>
<ds:datastoreItem xmlns:ds="http://schemas.openxmlformats.org/officeDocument/2006/customXml" ds:itemID="{7D10528D-DAEF-4E7E-AD77-D3F558F8B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70</Pages>
  <Words>12228</Words>
  <Characters>45612</Characters>
  <Application>Microsoft Office Word</Application>
  <DocSecurity>0</DocSecurity>
  <Lines>1425</Lines>
  <Paragraphs>1091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hoangdinh</dc:creator>
  <cp:lastModifiedBy>xx</cp:lastModifiedBy>
  <cp:revision>56</cp:revision>
  <cp:lastPrinted>2012-06-18T15:31:00Z</cp:lastPrinted>
  <dcterms:created xsi:type="dcterms:W3CDTF">2012-06-16T15:11:00Z</dcterms:created>
  <dcterms:modified xsi:type="dcterms:W3CDTF">2012-06-18T16:57:00Z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18249135499103857688</vt:lpwstr>
  </property>
  <property fmtid="{D5CDD505-2E9C-101B-9397-08002B2CF9AE}" pid="5" name="Google.Documents.PreviousRevisionId">
    <vt:lpwstr>06740868256995605026</vt:lpwstr>
  </property>
  <property fmtid="{D5CDD505-2E9C-101B-9397-08002B2CF9AE}" pid="6" name="Google.Documents.PluginVersion">
    <vt:lpwstr>2.0.2662.553</vt:lpwstr>
  </property>
  <property fmtid="{D5CDD505-2E9C-101B-9397-08002B2CF9AE}" pid="7" name="Google.Documents.MergeIncapabilityFlags">
    <vt:i4>0</vt:i4>
  </property>
</Properties>
</file>