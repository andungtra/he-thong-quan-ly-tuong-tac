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Default="00750A86" w:rsidP="00D40C4C">
      <w:pPr>
        <w:pStyle w:val="Title"/>
      </w:pPr>
      <w:bookmarkStart w:id="0" w:name="_top"/>
      <w:bookmarkStart w:id="1" w:name="_Toc326077631"/>
      <w:bookmarkStart w:id="2" w:name="_Toc326952931"/>
      <w:bookmarkStart w:id="3" w:name="_Toc327121386"/>
      <w:bookmarkEnd w:id="0"/>
      <w:r>
        <w:t>LỜI CẢM ƠN</w:t>
      </w:r>
      <w:bookmarkEnd w:id="1"/>
      <w:bookmarkEnd w:id="2"/>
      <w:bookmarkEnd w:id="3"/>
    </w:p>
    <w:p w:rsidR="00750A86" w:rsidRDefault="00750A86" w:rsidP="00A1299D">
      <w:pPr>
        <w:pStyle w:val="paragraph"/>
      </w:pPr>
      <w:r>
        <w:t>Đầu tiên, chúng em xin gởi lời cảm ơn đến Thầy, Cô khoa Công nghệ Thông tin trường Đại học Khoa học Tự nhiên đã tận tình dạy dỗ, dìu dắt chúng em suốt bốn năm đại học.</w:t>
      </w:r>
    </w:p>
    <w:p w:rsidR="00750A86" w:rsidRDefault="00750A86" w:rsidP="00A1299D">
      <w:pPr>
        <w:pStyle w:val="paragraph"/>
      </w:pPr>
      <w:proofErr w:type="gramStart"/>
      <w:r>
        <w:t>Chúng em cảm ơn Thầy Nguyễn Văn Vũ, người tận tình hướng dẫn, giúp đỡ, động viên chúng em hoàn thành luận văn này.</w:t>
      </w:r>
      <w:proofErr w:type="gramEnd"/>
    </w:p>
    <w:p w:rsidR="00750A86" w:rsidRDefault="00750A86" w:rsidP="00A1299D">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750A86" w:rsidRDefault="00750A86" w:rsidP="00A1299D">
      <w:pPr>
        <w:tabs>
          <w:tab w:val="left" w:pos="5220"/>
          <w:tab w:val="left" w:pos="5400"/>
        </w:tabs>
        <w:jc w:val="both"/>
        <w:rPr>
          <w:lang w:bidi="he-IL"/>
        </w:rPr>
      </w:pPr>
    </w:p>
    <w:p w:rsidR="00750A86" w:rsidRDefault="00E15D83" w:rsidP="00A97BAF">
      <w:pPr>
        <w:tabs>
          <w:tab w:val="center" w:pos="6480"/>
        </w:tabs>
        <w:ind w:firstLine="4320"/>
        <w:jc w:val="both"/>
        <w:rPr>
          <w:lang w:bidi="he-IL"/>
        </w:rPr>
      </w:pPr>
      <w:r>
        <w:rPr>
          <w:lang w:bidi="he-IL"/>
        </w:rPr>
        <w:tab/>
      </w:r>
      <w:r w:rsidR="00750A86">
        <w:rPr>
          <w:lang w:bidi="he-IL"/>
        </w:rPr>
        <w:t>Tháng 6 năm 2012</w:t>
      </w:r>
    </w:p>
    <w:p w:rsidR="00750A86" w:rsidRDefault="00E15D83" w:rsidP="00A97BAF">
      <w:pPr>
        <w:tabs>
          <w:tab w:val="center" w:pos="6480"/>
        </w:tabs>
        <w:ind w:firstLine="4320"/>
        <w:jc w:val="both"/>
        <w:rPr>
          <w:lang w:bidi="he-IL"/>
        </w:rPr>
      </w:pPr>
      <w:r>
        <w:rPr>
          <w:lang w:bidi="he-IL"/>
        </w:rPr>
        <w:tab/>
      </w:r>
      <w:r w:rsidR="00750A86">
        <w:rPr>
          <w:lang w:bidi="he-IL"/>
        </w:rPr>
        <w:t>Sinh viên</w:t>
      </w:r>
    </w:p>
    <w:p w:rsidR="00750A86" w:rsidRDefault="00750A86" w:rsidP="00A97BAF">
      <w:pPr>
        <w:tabs>
          <w:tab w:val="center" w:pos="6480"/>
        </w:tabs>
        <w:ind w:firstLine="4320"/>
        <w:jc w:val="both"/>
        <w:rPr>
          <w:lang w:bidi="he-IL"/>
        </w:rPr>
      </w:pPr>
      <w:r>
        <w:rPr>
          <w:lang w:bidi="he-IL"/>
        </w:rPr>
        <w:t>Đinh Văn Hoàng – Nguyễn Đức Xuân</w:t>
      </w:r>
    </w:p>
    <w:p w:rsidR="00750A86" w:rsidRDefault="00750A86" w:rsidP="00A1299D">
      <w:pPr>
        <w:spacing w:before="0" w:after="200"/>
        <w:jc w:val="both"/>
        <w:rPr>
          <w:lang w:bidi="he-IL"/>
        </w:rPr>
      </w:pPr>
      <w:r>
        <w:rPr>
          <w:lang w:bidi="he-IL"/>
        </w:rPr>
        <w:br w:type="page"/>
      </w:r>
    </w:p>
    <w:p w:rsidR="00750A86" w:rsidRPr="00543839" w:rsidRDefault="00750A86" w:rsidP="00D40C4C">
      <w:pPr>
        <w:pStyle w:val="Title"/>
      </w:pPr>
      <w:bookmarkStart w:id="4" w:name="_Toc326077632"/>
      <w:bookmarkStart w:id="5" w:name="_Toc326952932"/>
      <w:bookmarkStart w:id="6" w:name="_Toc327121387"/>
      <w:r w:rsidRPr="00543839">
        <w:lastRenderedPageBreak/>
        <w:t>NHẬN XÉT CỦA GIÁO VIÊN HƯỚNG DẪN</w:t>
      </w:r>
      <w:bookmarkEnd w:id="4"/>
      <w:bookmarkEnd w:id="5"/>
      <w:bookmarkEnd w:id="6"/>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D40C4C">
      <w:pPr>
        <w:pStyle w:val="Title"/>
      </w:pPr>
      <w:r>
        <w:br w:type="page"/>
      </w:r>
      <w:bookmarkStart w:id="7" w:name="_Toc326952933"/>
      <w:bookmarkStart w:id="8" w:name="_Toc326077633"/>
      <w:bookmarkStart w:id="9" w:name="_Toc327121388"/>
      <w:r>
        <w:lastRenderedPageBreak/>
        <w:t>NHẬN XÉT CỦA GIÁO VIÊN PHẢN BIỆN</w:t>
      </w:r>
      <w:bookmarkEnd w:id="7"/>
      <w:bookmarkEnd w:id="8"/>
      <w:bookmarkEnd w:id="9"/>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proofErr w:type="gramStart"/>
      <w:r>
        <w:t>Khóa luận đáp ứng yêu cầu của Khóa luận cử nhân CNTT.</w:t>
      </w:r>
      <w:proofErr w:type="gramEnd"/>
    </w:p>
    <w:p w:rsidR="006A66F7" w:rsidRDefault="006A66F7" w:rsidP="00A1299D">
      <w:pPr>
        <w:tabs>
          <w:tab w:val="center" w:pos="7200"/>
        </w:tabs>
        <w:jc w:val="both"/>
      </w:pPr>
      <w:r>
        <w:tab/>
        <w:t>TpHCM, ngày…… tháng……năm 2012</w:t>
      </w:r>
    </w:p>
    <w:p w:rsidR="006A66F7" w:rsidRDefault="006A66F7" w:rsidP="00A1299D">
      <w:pPr>
        <w:tabs>
          <w:tab w:val="center" w:pos="7200"/>
        </w:tabs>
        <w:jc w:val="both"/>
      </w:pPr>
      <w:r>
        <w:tab/>
        <w:t>Giáo viên hướng dẫn</w:t>
      </w:r>
    </w:p>
    <w:p w:rsidR="000F419E" w:rsidRDefault="006A66F7" w:rsidP="00A1299D">
      <w:pPr>
        <w:tabs>
          <w:tab w:val="center" w:pos="7200"/>
        </w:tabs>
        <w:jc w:val="both"/>
      </w:pPr>
      <w:r>
        <w:tab/>
        <w:t>[Ký tên và ghi rõ họ tên]</w:t>
      </w:r>
    </w:p>
    <w:p w:rsidR="000F419E" w:rsidRPr="000F419E" w:rsidRDefault="000F419E" w:rsidP="00D40C4C">
      <w:pPr>
        <w:pStyle w:val="Title"/>
      </w:pPr>
      <w:r>
        <w:br w:type="page"/>
      </w:r>
      <w:bookmarkStart w:id="10" w:name="_Toc326952934"/>
      <w:bookmarkStart w:id="11" w:name="_Toc326077634"/>
      <w:bookmarkStart w:id="12" w:name="_Toc327121389"/>
      <w:r w:rsidRPr="000F419E">
        <w:lastRenderedPageBreak/>
        <w:t>ĐỀ CƯƠNG CHI TIẾT</w:t>
      </w:r>
      <w:bookmarkEnd w:id="10"/>
      <w:bookmarkEnd w:id="11"/>
      <w:bookmarkEnd w:id="12"/>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A1299D">
            <w:pPr>
              <w:pStyle w:val="Normal13pt"/>
              <w:numPr>
                <w:ilvl w:val="0"/>
                <w:numId w:val="4"/>
              </w:numPr>
              <w:ind w:left="540"/>
              <w:rPr>
                <w:b/>
                <w:sz w:val="26"/>
                <w:szCs w:val="26"/>
              </w:rPr>
            </w:pPr>
            <w:r>
              <w:rPr>
                <w:b/>
                <w:sz w:val="26"/>
                <w:szCs w:val="26"/>
              </w:rPr>
              <w:t>Lý thuyết</w:t>
            </w:r>
            <w:r w:rsidRPr="00FD55F8">
              <w:rPr>
                <w:b/>
                <w:sz w:val="26"/>
                <w:szCs w:val="26"/>
              </w:rPr>
              <w:t>:</w:t>
            </w:r>
          </w:p>
          <w:p w:rsidR="000F419E" w:rsidRPr="00081A2C" w:rsidRDefault="000F419E" w:rsidP="00A1299D">
            <w:pPr>
              <w:pStyle w:val="Normal13pt"/>
              <w:numPr>
                <w:ilvl w:val="0"/>
                <w:numId w:val="5"/>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A1299D">
            <w:pPr>
              <w:pStyle w:val="Normal13pt"/>
              <w:numPr>
                <w:ilvl w:val="0"/>
                <w:numId w:val="5"/>
              </w:numPr>
              <w:rPr>
                <w:sz w:val="26"/>
                <w:szCs w:val="26"/>
              </w:rPr>
            </w:pPr>
            <w:r>
              <w:t>Tìm hiểu những vấn đề liên quan đến việc tạo lập và quản lý tương tác của 1 project</w:t>
            </w:r>
          </w:p>
          <w:p w:rsidR="002E65EA" w:rsidRDefault="000F419E" w:rsidP="00A1299D">
            <w:pPr>
              <w:pStyle w:val="Normal13pt"/>
              <w:numPr>
                <w:ilvl w:val="0"/>
                <w:numId w:val="4"/>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A1299D">
            <w:pPr>
              <w:pStyle w:val="Normal13pt"/>
              <w:numPr>
                <w:ilvl w:val="0"/>
                <w:numId w:val="6"/>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A1299D">
            <w:pPr>
              <w:pStyle w:val="Normal13pt"/>
              <w:numPr>
                <w:ilvl w:val="0"/>
                <w:numId w:val="6"/>
              </w:numPr>
              <w:ind w:left="1080"/>
              <w:rPr>
                <w:sz w:val="26"/>
                <w:szCs w:val="26"/>
              </w:rPr>
            </w:pPr>
            <w:r>
              <w:rPr>
                <w:sz w:val="26"/>
                <w:szCs w:val="26"/>
              </w:rPr>
              <w:t>Lựa chọn phương án tối ưu để thực hiện đề tài</w:t>
            </w:r>
          </w:p>
          <w:p w:rsidR="000F419E" w:rsidRDefault="000F419E" w:rsidP="00A1299D">
            <w:pPr>
              <w:pStyle w:val="Normal13pt"/>
              <w:numPr>
                <w:ilvl w:val="0"/>
                <w:numId w:val="4"/>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A1299D">
            <w:pPr>
              <w:pStyle w:val="Normal13pt"/>
              <w:numPr>
                <w:ilvl w:val="0"/>
                <w:numId w:val="7"/>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A1299D">
            <w:pPr>
              <w:pStyle w:val="Normal13pt"/>
              <w:numPr>
                <w:ilvl w:val="0"/>
                <w:numId w:val="4"/>
              </w:numPr>
              <w:rPr>
                <w:sz w:val="26"/>
                <w:szCs w:val="26"/>
              </w:rPr>
            </w:pPr>
            <w:r>
              <w:rPr>
                <w:b/>
                <w:sz w:val="26"/>
                <w:szCs w:val="26"/>
                <w:u w:val="single"/>
              </w:rPr>
              <w:t>Giai đoạn 1 :</w:t>
            </w:r>
            <w:r>
              <w:rPr>
                <w:sz w:val="26"/>
                <w:szCs w:val="26"/>
              </w:rPr>
              <w:t xml:space="preserve"> Từ 01-12-2011 đến 31-12-2011</w:t>
            </w:r>
          </w:p>
          <w:p w:rsidR="002E65EA" w:rsidRDefault="002E65EA" w:rsidP="00A1299D">
            <w:pPr>
              <w:pStyle w:val="Normal13pt"/>
              <w:numPr>
                <w:ilvl w:val="0"/>
                <w:numId w:val="9"/>
              </w:numPr>
              <w:rPr>
                <w:sz w:val="26"/>
                <w:szCs w:val="26"/>
              </w:rPr>
            </w:pPr>
            <w:r>
              <w:rPr>
                <w:sz w:val="26"/>
                <w:szCs w:val="26"/>
              </w:rPr>
              <w:t>Tìm hiểu CDE</w:t>
            </w:r>
          </w:p>
          <w:p w:rsidR="002E65EA" w:rsidRDefault="002E65EA" w:rsidP="00A1299D">
            <w:pPr>
              <w:pStyle w:val="Normal13pt"/>
              <w:numPr>
                <w:ilvl w:val="0"/>
                <w:numId w:val="9"/>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A1299D">
            <w:pPr>
              <w:pStyle w:val="Normal13pt"/>
              <w:numPr>
                <w:ilvl w:val="0"/>
                <w:numId w:val="9"/>
              </w:numPr>
              <w:rPr>
                <w:sz w:val="26"/>
                <w:szCs w:val="26"/>
              </w:rPr>
            </w:pPr>
            <w:r>
              <w:rPr>
                <w:sz w:val="26"/>
                <w:szCs w:val="26"/>
              </w:rPr>
              <w:t>Yêu cầu hệ thống</w:t>
            </w:r>
          </w:p>
          <w:p w:rsidR="002E65EA" w:rsidRDefault="002E65EA" w:rsidP="00A1299D">
            <w:pPr>
              <w:pStyle w:val="Normal13pt"/>
              <w:numPr>
                <w:ilvl w:val="0"/>
                <w:numId w:val="8"/>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A1299D">
            <w:pPr>
              <w:pStyle w:val="Normal13pt"/>
              <w:numPr>
                <w:ilvl w:val="0"/>
                <w:numId w:val="9"/>
              </w:numPr>
              <w:rPr>
                <w:sz w:val="26"/>
                <w:szCs w:val="26"/>
              </w:rPr>
            </w:pPr>
            <w:r>
              <w:rPr>
                <w:sz w:val="26"/>
                <w:szCs w:val="26"/>
              </w:rPr>
              <w:t>Tìm hiểu process template</w:t>
            </w:r>
          </w:p>
          <w:p w:rsidR="002E65EA" w:rsidRPr="00E53D58" w:rsidRDefault="002E65EA" w:rsidP="00A1299D">
            <w:pPr>
              <w:pStyle w:val="Normal13pt"/>
              <w:numPr>
                <w:ilvl w:val="0"/>
                <w:numId w:val="9"/>
              </w:numPr>
              <w:rPr>
                <w:sz w:val="26"/>
                <w:szCs w:val="26"/>
              </w:rPr>
            </w:pPr>
            <w:r>
              <w:rPr>
                <w:sz w:val="26"/>
                <w:szCs w:val="26"/>
              </w:rPr>
              <w:t>Đề xuất hướng giải quyết</w:t>
            </w:r>
          </w:p>
          <w:p w:rsidR="002E65EA" w:rsidRDefault="002E65EA" w:rsidP="00A1299D">
            <w:pPr>
              <w:pStyle w:val="Normal13pt"/>
              <w:numPr>
                <w:ilvl w:val="0"/>
                <w:numId w:val="8"/>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A1299D">
            <w:pPr>
              <w:pStyle w:val="Normal13pt"/>
              <w:numPr>
                <w:ilvl w:val="0"/>
                <w:numId w:val="9"/>
              </w:numPr>
              <w:rPr>
                <w:sz w:val="26"/>
                <w:szCs w:val="26"/>
              </w:rPr>
            </w:pPr>
            <w:r>
              <w:rPr>
                <w:sz w:val="26"/>
                <w:szCs w:val="26"/>
              </w:rPr>
              <w:t>Xây dựng usecase</w:t>
            </w:r>
          </w:p>
          <w:p w:rsidR="002E65EA" w:rsidRDefault="002E65EA" w:rsidP="00A1299D">
            <w:pPr>
              <w:pStyle w:val="Normal13pt"/>
              <w:numPr>
                <w:ilvl w:val="0"/>
                <w:numId w:val="9"/>
              </w:numPr>
              <w:rPr>
                <w:sz w:val="26"/>
                <w:szCs w:val="26"/>
              </w:rPr>
            </w:pPr>
            <w:r>
              <w:rPr>
                <w:sz w:val="26"/>
                <w:szCs w:val="26"/>
              </w:rPr>
              <w:t>Thiết kế kiến trúc, các tổ chức dữ liệu</w:t>
            </w:r>
          </w:p>
          <w:p w:rsidR="002E65EA" w:rsidRDefault="002E65EA" w:rsidP="00A1299D">
            <w:pPr>
              <w:pStyle w:val="Normal13pt"/>
              <w:numPr>
                <w:ilvl w:val="0"/>
                <w:numId w:val="9"/>
              </w:numPr>
              <w:rPr>
                <w:sz w:val="26"/>
                <w:szCs w:val="26"/>
              </w:rPr>
            </w:pPr>
            <w:r>
              <w:rPr>
                <w:sz w:val="26"/>
                <w:szCs w:val="26"/>
              </w:rPr>
              <w:t>Design giao diện ứng dụng</w:t>
            </w:r>
          </w:p>
          <w:p w:rsidR="002E65EA" w:rsidRDefault="002E65EA" w:rsidP="00A1299D">
            <w:pPr>
              <w:pStyle w:val="Normal13pt"/>
              <w:numPr>
                <w:ilvl w:val="0"/>
                <w:numId w:val="9"/>
              </w:numPr>
              <w:rPr>
                <w:sz w:val="26"/>
                <w:szCs w:val="26"/>
              </w:rPr>
            </w:pPr>
            <w:r>
              <w:rPr>
                <w:sz w:val="26"/>
                <w:szCs w:val="26"/>
              </w:rPr>
              <w:t>Define những tính năng cần có</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A1299D">
            <w:pPr>
              <w:pStyle w:val="Normal13pt"/>
              <w:numPr>
                <w:ilvl w:val="0"/>
                <w:numId w:val="9"/>
              </w:numPr>
              <w:rPr>
                <w:sz w:val="26"/>
                <w:szCs w:val="26"/>
              </w:rPr>
            </w:pPr>
            <w:r>
              <w:rPr>
                <w:sz w:val="26"/>
                <w:szCs w:val="26"/>
              </w:rPr>
              <w:t>Hoàn chỉnh tính năng</w:t>
            </w:r>
          </w:p>
          <w:p w:rsidR="002E65EA" w:rsidRPr="00983A47" w:rsidRDefault="002E65EA" w:rsidP="00A1299D">
            <w:pPr>
              <w:pStyle w:val="Normal13pt"/>
              <w:numPr>
                <w:ilvl w:val="0"/>
                <w:numId w:val="9"/>
              </w:numPr>
              <w:rPr>
                <w:sz w:val="26"/>
                <w:szCs w:val="26"/>
              </w:rPr>
            </w:pPr>
            <w:r>
              <w:rPr>
                <w:sz w:val="26"/>
                <w:szCs w:val="26"/>
              </w:rPr>
              <w:t>Test để tìm lỗi và fix lỗi</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A1299D">
            <w:pPr>
              <w:pStyle w:val="Normal13pt"/>
              <w:numPr>
                <w:ilvl w:val="0"/>
                <w:numId w:val="9"/>
              </w:numPr>
              <w:rPr>
                <w:sz w:val="26"/>
                <w:szCs w:val="26"/>
              </w:rPr>
            </w:pPr>
            <w:r>
              <w:rPr>
                <w:sz w:val="26"/>
                <w:szCs w:val="26"/>
              </w:rPr>
              <w:t>Viết báo cáo các phần đã tìm hiểu và làm được</w:t>
            </w:r>
          </w:p>
          <w:p w:rsidR="002E65EA" w:rsidRDefault="002E65EA" w:rsidP="00A1299D">
            <w:pPr>
              <w:pStyle w:val="Normal13pt"/>
              <w:numPr>
                <w:ilvl w:val="0"/>
                <w:numId w:val="9"/>
              </w:numPr>
              <w:rPr>
                <w:sz w:val="26"/>
                <w:szCs w:val="26"/>
              </w:rPr>
            </w:pPr>
            <w:r>
              <w:rPr>
                <w:sz w:val="26"/>
                <w:szCs w:val="26"/>
              </w:rPr>
              <w:t>Đưa ra các giả thuyết và nhận định để tìm ra các ưu khuyết điểm</w:t>
            </w:r>
          </w:p>
          <w:p w:rsidR="002E65EA" w:rsidRDefault="002E65EA" w:rsidP="00A1299D">
            <w:pPr>
              <w:pStyle w:val="Normal13pt"/>
              <w:numPr>
                <w:ilvl w:val="0"/>
                <w:numId w:val="9"/>
              </w:numPr>
              <w:rPr>
                <w:sz w:val="26"/>
                <w:szCs w:val="26"/>
              </w:rPr>
            </w:pPr>
            <w:r>
              <w:rPr>
                <w:sz w:val="26"/>
                <w:szCs w:val="26"/>
              </w:rPr>
              <w:lastRenderedPageBreak/>
              <w:t>Tổng kết lại các phần và hướng phát triển của đề tài</w:t>
            </w:r>
          </w:p>
          <w:p w:rsidR="002E65EA" w:rsidRPr="009F31C1" w:rsidRDefault="002E65EA" w:rsidP="00A1299D">
            <w:pPr>
              <w:pStyle w:val="ListParagraph"/>
              <w:numPr>
                <w:ilvl w:val="0"/>
                <w:numId w:val="9"/>
              </w:numPr>
              <w:jc w:val="both"/>
            </w:pPr>
            <w:r>
              <w:t>Hoàn tất</w:t>
            </w:r>
          </w:p>
        </w:tc>
      </w:tr>
      <w:tr w:rsidR="000F419E" w:rsidRPr="004D6034" w:rsidTr="003F6C11">
        <w:trPr>
          <w:jc w:val="center"/>
        </w:trPr>
        <w:tc>
          <w:tcPr>
            <w:tcW w:w="4756" w:type="dxa"/>
          </w:tcPr>
          <w:p w:rsidR="000F419E" w:rsidRDefault="000F419E" w:rsidP="00A1299D">
            <w:pPr>
              <w:jc w:val="both"/>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A1299D">
            <w:pPr>
              <w:jc w:val="both"/>
              <w:rPr>
                <w:b/>
              </w:rPr>
            </w:pPr>
            <w:r>
              <w:rPr>
                <w:b/>
              </w:rPr>
              <w:t>TS. Nguyễn Văn Vũ</w:t>
            </w:r>
          </w:p>
        </w:tc>
        <w:tc>
          <w:tcPr>
            <w:tcW w:w="4757" w:type="dxa"/>
          </w:tcPr>
          <w:p w:rsidR="000F419E" w:rsidRDefault="000F419E" w:rsidP="00A1299D">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A1299D">
            <w:pPr>
              <w:tabs>
                <w:tab w:val="center" w:pos="1439"/>
              </w:tabs>
              <w:jc w:val="both"/>
              <w:rPr>
                <w:b/>
              </w:rPr>
            </w:pPr>
            <w:r>
              <w:rPr>
                <w:b/>
              </w:rPr>
              <w:tab/>
            </w: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D40C4C">
      <w:pPr>
        <w:pStyle w:val="Title"/>
      </w:pPr>
      <w:bookmarkStart w:id="13" w:name="_Toc326077635"/>
      <w:bookmarkStart w:id="14" w:name="_Toc326952935"/>
      <w:bookmarkStart w:id="15" w:name="_Toc327121390"/>
      <w:r w:rsidRPr="00551119">
        <w:lastRenderedPageBreak/>
        <w:t>MỤC LỤC</w:t>
      </w:r>
      <w:bookmarkEnd w:id="13"/>
      <w:bookmarkEnd w:id="14"/>
      <w:bookmarkEnd w:id="15"/>
    </w:p>
    <w:p w:rsidR="00E54F91"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9334DE">
        <w:rPr>
          <w:noProof/>
          <w:lang w:bidi="he-IL"/>
        </w:rPr>
        <w:t>LỜI CẢM ƠN</w:t>
      </w:r>
      <w:r w:rsidR="009334DE">
        <w:rPr>
          <w:noProof/>
        </w:rPr>
        <w:tab/>
      </w:r>
      <w:r w:rsidR="00E54F91">
        <w:rPr>
          <w:noProof/>
        </w:rPr>
        <w:fldChar w:fldCharType="begin"/>
      </w:r>
      <w:r w:rsidR="00E54F91">
        <w:rPr>
          <w:noProof/>
        </w:rPr>
        <w:instrText xml:space="preserve"> PAGEREF _Toc327121386 \h </w:instrText>
      </w:r>
      <w:r w:rsidR="00E54F91">
        <w:rPr>
          <w:noProof/>
        </w:rPr>
      </w:r>
      <w:r w:rsidR="00E54F91">
        <w:rPr>
          <w:noProof/>
        </w:rPr>
        <w:fldChar w:fldCharType="separate"/>
      </w:r>
      <w:r w:rsidR="00E54F91">
        <w:rPr>
          <w:noProof/>
        </w:rPr>
        <w:t>1</w:t>
      </w:r>
      <w:r w:rsidR="00E54F91">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HƯỚNG DẪN</w:t>
      </w:r>
      <w:r>
        <w:rPr>
          <w:noProof/>
        </w:rPr>
        <w:tab/>
      </w:r>
      <w:r w:rsidR="00E54F91">
        <w:rPr>
          <w:noProof/>
        </w:rPr>
        <w:fldChar w:fldCharType="begin"/>
      </w:r>
      <w:r w:rsidR="00E54F91">
        <w:rPr>
          <w:noProof/>
        </w:rPr>
        <w:instrText xml:space="preserve"> PAGEREF _Toc327121387 \h </w:instrText>
      </w:r>
      <w:r w:rsidR="00E54F91">
        <w:rPr>
          <w:noProof/>
        </w:rPr>
      </w:r>
      <w:r w:rsidR="00E54F91">
        <w:rPr>
          <w:noProof/>
        </w:rPr>
        <w:fldChar w:fldCharType="separate"/>
      </w:r>
      <w:r w:rsidR="00E54F91">
        <w:rPr>
          <w:noProof/>
        </w:rPr>
        <w:t>2</w:t>
      </w:r>
      <w:r w:rsidR="00E54F91">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sidR="00E54F91">
        <w:rPr>
          <w:noProof/>
        </w:rPr>
        <w:fldChar w:fldCharType="begin"/>
      </w:r>
      <w:r w:rsidR="00E54F91">
        <w:rPr>
          <w:noProof/>
        </w:rPr>
        <w:instrText xml:space="preserve"> PAGEREF _Toc327121388 \h </w:instrText>
      </w:r>
      <w:r w:rsidR="00E54F91">
        <w:rPr>
          <w:noProof/>
        </w:rPr>
      </w:r>
      <w:r w:rsidR="00E54F91">
        <w:rPr>
          <w:noProof/>
        </w:rPr>
        <w:fldChar w:fldCharType="separate"/>
      </w:r>
      <w:r w:rsidR="00E54F91">
        <w:rPr>
          <w:noProof/>
        </w:rPr>
        <w:t>3</w:t>
      </w:r>
      <w:r w:rsidR="00E54F91">
        <w:rPr>
          <w:noProof/>
        </w:rPr>
        <w:fldChar w:fldCharType="end"/>
      </w:r>
      <w:r w:rsidR="00AE57DB">
        <w:rPr>
          <w:noProof/>
        </w:rPr>
        <w:fldChar w:fldCharType="begin"/>
      </w:r>
      <w:r w:rsidR="00AE57DB">
        <w:rPr>
          <w:noProof/>
        </w:rPr>
        <w:instrText xml:space="preserve"> PAGEREF _</w:instrText>
      </w:r>
      <w:r>
        <w:rPr>
          <w:noProof/>
        </w:rPr>
        <w:instrText>Toc326077633</w:instrText>
      </w:r>
      <w:r w:rsidR="00AE57DB">
        <w:rPr>
          <w:noProof/>
        </w:rPr>
        <w:instrText xml:space="preserve">Toc326952933 \h </w:instrText>
      </w:r>
      <w:r w:rsidR="00AE57DB">
        <w:rPr>
          <w:noProof/>
        </w:rPr>
      </w:r>
      <w:r w:rsidR="00AE57DB">
        <w:rPr>
          <w:noProof/>
        </w:rPr>
        <w:fldChar w:fldCharType="separate"/>
      </w:r>
      <w:r w:rsidR="00AE57DB">
        <w:rPr>
          <w:noProof/>
        </w:rPr>
        <w:t>3</w:t>
      </w:r>
      <w:r w:rsidR="00AE57DB">
        <w:rPr>
          <w:noProof/>
        </w:rPr>
        <w:fldChar w:fldCharType="end"/>
      </w:r>
      <w:r w:rsidR="00AE57DB">
        <w:rPr>
          <w:noProof/>
        </w:rPr>
        <w:fldChar w:fldCharType="begin"/>
      </w:r>
      <w:r w:rsidR="00AE57DB">
        <w:rPr>
          <w:noProof/>
        </w:rPr>
        <w:instrText xml:space="preserve"> PAGEREF _</w:instrText>
      </w:r>
      <w:r>
        <w:rPr>
          <w:noProof/>
        </w:rPr>
        <w:instrText>Toc326077633</w:instrText>
      </w:r>
      <w:r w:rsidR="00AE57DB">
        <w:rPr>
          <w:noProof/>
        </w:rPr>
        <w:instrText xml:space="preserve">Toc326952933 \h </w:instrText>
      </w:r>
      <w:r w:rsidR="00AE57DB">
        <w:rPr>
          <w:noProof/>
        </w:rPr>
      </w:r>
      <w:r w:rsidR="00AE57DB">
        <w:rPr>
          <w:noProof/>
        </w:rPr>
        <w:fldChar w:fldCharType="separate"/>
      </w:r>
      <w:r w:rsidR="00AE57DB">
        <w:rPr>
          <w:noProof/>
        </w:rPr>
        <w:t>3</w:t>
      </w:r>
      <w:r w:rsidR="00AE57DB">
        <w:rPr>
          <w:noProof/>
        </w:rPr>
        <w:fldChar w:fldCharType="end"/>
      </w:r>
      <w:r>
        <w:rPr>
          <w:noProof/>
        </w:rPr>
        <w:fldChar w:fldCharType="begin"/>
      </w:r>
      <w:r>
        <w:rPr>
          <w:noProof/>
        </w:rPr>
        <w:instrText xml:space="preserve"> PAGEREF _</w:instrText>
      </w:r>
      <w:r w:rsidR="00AE57DB">
        <w:rPr>
          <w:noProof/>
        </w:rPr>
        <w:instrText>Toc326952933</w:instrText>
      </w:r>
      <w:r>
        <w:rPr>
          <w:noProof/>
        </w:rPr>
        <w:instrText xml:space="preserve"> \h </w:instrText>
      </w:r>
      <w:r>
        <w:rPr>
          <w:noProof/>
        </w:rPr>
      </w:r>
      <w:r>
        <w:rPr>
          <w:noProof/>
        </w:rPr>
        <w:fldChar w:fldCharType="separate"/>
      </w:r>
      <w:r>
        <w:rPr>
          <w:noProof/>
        </w:rPr>
        <w:t>4</w:t>
      </w:r>
      <w:r>
        <w:rPr>
          <w:noProof/>
        </w:rPr>
        <w:fldChar w:fldCharType="end"/>
      </w:r>
    </w:p>
    <w:p w:rsidR="00E54F91" w:rsidRDefault="00E54F91">
      <w:pPr>
        <w:pStyle w:val="TOC3"/>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_Toc327121389 \h </w:instrText>
      </w:r>
      <w:r>
        <w:rPr>
          <w:noProof/>
        </w:rPr>
      </w:r>
      <w:r>
        <w:rPr>
          <w:noProof/>
        </w:rPr>
        <w:fldChar w:fldCharType="separate"/>
      </w:r>
      <w:r>
        <w:rPr>
          <w:noProof/>
        </w:rPr>
        <w:t>4</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sidR="00AE57DB">
        <w:rPr>
          <w:noProof/>
        </w:rPr>
        <w:fldChar w:fldCharType="begin"/>
      </w:r>
      <w:r w:rsidR="00AE57DB">
        <w:rPr>
          <w:noProof/>
        </w:rPr>
        <w:instrText xml:space="preserve"> PAGEREF _</w:instrText>
      </w:r>
      <w:r>
        <w:rPr>
          <w:noProof/>
        </w:rPr>
        <w:instrText>Toc326077634</w:instrText>
      </w:r>
      <w:r w:rsidR="00AE57DB">
        <w:rPr>
          <w:noProof/>
        </w:rPr>
        <w:instrText xml:space="preserve">Toc326952934 \h </w:instrText>
      </w:r>
      <w:r w:rsidR="00AE57DB">
        <w:rPr>
          <w:noProof/>
        </w:rPr>
      </w:r>
      <w:r w:rsidR="00AE57DB">
        <w:rPr>
          <w:noProof/>
        </w:rPr>
        <w:fldChar w:fldCharType="separate"/>
      </w:r>
      <w:r w:rsidR="00AE57DB">
        <w:rPr>
          <w:noProof/>
        </w:rPr>
        <w:t>4</w:t>
      </w:r>
      <w:r w:rsidR="00AE57DB">
        <w:rPr>
          <w:noProof/>
        </w:rPr>
        <w:fldChar w:fldCharType="end"/>
      </w:r>
      <w:r w:rsidR="00AE57DB">
        <w:rPr>
          <w:noProof/>
        </w:rPr>
        <w:fldChar w:fldCharType="begin"/>
      </w:r>
      <w:r w:rsidR="00AE57DB">
        <w:rPr>
          <w:noProof/>
        </w:rPr>
        <w:instrText xml:space="preserve"> PAGEREF _</w:instrText>
      </w:r>
      <w:r>
        <w:rPr>
          <w:noProof/>
        </w:rPr>
        <w:instrText>Toc326077634</w:instrText>
      </w:r>
      <w:r w:rsidR="00AE57DB">
        <w:rPr>
          <w:noProof/>
        </w:rPr>
        <w:instrText xml:space="preserve">Toc326952934 \h </w:instrText>
      </w:r>
      <w:r w:rsidR="00AE57DB">
        <w:rPr>
          <w:noProof/>
        </w:rPr>
      </w:r>
      <w:r w:rsidR="00AE57DB">
        <w:rPr>
          <w:noProof/>
        </w:rPr>
        <w:fldChar w:fldCharType="separate"/>
      </w:r>
      <w:r w:rsidR="00AE57DB">
        <w:rPr>
          <w:noProof/>
        </w:rPr>
        <w:t>4</w:t>
      </w:r>
      <w:r w:rsidR="00AE57DB">
        <w:rPr>
          <w:noProof/>
        </w:rPr>
        <w:fldChar w:fldCharType="end"/>
      </w:r>
      <w:r>
        <w:rPr>
          <w:noProof/>
        </w:rPr>
        <w:fldChar w:fldCharType="begin"/>
      </w:r>
      <w:r>
        <w:rPr>
          <w:noProof/>
        </w:rPr>
        <w:instrText xml:space="preserve"> PAGEREF _</w:instrText>
      </w:r>
      <w:r w:rsidR="00AE57DB">
        <w:rPr>
          <w:noProof/>
        </w:rPr>
        <w:instrText>Toc326952934</w:instrText>
      </w:r>
      <w:r>
        <w:rPr>
          <w:noProof/>
        </w:rPr>
        <w:instrText xml:space="preserve"> \h </w:instrText>
      </w:r>
      <w:r>
        <w:rPr>
          <w:noProof/>
        </w:rPr>
      </w:r>
      <w:r>
        <w:rPr>
          <w:noProof/>
        </w:rPr>
        <w:fldChar w:fldCharType="separate"/>
      </w:r>
      <w:r>
        <w:rPr>
          <w:noProof/>
        </w:rPr>
        <w:t>6</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sidR="00E54F91">
        <w:rPr>
          <w:noProof/>
        </w:rPr>
        <w:fldChar w:fldCharType="begin"/>
      </w:r>
      <w:r w:rsidR="00E54F91">
        <w:rPr>
          <w:noProof/>
        </w:rPr>
        <w:instrText xml:space="preserve"> PAGEREF _Toc327121390 \h </w:instrText>
      </w:r>
      <w:r w:rsidR="00E54F91">
        <w:rPr>
          <w:noProof/>
        </w:rPr>
      </w:r>
      <w:r w:rsidR="00E54F91">
        <w:rPr>
          <w:noProof/>
        </w:rPr>
        <w:fldChar w:fldCharType="separate"/>
      </w:r>
      <w:r w:rsidR="00E54F91">
        <w:rPr>
          <w:noProof/>
        </w:rPr>
        <w:t>7</w:t>
      </w:r>
      <w:r w:rsidR="00E54F91">
        <w:rPr>
          <w:noProof/>
        </w:rPr>
        <w:fldChar w:fldCharType="end"/>
      </w:r>
      <w:r>
        <w:rPr>
          <w:noProof/>
        </w:rPr>
        <w:fldChar w:fldCharType="begin"/>
      </w:r>
      <w:r>
        <w:rPr>
          <w:noProof/>
        </w:rPr>
        <w:instrText xml:space="preserve"> PAGEREF _</w:instrText>
      </w:r>
      <w:r w:rsidR="009334DE">
        <w:rPr>
          <w:noProof/>
        </w:rPr>
        <w:instrText>Toc326077635</w:instrText>
      </w:r>
      <w:r>
        <w:rPr>
          <w:noProof/>
        </w:rPr>
        <w:instrText xml:space="preserve">Toc326952935 \h </w:instrText>
      </w:r>
      <w:r>
        <w:rPr>
          <w:noProof/>
        </w:rPr>
      </w:r>
      <w:r>
        <w:rPr>
          <w:noProof/>
        </w:rPr>
        <w:fldChar w:fldCharType="separate"/>
      </w:r>
      <w:r>
        <w:rPr>
          <w:noProof/>
        </w:rPr>
        <w:t>7</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sidR="00E54F91">
        <w:rPr>
          <w:noProof/>
        </w:rPr>
        <w:fldChar w:fldCharType="begin"/>
      </w:r>
      <w:r w:rsidR="00E54F91">
        <w:rPr>
          <w:noProof/>
        </w:rPr>
        <w:instrText xml:space="preserve"> PAGEREF _</w:instrText>
      </w:r>
      <w:r>
        <w:rPr>
          <w:noProof/>
        </w:rPr>
        <w:instrText>Toc326952936</w:instrText>
      </w:r>
      <w:r w:rsidR="00E54F91">
        <w:rPr>
          <w:noProof/>
        </w:rPr>
        <w:instrText xml:space="preserve">Toc327121391 \h </w:instrText>
      </w:r>
      <w:r w:rsidR="00E54F91">
        <w:rPr>
          <w:noProof/>
        </w:rPr>
      </w:r>
      <w:r w:rsidR="00E54F91">
        <w:rPr>
          <w:noProof/>
        </w:rPr>
        <w:fldChar w:fldCharType="separate"/>
      </w:r>
      <w:r w:rsidR="00E54F91">
        <w:rPr>
          <w:noProof/>
        </w:rPr>
        <w:t>10</w:t>
      </w:r>
      <w:r w:rsidR="00E54F91">
        <w:rPr>
          <w:noProof/>
        </w:rPr>
        <w:fldChar w:fldCharType="end"/>
      </w:r>
      <w:r>
        <w:rPr>
          <w:noProof/>
        </w:rPr>
        <w:fldChar w:fldCharType="begin"/>
      </w:r>
      <w:r>
        <w:rPr>
          <w:noProof/>
        </w:rPr>
        <w:instrText xml:space="preserve"> PAGEREF _</w:instrText>
      </w:r>
      <w:r w:rsidR="009334DE">
        <w:rPr>
          <w:noProof/>
        </w:rPr>
        <w:instrText>Toc326077636</w:instrText>
      </w:r>
      <w:r>
        <w:rPr>
          <w:noProof/>
        </w:rPr>
        <w:instrText xml:space="preserve">Toc326952936 \h </w:instrText>
      </w:r>
      <w:r>
        <w:rPr>
          <w:noProof/>
        </w:rPr>
      </w:r>
      <w:r>
        <w:rPr>
          <w:noProof/>
        </w:rPr>
        <w:fldChar w:fldCharType="separate"/>
      </w:r>
      <w:r>
        <w:rPr>
          <w:noProof/>
        </w:rPr>
        <w:t>9</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w:instrText>
      </w:r>
      <w:r w:rsidR="00AE57DB">
        <w:rPr>
          <w:noProof/>
        </w:rPr>
        <w:instrText>Toc326952935</w:instrText>
      </w:r>
      <w:r>
        <w:rPr>
          <w:noProof/>
        </w:rPr>
        <w:instrText xml:space="preserve"> \h </w:instrText>
      </w:r>
      <w:r>
        <w:rPr>
          <w:noProof/>
        </w:rPr>
      </w:r>
      <w:r>
        <w:rPr>
          <w:noProof/>
        </w:rPr>
        <w:fldChar w:fldCharType="separate"/>
      </w:r>
      <w:r>
        <w:rPr>
          <w:noProof/>
        </w:rPr>
        <w:t>9</w:t>
      </w:r>
      <w:r>
        <w:rPr>
          <w:noProof/>
        </w:rPr>
        <w:fldChar w:fldCharType="end"/>
      </w:r>
      <w:r w:rsidR="00AE57DB">
        <w:rPr>
          <w:noProof/>
        </w:rPr>
        <w:fldChar w:fldCharType="begin"/>
      </w:r>
      <w:r w:rsidR="00AE57DB">
        <w:rPr>
          <w:noProof/>
        </w:rPr>
        <w:instrText xml:space="preserve"> PAGEREF _</w:instrText>
      </w:r>
      <w:r>
        <w:rPr>
          <w:noProof/>
        </w:rPr>
        <w:instrText>Toc326077636</w:instrText>
      </w:r>
      <w:r w:rsidR="00AE57DB">
        <w:rPr>
          <w:noProof/>
        </w:rPr>
        <w:instrText xml:space="preserve">Toc326952936 \h </w:instrText>
      </w:r>
      <w:r w:rsidR="00AE57DB">
        <w:rPr>
          <w:noProof/>
        </w:rPr>
      </w:r>
      <w:r w:rsidR="00AE57DB">
        <w:rPr>
          <w:noProof/>
        </w:rPr>
        <w:fldChar w:fldCharType="separate"/>
      </w:r>
      <w:r w:rsidR="00AE57DB">
        <w:rPr>
          <w:noProof/>
        </w:rPr>
        <w:t>9</w:t>
      </w:r>
      <w:r w:rsidR="00AE57DB">
        <w:rPr>
          <w:noProof/>
        </w:rPr>
        <w:fldChar w:fldCharType="end"/>
      </w:r>
      <w:r>
        <w:rPr>
          <w:noProof/>
        </w:rPr>
        <w:fldChar w:fldCharType="begin"/>
      </w:r>
      <w:r>
        <w:rPr>
          <w:noProof/>
        </w:rPr>
        <w:instrText xml:space="preserve"> PAGEREF _</w:instrText>
      </w:r>
      <w:r w:rsidR="00AE57DB">
        <w:rPr>
          <w:noProof/>
        </w:rPr>
        <w:instrText>Toc326952936</w:instrText>
      </w:r>
      <w:r>
        <w:rPr>
          <w:noProof/>
        </w:rPr>
        <w:instrText xml:space="preserve"> \h </w:instrText>
      </w:r>
      <w:r>
        <w:rPr>
          <w:noProof/>
        </w:rPr>
      </w:r>
      <w:r>
        <w:rPr>
          <w:noProof/>
        </w:rPr>
        <w:fldChar w:fldCharType="separate"/>
      </w:r>
      <w:r>
        <w:rPr>
          <w:noProof/>
        </w:rPr>
        <w:t>13</w:t>
      </w:r>
      <w:r>
        <w:rPr>
          <w:noProof/>
        </w:rPr>
        <w:fldChar w:fldCharType="end"/>
      </w:r>
      <w:r>
        <w:rPr>
          <w:noProof/>
          <w:lang w:bidi="he-IL"/>
        </w:rPr>
        <w:t>DANH SÁCH CÁC HÌNH VẼ</w:t>
      </w:r>
      <w:r>
        <w:rPr>
          <w:noProof/>
        </w:rPr>
        <w:tab/>
      </w:r>
      <w:r w:rsidR="00AE57DB">
        <w:rPr>
          <w:noProof/>
        </w:rPr>
        <w:fldChar w:fldCharType="begin"/>
      </w:r>
      <w:r w:rsidR="00AE57DB">
        <w:rPr>
          <w:noProof/>
        </w:rPr>
        <w:instrText xml:space="preserve"> PAGEREF _</w:instrText>
      </w:r>
      <w:r>
        <w:rPr>
          <w:noProof/>
        </w:rPr>
        <w:instrText>Toc326077637</w:instrText>
      </w:r>
      <w:r w:rsidR="00AE57DB">
        <w:rPr>
          <w:noProof/>
        </w:rPr>
        <w:instrText xml:space="preserve">Toc326952937 \h </w:instrText>
      </w:r>
      <w:r w:rsidR="00AE57DB">
        <w:rPr>
          <w:noProof/>
        </w:rPr>
      </w:r>
      <w:r w:rsidR="00AE57DB">
        <w:rPr>
          <w:noProof/>
        </w:rPr>
        <w:fldChar w:fldCharType="separate"/>
      </w:r>
      <w:r w:rsidR="00AE57DB">
        <w:rPr>
          <w:noProof/>
        </w:rPr>
        <w:t>10</w:t>
      </w:r>
      <w:r w:rsidR="00AE57DB">
        <w:rPr>
          <w:noProof/>
        </w:rPr>
        <w:fldChar w:fldCharType="end"/>
      </w:r>
      <w:r w:rsidR="00AE57DB">
        <w:rPr>
          <w:noProof/>
        </w:rPr>
        <w:fldChar w:fldCharType="begin"/>
      </w:r>
      <w:r w:rsidR="00AE57DB">
        <w:rPr>
          <w:noProof/>
        </w:rPr>
        <w:instrText xml:space="preserve"> PAGEREF _</w:instrText>
      </w:r>
      <w:r>
        <w:rPr>
          <w:noProof/>
        </w:rPr>
        <w:instrText>Toc326077637</w:instrText>
      </w:r>
      <w:r w:rsidR="00AE57DB">
        <w:rPr>
          <w:noProof/>
        </w:rPr>
        <w:instrText xml:space="preserve">Toc326952937 \h </w:instrText>
      </w:r>
      <w:r w:rsidR="00AE57DB">
        <w:rPr>
          <w:noProof/>
        </w:rPr>
      </w:r>
      <w:r w:rsidR="00AE57DB">
        <w:rPr>
          <w:noProof/>
        </w:rPr>
        <w:fldChar w:fldCharType="separate"/>
      </w:r>
      <w:r w:rsidR="00AE57DB">
        <w:rPr>
          <w:noProof/>
        </w:rPr>
        <w:t>10</w:t>
      </w:r>
      <w:r w:rsidR="00AE57DB">
        <w:rPr>
          <w:noProof/>
        </w:rPr>
        <w:fldChar w:fldCharType="end"/>
      </w:r>
      <w:r>
        <w:rPr>
          <w:noProof/>
        </w:rPr>
        <w:fldChar w:fldCharType="begin"/>
      </w:r>
      <w:r>
        <w:rPr>
          <w:noProof/>
        </w:rPr>
        <w:instrText xml:space="preserve"> PAGEREF _</w:instrText>
      </w:r>
      <w:r w:rsidR="00AE57DB">
        <w:rPr>
          <w:noProof/>
        </w:rPr>
        <w:instrText>Toc326952937</w:instrText>
      </w:r>
      <w:r>
        <w:rPr>
          <w:noProof/>
        </w:rPr>
        <w:instrText xml:space="preserve"> \h </w:instrText>
      </w:r>
      <w:r>
        <w:rPr>
          <w:noProof/>
        </w:rPr>
      </w:r>
      <w:r>
        <w:rPr>
          <w:noProof/>
        </w:rPr>
        <w:fldChar w:fldCharType="separate"/>
      </w:r>
      <w:r>
        <w:rPr>
          <w:noProof/>
        </w:rPr>
        <w:t>14</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1</w:t>
      </w:r>
      <w:r>
        <w:rPr>
          <w:rFonts w:asciiTheme="minorHAnsi" w:eastAsiaTheme="minorEastAsia" w:hAnsiTheme="minorHAnsi" w:cstheme="minorBidi"/>
          <w:noProof/>
          <w:sz w:val="22"/>
          <w:szCs w:val="22"/>
        </w:rPr>
        <w:tab/>
      </w:r>
      <w:r>
        <w:rPr>
          <w:noProof/>
        </w:rPr>
        <w:t>MỞ ĐẦU</w:t>
      </w:r>
      <w:r>
        <w:rPr>
          <w:noProof/>
        </w:rPr>
        <w:tab/>
      </w:r>
      <w:r w:rsidR="00E54F91">
        <w:rPr>
          <w:noProof/>
        </w:rPr>
        <w:fldChar w:fldCharType="begin"/>
      </w:r>
      <w:r w:rsidR="00E54F91">
        <w:rPr>
          <w:noProof/>
        </w:rPr>
        <w:instrText xml:space="preserve"> PAGEREF _</w:instrText>
      </w:r>
      <w:r>
        <w:rPr>
          <w:noProof/>
        </w:rPr>
        <w:instrText>Toc326952938</w:instrText>
      </w:r>
      <w:r w:rsidR="00E54F91">
        <w:rPr>
          <w:noProof/>
        </w:rPr>
        <w:instrText xml:space="preserve">Toc327121393 \h </w:instrText>
      </w:r>
      <w:r w:rsidR="00E54F91">
        <w:rPr>
          <w:noProof/>
        </w:rPr>
      </w:r>
      <w:r w:rsidR="00E54F91">
        <w:rPr>
          <w:noProof/>
        </w:rPr>
        <w:fldChar w:fldCharType="separate"/>
      </w:r>
      <w:r w:rsidR="00E54F91">
        <w:rPr>
          <w:noProof/>
        </w:rPr>
        <w:t>12</w:t>
      </w:r>
      <w:r w:rsidR="00E54F91">
        <w:rPr>
          <w:noProof/>
        </w:rPr>
        <w:fldChar w:fldCharType="end"/>
      </w:r>
      <w:r>
        <w:rPr>
          <w:noProof/>
        </w:rPr>
        <w:fldChar w:fldCharType="begin"/>
      </w:r>
      <w:r>
        <w:rPr>
          <w:noProof/>
        </w:rPr>
        <w:instrText xml:space="preserve"> PAGEREF _</w:instrText>
      </w:r>
      <w:r w:rsidR="009334DE">
        <w:rPr>
          <w:noProof/>
        </w:rPr>
        <w:instrText>Toc326077638</w:instrText>
      </w:r>
      <w:r>
        <w:rPr>
          <w:noProof/>
        </w:rPr>
        <w:instrText xml:space="preserve">Toc326952938 \h </w:instrText>
      </w:r>
      <w:r>
        <w:rPr>
          <w:noProof/>
        </w:rPr>
      </w:r>
      <w:r>
        <w:rPr>
          <w:noProof/>
        </w:rPr>
        <w:fldChar w:fldCharType="separate"/>
      </w:r>
      <w:r>
        <w:rPr>
          <w:noProof/>
        </w:rPr>
        <w:t>11</w:t>
      </w:r>
      <w:r>
        <w:rPr>
          <w:noProof/>
        </w:rPr>
        <w:fldChar w:fldCharType="end"/>
      </w:r>
    </w:p>
    <w:p w:rsidR="009334DE" w:rsidRDefault="00AE57DB">
      <w:pPr>
        <w:pStyle w:val="TOC1"/>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w:instrText>
      </w:r>
      <w:r w:rsidR="009334DE">
        <w:rPr>
          <w:noProof/>
        </w:rPr>
        <w:instrText>Toc326077638</w:instrText>
      </w:r>
      <w:r>
        <w:rPr>
          <w:noProof/>
        </w:rPr>
        <w:instrText xml:space="preserve">Toc326952938 \h </w:instrText>
      </w:r>
      <w:r>
        <w:rPr>
          <w:noProof/>
        </w:rPr>
      </w:r>
      <w:r>
        <w:rPr>
          <w:noProof/>
        </w:rPr>
        <w:fldChar w:fldCharType="separate"/>
      </w:r>
      <w:r>
        <w:rPr>
          <w:noProof/>
        </w:rPr>
        <w:t>11</w:t>
      </w:r>
      <w:r>
        <w:rPr>
          <w:noProof/>
        </w:rPr>
        <w:fldChar w:fldCharType="end"/>
      </w:r>
      <w:r w:rsidR="009334DE">
        <w:rPr>
          <w:noProof/>
        </w:rPr>
        <w:fldChar w:fldCharType="begin"/>
      </w:r>
      <w:r w:rsidR="009334DE">
        <w:rPr>
          <w:noProof/>
        </w:rPr>
        <w:instrText xml:space="preserve"> PAGEREF _</w:instrText>
      </w:r>
      <w:r>
        <w:rPr>
          <w:noProof/>
        </w:rPr>
        <w:instrText>Toc326952938</w:instrText>
      </w:r>
      <w:r w:rsidR="009334DE">
        <w:rPr>
          <w:noProof/>
        </w:rPr>
        <w:instrText xml:space="preserve"> \h </w:instrText>
      </w:r>
      <w:r w:rsidR="009334DE">
        <w:rPr>
          <w:noProof/>
        </w:rPr>
      </w:r>
      <w:r w:rsidR="009334DE">
        <w:rPr>
          <w:noProof/>
        </w:rPr>
        <w:fldChar w:fldCharType="separate"/>
      </w:r>
      <w:r w:rsidR="009334DE">
        <w:rPr>
          <w:noProof/>
        </w:rPr>
        <w:t>15</w:t>
      </w:r>
      <w:r w:rsidR="009334DE">
        <w:rPr>
          <w:noProof/>
        </w:rPr>
        <w:fldChar w:fldCharType="end"/>
      </w:r>
      <w:r w:rsidR="009334DE" w:rsidRPr="00C20188">
        <w:rPr>
          <w14:scene3d>
            <w14:camera w14:prst="orthographicFront"/>
            <w14:lightRig w14:rig="threePt" w14:dir="t">
              <w14:rot w14:lat="0" w14:lon="0" w14:rev="0"/>
            </w14:lightRig>
          </w14:scene3d>
        </w:rPr>
        <w:t>Chương 2</w:t>
      </w:r>
      <w:r w:rsidR="009334DE">
        <w:rPr>
          <w:rFonts w:asciiTheme="minorHAnsi" w:eastAsiaTheme="minorEastAsia" w:hAnsiTheme="minorHAnsi" w:cstheme="minorBidi"/>
          <w:noProof/>
          <w:sz w:val="22"/>
          <w:szCs w:val="22"/>
        </w:rPr>
        <w:tab/>
      </w:r>
      <w:r w:rsidR="009334DE">
        <w:rPr>
          <w:noProof/>
        </w:rPr>
        <w:t>TỒNG QUAN</w:t>
      </w:r>
      <w:r w:rsidR="009334DE">
        <w:rPr>
          <w:noProof/>
        </w:rPr>
        <w:tab/>
      </w:r>
      <w:r>
        <w:rPr>
          <w:noProof/>
        </w:rPr>
        <w:fldChar w:fldCharType="begin"/>
      </w:r>
      <w:r>
        <w:rPr>
          <w:noProof/>
        </w:rPr>
        <w:instrText xml:space="preserve"> PAGEREF _</w:instrText>
      </w:r>
      <w:r w:rsidR="009334DE">
        <w:rPr>
          <w:noProof/>
        </w:rPr>
        <w:instrText>Toc326077639</w:instrText>
      </w:r>
      <w:r>
        <w:rPr>
          <w:noProof/>
        </w:rPr>
        <w:instrText xml:space="preserve">Toc326952939 \h </w:instrText>
      </w:r>
      <w:r>
        <w:rPr>
          <w:noProof/>
        </w:rPr>
      </w:r>
      <w:r>
        <w:rPr>
          <w:noProof/>
        </w:rPr>
        <w:fldChar w:fldCharType="separate"/>
      </w:r>
      <w:r>
        <w:rPr>
          <w:noProof/>
        </w:rPr>
        <w:t>12</w:t>
      </w:r>
      <w:r>
        <w:rPr>
          <w:noProof/>
        </w:rPr>
        <w:fldChar w:fldCharType="end"/>
      </w:r>
      <w:r>
        <w:rPr>
          <w:noProof/>
        </w:rPr>
        <w:fldChar w:fldCharType="begin"/>
      </w:r>
      <w:r>
        <w:rPr>
          <w:noProof/>
        </w:rPr>
        <w:instrText xml:space="preserve"> PAGEREF _</w:instrText>
      </w:r>
      <w:r w:rsidR="009334DE">
        <w:rPr>
          <w:noProof/>
        </w:rPr>
        <w:instrText>Toc326077639</w:instrText>
      </w:r>
      <w:r>
        <w:rPr>
          <w:noProof/>
        </w:rPr>
        <w:instrText xml:space="preserve">Toc326952939 \h </w:instrText>
      </w:r>
      <w:r>
        <w:rPr>
          <w:noProof/>
        </w:rPr>
      </w:r>
      <w:r>
        <w:rPr>
          <w:noProof/>
        </w:rPr>
        <w:fldChar w:fldCharType="separate"/>
      </w:r>
      <w:r>
        <w:rPr>
          <w:noProof/>
        </w:rPr>
        <w:t>12</w:t>
      </w:r>
      <w:r>
        <w:rPr>
          <w:noProof/>
        </w:rPr>
        <w:fldChar w:fldCharType="end"/>
      </w:r>
      <w:r w:rsidR="009334DE">
        <w:rPr>
          <w:noProof/>
        </w:rPr>
        <w:fldChar w:fldCharType="begin"/>
      </w:r>
      <w:r w:rsidR="009334DE">
        <w:rPr>
          <w:noProof/>
        </w:rPr>
        <w:instrText xml:space="preserve"> PAGEREF _</w:instrText>
      </w:r>
      <w:r>
        <w:rPr>
          <w:noProof/>
        </w:rPr>
        <w:instrText>Toc326952939</w:instrText>
      </w:r>
      <w:r w:rsidR="009334DE">
        <w:rPr>
          <w:noProof/>
        </w:rPr>
        <w:instrText xml:space="preserve"> \h </w:instrText>
      </w:r>
      <w:r w:rsidR="009334DE">
        <w:rPr>
          <w:noProof/>
        </w:rPr>
      </w:r>
      <w:r w:rsidR="009334DE">
        <w:rPr>
          <w:noProof/>
        </w:rPr>
        <w:fldChar w:fldCharType="separate"/>
      </w:r>
      <w:r w:rsidR="009334DE">
        <w:rPr>
          <w:noProof/>
        </w:rPr>
        <w:t>18</w:t>
      </w:r>
      <w:r w:rsidR="009334DE">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3</w:t>
      </w:r>
      <w:r>
        <w:rPr>
          <w:rFonts w:asciiTheme="minorHAnsi" w:eastAsiaTheme="minorEastAsia" w:hAnsiTheme="minorHAnsi" w:cstheme="minorBidi"/>
          <w:noProof/>
          <w:sz w:val="22"/>
          <w:szCs w:val="22"/>
        </w:rPr>
        <w:tab/>
      </w:r>
      <w:r>
        <w:rPr>
          <w:noProof/>
        </w:rPr>
        <w:t xml:space="preserve">NGHIÊN CỨU </w:t>
      </w:r>
      <w:r w:rsidR="00AE57DB">
        <w:rPr>
          <w:noProof/>
        </w:rPr>
        <w:t xml:space="preserve">LÝ THUYẾT VÀ </w:t>
      </w:r>
      <w:r>
        <w:rPr>
          <w:noProof/>
        </w:rPr>
        <w:t>THỰC NGHIỆM</w:t>
      </w:r>
      <w:r>
        <w:rPr>
          <w:noProof/>
        </w:rPr>
        <w:tab/>
      </w:r>
      <w:r w:rsidR="00E54F91">
        <w:rPr>
          <w:noProof/>
        </w:rPr>
        <w:fldChar w:fldCharType="begin"/>
      </w:r>
      <w:r w:rsidR="00E54F91">
        <w:rPr>
          <w:noProof/>
        </w:rPr>
        <w:instrText xml:space="preserve"> PAGEREF _</w:instrText>
      </w:r>
      <w:r w:rsidR="00AE57DB">
        <w:rPr>
          <w:noProof/>
        </w:rPr>
        <w:instrText>Toc326952940</w:instrText>
      </w:r>
      <w:r w:rsidR="00E54F91">
        <w:rPr>
          <w:noProof/>
        </w:rPr>
        <w:instrText xml:space="preserve">Toc327121395 \h </w:instrText>
      </w:r>
      <w:r w:rsidR="00E54F91">
        <w:rPr>
          <w:noProof/>
        </w:rPr>
      </w:r>
      <w:r w:rsidR="00E54F91">
        <w:rPr>
          <w:noProof/>
        </w:rPr>
        <w:fldChar w:fldCharType="separate"/>
      </w:r>
      <w:r w:rsidR="00E54F91">
        <w:rPr>
          <w:noProof/>
        </w:rPr>
        <w:t>14</w:t>
      </w:r>
      <w:r w:rsidR="00E54F91">
        <w:rPr>
          <w:noProof/>
        </w:rPr>
        <w:fldChar w:fldCharType="end"/>
      </w:r>
      <w:r w:rsidR="00AE57DB">
        <w:rPr>
          <w:noProof/>
        </w:rPr>
        <w:fldChar w:fldCharType="begin"/>
      </w:r>
      <w:r w:rsidR="00AE57DB">
        <w:rPr>
          <w:noProof/>
        </w:rPr>
        <w:instrText xml:space="preserve"> PAGEREF _</w:instrText>
      </w:r>
      <w:r>
        <w:rPr>
          <w:noProof/>
        </w:rPr>
        <w:instrText>Toc326077640</w:instrText>
      </w:r>
      <w:r w:rsidR="00AE57DB">
        <w:rPr>
          <w:noProof/>
        </w:rPr>
        <w:instrText xml:space="preserve">Toc326952940 \h </w:instrText>
      </w:r>
      <w:r w:rsidR="00AE57DB">
        <w:rPr>
          <w:noProof/>
        </w:rPr>
      </w:r>
      <w:r w:rsidR="00AE57DB">
        <w:rPr>
          <w:noProof/>
        </w:rPr>
        <w:fldChar w:fldCharType="separate"/>
      </w:r>
      <w:r w:rsidR="00AE57DB">
        <w:rPr>
          <w:noProof/>
        </w:rPr>
        <w:t>13</w:t>
      </w:r>
      <w:r w:rsidR="00AE57DB">
        <w:rPr>
          <w:noProof/>
        </w:rPr>
        <w:fldChar w:fldCharType="end"/>
      </w:r>
      <w:r w:rsidR="00AE57DB">
        <w:rPr>
          <w:noProof/>
        </w:rPr>
        <w:fldChar w:fldCharType="begin"/>
      </w:r>
      <w:r w:rsidR="00AE57DB">
        <w:rPr>
          <w:noProof/>
        </w:rPr>
        <w:instrText xml:space="preserve"> PAGEREF _</w:instrText>
      </w:r>
      <w:r>
        <w:rPr>
          <w:noProof/>
        </w:rPr>
        <w:instrText>Toc326077640</w:instrText>
      </w:r>
      <w:r w:rsidR="00AE57DB">
        <w:rPr>
          <w:noProof/>
        </w:rPr>
        <w:instrText xml:space="preserve">Toc326952940 \h </w:instrText>
      </w:r>
      <w:r w:rsidR="00AE57DB">
        <w:rPr>
          <w:noProof/>
        </w:rPr>
      </w:r>
      <w:r w:rsidR="00AE57DB">
        <w:rPr>
          <w:noProof/>
        </w:rPr>
        <w:fldChar w:fldCharType="separate"/>
      </w:r>
      <w:r w:rsidR="00AE57DB">
        <w:rPr>
          <w:noProof/>
        </w:rPr>
        <w:t>13</w:t>
      </w:r>
      <w:r w:rsidR="00AE57DB">
        <w:rPr>
          <w:noProof/>
        </w:rPr>
        <w:fldChar w:fldCharType="end"/>
      </w:r>
      <w:r>
        <w:rPr>
          <w:noProof/>
        </w:rPr>
        <w:fldChar w:fldCharType="begin"/>
      </w:r>
      <w:r>
        <w:rPr>
          <w:noProof/>
        </w:rPr>
        <w:instrText xml:space="preserve"> PAGEREF _</w:instrText>
      </w:r>
      <w:r w:rsidR="00AE57DB">
        <w:rPr>
          <w:noProof/>
        </w:rPr>
        <w:instrText>Toc326952940</w:instrText>
      </w:r>
      <w:r>
        <w:rPr>
          <w:noProof/>
        </w:rPr>
        <w:instrText xml:space="preserve"> \h </w:instrText>
      </w:r>
      <w:r>
        <w:rPr>
          <w:noProof/>
        </w:rPr>
      </w:r>
      <w:r>
        <w:rPr>
          <w:noProof/>
        </w:rPr>
        <w:fldChar w:fldCharType="separate"/>
      </w:r>
      <w:r>
        <w:rPr>
          <w:noProof/>
        </w:rPr>
        <w:t>19</w:t>
      </w:r>
      <w:r>
        <w:rPr>
          <w:noProof/>
        </w:rPr>
        <w:fldChar w:fldCharType="end"/>
      </w:r>
    </w:p>
    <w:p w:rsidR="00AE57DB" w:rsidRDefault="00AE57DB" w:rsidP="00A97BAF">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w:instrText>
      </w:r>
      <w:r w:rsidR="00E54F91">
        <w:rPr>
          <w:noProof/>
        </w:rPr>
        <w:instrText>Toc327121396</w:instrText>
      </w:r>
      <w:r>
        <w:rPr>
          <w:noProof/>
        </w:rPr>
        <w:instrText xml:space="preserve"> \h </w:instrText>
      </w:r>
      <w:r>
        <w:rPr>
          <w:noProof/>
        </w:rPr>
      </w:r>
      <w:r>
        <w:rPr>
          <w:noProof/>
        </w:rPr>
        <w:fldChar w:fldCharType="separate"/>
      </w:r>
      <w:r>
        <w:rPr>
          <w:noProof/>
        </w:rPr>
        <w:t>13</w:t>
      </w:r>
      <w:r>
        <w:rPr>
          <w:noProof/>
        </w:rPr>
        <w:fldChar w:fldCharType="end"/>
      </w:r>
    </w:p>
    <w:p w:rsidR="00AE57DB" w:rsidRDefault="00AE57DB" w:rsidP="00A97BAF">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w:instrText>
      </w:r>
      <w:r w:rsidR="00E54F91">
        <w:rPr>
          <w:noProof/>
        </w:rPr>
        <w:instrText>Toc327121397</w:instrText>
      </w:r>
      <w:r>
        <w:rPr>
          <w:noProof/>
        </w:rPr>
        <w:instrText xml:space="preserve"> \h </w:instrText>
      </w:r>
      <w:r>
        <w:rPr>
          <w:noProof/>
        </w:rPr>
      </w:r>
      <w:r>
        <w:rPr>
          <w:noProof/>
        </w:rPr>
        <w:fldChar w:fldCharType="separate"/>
      </w:r>
      <w:r>
        <w:rPr>
          <w:noProof/>
        </w:rPr>
        <w:t>15</w:t>
      </w:r>
      <w:r>
        <w:rPr>
          <w:noProof/>
        </w:rPr>
        <w:fldChar w:fldCharType="end"/>
      </w:r>
    </w:p>
    <w:p w:rsidR="009334DE" w:rsidRDefault="00AE57DB">
      <w:pPr>
        <w:pStyle w:val="TOC3"/>
        <w:tabs>
          <w:tab w:val="left" w:pos="1320"/>
          <w:tab w:val="right" w:leader="dot" w:pos="9111"/>
        </w:tabs>
        <w:rPr>
          <w:rFonts w:asciiTheme="minorHAnsi" w:eastAsiaTheme="minorEastAsia" w:hAnsiTheme="minorHAnsi" w:cstheme="minorBidi"/>
          <w:noProof/>
          <w:sz w:val="22"/>
          <w:szCs w:val="22"/>
        </w:rPr>
      </w:pPr>
      <w:r>
        <w:rPr>
          <w:noProof/>
        </w:rPr>
        <w:t>3.</w:t>
      </w:r>
      <w:r w:rsidR="009334DE">
        <w:rPr>
          <w:noProof/>
        </w:rPr>
        <w:t>2.1</w:t>
      </w:r>
      <w:r w:rsidR="009334DE">
        <w:rPr>
          <w:rFonts w:asciiTheme="minorHAnsi" w:eastAsiaTheme="minorEastAsia" w:hAnsiTheme="minorHAnsi" w:cstheme="minorBidi"/>
          <w:noProof/>
          <w:sz w:val="22"/>
          <w:szCs w:val="22"/>
        </w:rPr>
        <w:tab/>
      </w:r>
      <w:r w:rsidR="009334DE">
        <w:rPr>
          <w:noProof/>
        </w:rPr>
        <w:t>Team foundation server</w:t>
      </w:r>
      <w:r w:rsidR="009334DE">
        <w:rPr>
          <w:noProof/>
        </w:rPr>
        <w:tab/>
      </w:r>
      <w:r w:rsidR="00E54F91">
        <w:rPr>
          <w:noProof/>
        </w:rPr>
        <w:fldChar w:fldCharType="begin"/>
      </w:r>
      <w:r w:rsidR="00E54F91">
        <w:rPr>
          <w:noProof/>
        </w:rPr>
        <w:instrText xml:space="preserve"> PAGEREF _</w:instrText>
      </w:r>
      <w:r>
        <w:rPr>
          <w:noProof/>
        </w:rPr>
        <w:instrText>Toc326952943</w:instrText>
      </w:r>
      <w:r w:rsidR="00E54F91">
        <w:rPr>
          <w:noProof/>
        </w:rPr>
        <w:instrText xml:space="preserve">Toc327121398 \h </w:instrText>
      </w:r>
      <w:r w:rsidR="00E54F91">
        <w:rPr>
          <w:noProof/>
        </w:rPr>
      </w:r>
      <w:r w:rsidR="00E54F91">
        <w:rPr>
          <w:noProof/>
        </w:rPr>
        <w:fldChar w:fldCharType="separate"/>
      </w:r>
      <w:r w:rsidR="00E54F91">
        <w:rPr>
          <w:noProof/>
        </w:rPr>
        <w:t>16</w:t>
      </w:r>
      <w:r w:rsidR="00E54F91">
        <w:rPr>
          <w:noProof/>
        </w:rPr>
        <w:fldChar w:fldCharType="end"/>
      </w:r>
      <w:r>
        <w:rPr>
          <w:noProof/>
        </w:rPr>
        <w:fldChar w:fldCharType="begin"/>
      </w:r>
      <w:r>
        <w:rPr>
          <w:noProof/>
        </w:rPr>
        <w:instrText xml:space="preserve"> PAGEREF _</w:instrText>
      </w:r>
      <w:r w:rsidR="009334DE">
        <w:rPr>
          <w:noProof/>
        </w:rPr>
        <w:instrText>Toc326077655</w:instrText>
      </w:r>
      <w:r>
        <w:rPr>
          <w:noProof/>
        </w:rPr>
        <w:instrText xml:space="preserve">Toc326952943 \h </w:instrText>
      </w:r>
      <w:r>
        <w:rPr>
          <w:noProof/>
        </w:rPr>
      </w:r>
      <w:r>
        <w:rPr>
          <w:noProof/>
        </w:rPr>
        <w:fldChar w:fldCharType="separate"/>
      </w:r>
      <w:r>
        <w:rPr>
          <w:noProof/>
        </w:rPr>
        <w:t>15</w:t>
      </w:r>
      <w:r>
        <w:rPr>
          <w:noProof/>
        </w:rPr>
        <w:fldChar w:fldCharType="end"/>
      </w:r>
      <w:r>
        <w:rPr>
          <w:noProof/>
        </w:rPr>
        <w:fldChar w:fldCharType="begin"/>
      </w:r>
      <w:r>
        <w:rPr>
          <w:noProof/>
        </w:rPr>
        <w:instrText xml:space="preserve"> PAGEREF _</w:instrText>
      </w:r>
      <w:r w:rsidR="009334DE">
        <w:rPr>
          <w:noProof/>
        </w:rPr>
        <w:instrText>Toc326077655</w:instrText>
      </w:r>
      <w:r>
        <w:rPr>
          <w:noProof/>
        </w:rPr>
        <w:instrText xml:space="preserve">Toc326952943 \h </w:instrText>
      </w:r>
      <w:r>
        <w:rPr>
          <w:noProof/>
        </w:rPr>
      </w:r>
      <w:r>
        <w:rPr>
          <w:noProof/>
        </w:rPr>
        <w:fldChar w:fldCharType="separate"/>
      </w:r>
      <w:r>
        <w:rPr>
          <w:noProof/>
        </w:rPr>
        <w:t>15</w:t>
      </w:r>
      <w:r>
        <w:rPr>
          <w:noProof/>
        </w:rPr>
        <w:fldChar w:fldCharType="end"/>
      </w:r>
      <w:r w:rsidR="009334DE">
        <w:rPr>
          <w:noProof/>
        </w:rPr>
        <w:fldChar w:fldCharType="begin"/>
      </w:r>
      <w:r w:rsidR="009334DE">
        <w:rPr>
          <w:noProof/>
        </w:rPr>
        <w:instrText xml:space="preserve"> PAGEREF _</w:instrText>
      </w:r>
      <w:r>
        <w:rPr>
          <w:noProof/>
        </w:rPr>
        <w:instrText>Toc326952943</w:instrText>
      </w:r>
      <w:r w:rsidR="009334DE">
        <w:rPr>
          <w:noProof/>
        </w:rPr>
        <w:instrText xml:space="preserve"> \h </w:instrText>
      </w:r>
      <w:r w:rsidR="009334DE">
        <w:rPr>
          <w:noProof/>
        </w:rPr>
      </w:r>
      <w:r w:rsidR="009334DE">
        <w:rPr>
          <w:noProof/>
        </w:rPr>
        <w:fldChar w:fldCharType="separate"/>
      </w:r>
      <w:r w:rsidR="009334DE">
        <w:rPr>
          <w:noProof/>
        </w:rPr>
        <w:t>24</w:t>
      </w:r>
      <w:r w:rsidR="009334DE">
        <w:rPr>
          <w:noProof/>
        </w:rPr>
        <w:fldChar w:fldCharType="end"/>
      </w:r>
    </w:p>
    <w:p w:rsidR="00AE57DB" w:rsidRDefault="00AE57DB">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w:instrText>
      </w:r>
      <w:r w:rsidR="00E54F91">
        <w:rPr>
          <w:noProof/>
        </w:rPr>
        <w:instrText>Toc327121399</w:instrText>
      </w:r>
      <w:r>
        <w:rPr>
          <w:noProof/>
        </w:rPr>
        <w:instrText xml:space="preserve"> \h </w:instrText>
      </w:r>
      <w:r>
        <w:rPr>
          <w:noProof/>
        </w:rPr>
      </w:r>
      <w:r>
        <w:rPr>
          <w:noProof/>
        </w:rPr>
        <w:fldChar w:fldCharType="separate"/>
      </w:r>
      <w:r>
        <w:rPr>
          <w:noProof/>
        </w:rPr>
        <w:t>18</w:t>
      </w:r>
      <w:r>
        <w:rPr>
          <w:noProof/>
        </w:rPr>
        <w:fldChar w:fldCharType="end"/>
      </w:r>
    </w:p>
    <w:p w:rsidR="009334DE" w:rsidRDefault="00AE57DB">
      <w:pPr>
        <w:pStyle w:val="TOC3"/>
        <w:tabs>
          <w:tab w:val="left" w:pos="1320"/>
          <w:tab w:val="right" w:leader="dot" w:pos="9111"/>
        </w:tabs>
        <w:rPr>
          <w:rFonts w:asciiTheme="minorHAnsi" w:eastAsiaTheme="minorEastAsia" w:hAnsiTheme="minorHAnsi" w:cstheme="minorBidi"/>
          <w:noProof/>
          <w:sz w:val="22"/>
          <w:szCs w:val="22"/>
        </w:rPr>
      </w:pPr>
      <w:r>
        <w:rPr>
          <w:noProof/>
        </w:rPr>
        <w:t>3.2.3</w:t>
      </w:r>
      <w:r w:rsidR="009334DE">
        <w:rPr>
          <w:rFonts w:asciiTheme="minorHAnsi" w:eastAsiaTheme="minorEastAsia" w:hAnsiTheme="minorHAnsi" w:cstheme="minorBidi"/>
          <w:noProof/>
          <w:sz w:val="22"/>
          <w:szCs w:val="22"/>
        </w:rPr>
        <w:tab/>
      </w:r>
      <w:r w:rsidR="009334DE">
        <w:rPr>
          <w:noProof/>
        </w:rPr>
        <w:t>Assemla</w:t>
      </w:r>
      <w:r w:rsidR="009334DE">
        <w:rPr>
          <w:noProof/>
        </w:rPr>
        <w:tab/>
      </w:r>
      <w:r w:rsidR="009334DE">
        <w:rPr>
          <w:noProof/>
        </w:rPr>
        <w:fldChar w:fldCharType="begin"/>
      </w:r>
      <w:r w:rsidR="009334DE">
        <w:rPr>
          <w:noProof/>
        </w:rPr>
        <w:instrText xml:space="preserve"> PAGEREF _</w:instrText>
      </w:r>
      <w:r w:rsidR="00E54F91">
        <w:rPr>
          <w:noProof/>
        </w:rPr>
        <w:instrText>Toc327121400</w:instrText>
      </w:r>
      <w:r w:rsidR="009334DE">
        <w:rPr>
          <w:noProof/>
        </w:rPr>
        <w:instrText xml:space="preserve"> \h </w:instrText>
      </w:r>
      <w:r w:rsidR="009334DE">
        <w:rPr>
          <w:noProof/>
        </w:rPr>
      </w:r>
      <w:r w:rsidR="009334DE">
        <w:rPr>
          <w:noProof/>
        </w:rPr>
        <w:fldChar w:fldCharType="separate"/>
      </w:r>
      <w:r w:rsidR="009334DE">
        <w:rPr>
          <w:noProof/>
        </w:rPr>
        <w:t>29</w:t>
      </w:r>
      <w:r w:rsidR="009334DE">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sidRPr="00E411AD">
        <w:rPr>
          <w:noProof/>
          <w:shd w:val="clear" w:color="auto" w:fill="F5F5FF"/>
        </w:rPr>
        <w:t>Đặc điểm</w:t>
      </w:r>
      <w:r>
        <w:rPr>
          <w:noProof/>
        </w:rPr>
        <w:tab/>
      </w:r>
      <w:r>
        <w:rPr>
          <w:noProof/>
        </w:rPr>
        <w:fldChar w:fldCharType="begin"/>
      </w:r>
      <w:r>
        <w:rPr>
          <w:noProof/>
        </w:rPr>
        <w:instrText xml:space="preserve"> PAGEREF _Toc327121401 \h </w:instrText>
      </w:r>
      <w:r>
        <w:rPr>
          <w:noProof/>
        </w:rPr>
      </w:r>
      <w:r>
        <w:rPr>
          <w:noProof/>
        </w:rPr>
        <w:fldChar w:fldCharType="separate"/>
      </w:r>
      <w:r>
        <w:rPr>
          <w:noProof/>
        </w:rPr>
        <w:t>20</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4</w:t>
      </w:r>
      <w:r>
        <w:rPr>
          <w:rFonts w:asciiTheme="minorHAnsi" w:eastAsiaTheme="minorEastAsia" w:hAnsiTheme="minorHAnsi" w:cstheme="minorBidi"/>
          <w:noProof/>
          <w:sz w:val="22"/>
          <w:szCs w:val="22"/>
        </w:rPr>
        <w:tab/>
      </w:r>
      <w:r>
        <w:rPr>
          <w:noProof/>
        </w:rPr>
        <w:t>TRÌNH BÀY, ĐÁNH GIÁ BÀN LUẬN VỀ CÁC KẾT QUẢ</w:t>
      </w:r>
      <w:r>
        <w:rPr>
          <w:noProof/>
        </w:rPr>
        <w:tab/>
      </w:r>
      <w:r w:rsidR="00E54F91">
        <w:rPr>
          <w:noProof/>
        </w:rPr>
        <w:fldChar w:fldCharType="begin"/>
      </w:r>
      <w:r w:rsidR="00E54F91">
        <w:rPr>
          <w:noProof/>
        </w:rPr>
        <w:instrText xml:space="preserve"> PAGEREF _</w:instrText>
      </w:r>
      <w:r w:rsidR="00AE57DB">
        <w:rPr>
          <w:noProof/>
        </w:rPr>
        <w:instrText>Toc326952946</w:instrText>
      </w:r>
      <w:r w:rsidR="00E54F91">
        <w:rPr>
          <w:noProof/>
        </w:rPr>
        <w:instrText xml:space="preserve">Toc327121402 \h </w:instrText>
      </w:r>
      <w:r w:rsidR="00E54F91">
        <w:rPr>
          <w:noProof/>
        </w:rPr>
      </w:r>
      <w:r w:rsidR="00E54F91">
        <w:rPr>
          <w:noProof/>
        </w:rPr>
        <w:fldChar w:fldCharType="separate"/>
      </w:r>
      <w:r w:rsidR="00E54F91">
        <w:rPr>
          <w:noProof/>
        </w:rPr>
        <w:t>20</w:t>
      </w:r>
      <w:r w:rsidR="00E54F91">
        <w:rPr>
          <w:noProof/>
        </w:rPr>
        <w:fldChar w:fldCharType="end"/>
      </w:r>
      <w:r w:rsidR="00AE57DB">
        <w:rPr>
          <w:noProof/>
        </w:rPr>
        <w:fldChar w:fldCharType="begin"/>
      </w:r>
      <w:r w:rsidR="00AE57DB">
        <w:rPr>
          <w:noProof/>
        </w:rPr>
        <w:instrText xml:space="preserve"> PAGEREF _</w:instrText>
      </w:r>
      <w:r>
        <w:rPr>
          <w:noProof/>
        </w:rPr>
        <w:instrText>Toc326077694</w:instrText>
      </w:r>
      <w:r w:rsidR="00AE57DB">
        <w:rPr>
          <w:noProof/>
        </w:rPr>
        <w:instrText xml:space="preserve">Toc326952946 \h </w:instrText>
      </w:r>
      <w:r w:rsidR="00AE57DB">
        <w:rPr>
          <w:noProof/>
        </w:rPr>
      </w:r>
      <w:r w:rsidR="00AE57DB">
        <w:rPr>
          <w:noProof/>
        </w:rPr>
        <w:fldChar w:fldCharType="separate"/>
      </w:r>
      <w:r w:rsidR="00AE57DB">
        <w:rPr>
          <w:noProof/>
        </w:rPr>
        <w:t>19</w:t>
      </w:r>
      <w:r w:rsidR="00AE57DB">
        <w:rPr>
          <w:noProof/>
        </w:rPr>
        <w:fldChar w:fldCharType="end"/>
      </w:r>
      <w:r w:rsidR="00AE57DB">
        <w:rPr>
          <w:noProof/>
        </w:rPr>
        <w:fldChar w:fldCharType="begin"/>
      </w:r>
      <w:r w:rsidR="00AE57DB">
        <w:rPr>
          <w:noProof/>
        </w:rPr>
        <w:instrText xml:space="preserve"> PAGEREF _</w:instrText>
      </w:r>
      <w:r>
        <w:rPr>
          <w:noProof/>
        </w:rPr>
        <w:instrText>Toc326077694</w:instrText>
      </w:r>
      <w:r w:rsidR="00AE57DB">
        <w:rPr>
          <w:noProof/>
        </w:rPr>
        <w:instrText xml:space="preserve">Toc326952946 \h </w:instrText>
      </w:r>
      <w:r w:rsidR="00AE57DB">
        <w:rPr>
          <w:noProof/>
        </w:rPr>
      </w:r>
      <w:r w:rsidR="00AE57DB">
        <w:rPr>
          <w:noProof/>
        </w:rPr>
        <w:fldChar w:fldCharType="separate"/>
      </w:r>
      <w:r w:rsidR="00AE57DB">
        <w:rPr>
          <w:noProof/>
        </w:rPr>
        <w:t>19</w:t>
      </w:r>
      <w:r w:rsidR="00AE57DB">
        <w:rPr>
          <w:noProof/>
        </w:rPr>
        <w:fldChar w:fldCharType="end"/>
      </w:r>
      <w:r>
        <w:rPr>
          <w:noProof/>
        </w:rPr>
        <w:fldChar w:fldCharType="begin"/>
      </w:r>
      <w:r>
        <w:rPr>
          <w:noProof/>
        </w:rPr>
        <w:instrText xml:space="preserve"> PAGEREF _</w:instrText>
      </w:r>
      <w:r w:rsidR="00AE57DB">
        <w:rPr>
          <w:noProof/>
        </w:rPr>
        <w:instrText>Toc326952946</w:instrText>
      </w:r>
      <w:r>
        <w:rPr>
          <w:noProof/>
        </w:rPr>
        <w:instrText xml:space="preserve"> \h </w:instrText>
      </w:r>
      <w:r>
        <w:rPr>
          <w:noProof/>
        </w:rPr>
      </w:r>
      <w:r>
        <w:rPr>
          <w:noProof/>
        </w:rPr>
        <w:fldChar w:fldCharType="separate"/>
      </w:r>
      <w:r>
        <w:rPr>
          <w:noProof/>
        </w:rPr>
        <w:t>33</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_Toc327121403 \h </w:instrText>
      </w:r>
      <w:r>
        <w:rPr>
          <w:noProof/>
        </w:rPr>
      </w:r>
      <w:r>
        <w:rPr>
          <w:noProof/>
        </w:rPr>
        <w:fldChar w:fldCharType="separate"/>
      </w:r>
      <w:r>
        <w:rPr>
          <w:noProof/>
        </w:rPr>
        <w:t>20</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_Toc327121404 \h </w:instrText>
      </w:r>
      <w:r>
        <w:rPr>
          <w:noProof/>
        </w:rPr>
      </w:r>
      <w:r>
        <w:rPr>
          <w:noProof/>
        </w:rPr>
        <w:fldChar w:fldCharType="separate"/>
      </w:r>
      <w:r>
        <w:rPr>
          <w:noProof/>
        </w:rPr>
        <w:t>22</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4.2.1</w:t>
      </w:r>
      <w:r>
        <w:rPr>
          <w:rFonts w:asciiTheme="minorHAnsi" w:eastAsiaTheme="minorEastAsia" w:hAnsiTheme="minorHAnsi" w:cstheme="minorBidi"/>
          <w:noProof/>
          <w:sz w:val="22"/>
          <w:szCs w:val="22"/>
        </w:rPr>
        <w:tab/>
      </w:r>
      <w:r>
        <w:rPr>
          <w:noProof/>
        </w:rPr>
        <w:t>Mô hình Use-Case</w:t>
      </w:r>
      <w:r>
        <w:rPr>
          <w:noProof/>
        </w:rPr>
        <w:tab/>
      </w:r>
      <w:r>
        <w:rPr>
          <w:noProof/>
        </w:rPr>
        <w:fldChar w:fldCharType="begin"/>
      </w:r>
      <w:r>
        <w:rPr>
          <w:noProof/>
        </w:rPr>
        <w:instrText xml:space="preserve"> PAGEREF _Toc327121405 \h </w:instrText>
      </w:r>
      <w:r>
        <w:rPr>
          <w:noProof/>
        </w:rPr>
      </w:r>
      <w:r>
        <w:rPr>
          <w:noProof/>
        </w:rPr>
        <w:fldChar w:fldCharType="separate"/>
      </w:r>
      <w:r>
        <w:rPr>
          <w:noProof/>
        </w:rPr>
        <w:t>22</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_Toc327121406 \h </w:instrText>
      </w:r>
      <w:r>
        <w:rPr>
          <w:noProof/>
        </w:rPr>
      </w:r>
      <w:r>
        <w:rPr>
          <w:noProof/>
        </w:rPr>
        <w:fldChar w:fldCharType="separate"/>
      </w:r>
      <w:r>
        <w:rPr>
          <w:noProof/>
        </w:rPr>
        <w:t>23</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_Toc327121407 \h </w:instrText>
      </w:r>
      <w:r>
        <w:rPr>
          <w:noProof/>
        </w:rPr>
      </w:r>
      <w:r>
        <w:rPr>
          <w:noProof/>
        </w:rPr>
        <w:fldChar w:fldCharType="separate"/>
      </w:r>
      <w:r>
        <w:rPr>
          <w:noProof/>
        </w:rPr>
        <w:t>26</w:t>
      </w:r>
      <w:r>
        <w:rPr>
          <w:noProof/>
        </w:rPr>
        <w:fldChar w:fldCharType="end"/>
      </w:r>
    </w:p>
    <w:p w:rsidR="00E54F91" w:rsidRDefault="00E54F91">
      <w:pPr>
        <w:pStyle w:val="TOC5"/>
        <w:tabs>
          <w:tab w:val="left" w:pos="1540"/>
          <w:tab w:val="right" w:leader="dot" w:pos="9111"/>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Project structure management</w:t>
      </w:r>
      <w:r>
        <w:rPr>
          <w:noProof/>
        </w:rPr>
        <w:tab/>
      </w:r>
      <w:r>
        <w:rPr>
          <w:noProof/>
        </w:rPr>
        <w:fldChar w:fldCharType="begin"/>
      </w:r>
      <w:r>
        <w:rPr>
          <w:noProof/>
        </w:rPr>
        <w:instrText xml:space="preserve"> PAGEREF _Toc327121408 \h </w:instrText>
      </w:r>
      <w:r>
        <w:rPr>
          <w:noProof/>
        </w:rPr>
      </w:r>
      <w:r>
        <w:rPr>
          <w:noProof/>
        </w:rPr>
        <w:fldChar w:fldCharType="separate"/>
      </w:r>
      <w:r>
        <w:rPr>
          <w:noProof/>
        </w:rPr>
        <w:t>26</w:t>
      </w:r>
      <w:r>
        <w:rPr>
          <w:noProof/>
        </w:rPr>
        <w:fldChar w:fldCharType="end"/>
      </w:r>
    </w:p>
    <w:p w:rsidR="00E54F91" w:rsidRDefault="00E54F91">
      <w:pPr>
        <w:pStyle w:val="TOC5"/>
        <w:tabs>
          <w:tab w:val="left" w:pos="1540"/>
          <w:tab w:val="right" w:leader="dot" w:pos="9111"/>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Project activity</w:t>
      </w:r>
      <w:r>
        <w:rPr>
          <w:noProof/>
        </w:rPr>
        <w:tab/>
      </w:r>
      <w:r>
        <w:rPr>
          <w:noProof/>
        </w:rPr>
        <w:fldChar w:fldCharType="begin"/>
      </w:r>
      <w:r>
        <w:rPr>
          <w:noProof/>
        </w:rPr>
        <w:instrText xml:space="preserve"> PAGEREF _Toc327121409 \h </w:instrText>
      </w:r>
      <w:r>
        <w:rPr>
          <w:noProof/>
        </w:rPr>
      </w:r>
      <w:r>
        <w:rPr>
          <w:noProof/>
        </w:rPr>
        <w:fldChar w:fldCharType="separate"/>
      </w:r>
      <w:r>
        <w:rPr>
          <w:noProof/>
        </w:rPr>
        <w:t>27</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Đặc tả Use-Case</w:t>
      </w:r>
      <w:r>
        <w:rPr>
          <w:noProof/>
        </w:rPr>
        <w:tab/>
      </w:r>
      <w:r>
        <w:rPr>
          <w:noProof/>
        </w:rPr>
        <w:fldChar w:fldCharType="begin"/>
      </w:r>
      <w:r>
        <w:rPr>
          <w:noProof/>
        </w:rPr>
        <w:instrText xml:space="preserve"> PAGEREF _Toc327121410 \h </w:instrText>
      </w:r>
      <w:r>
        <w:rPr>
          <w:noProof/>
        </w:rPr>
      </w:r>
      <w:r>
        <w:rPr>
          <w:noProof/>
        </w:rPr>
        <w:fldChar w:fldCharType="separate"/>
      </w:r>
      <w:r>
        <w:rPr>
          <w:noProof/>
        </w:rPr>
        <w:t>27</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admin create account</w:t>
      </w:r>
      <w:r>
        <w:rPr>
          <w:noProof/>
        </w:rPr>
        <w:tab/>
      </w:r>
      <w:r>
        <w:rPr>
          <w:noProof/>
        </w:rPr>
        <w:fldChar w:fldCharType="begin"/>
      </w:r>
      <w:r>
        <w:rPr>
          <w:noProof/>
        </w:rPr>
        <w:instrText xml:space="preserve"> PAGEREF _Toc327121411 \h </w:instrText>
      </w:r>
      <w:r>
        <w:rPr>
          <w:noProof/>
        </w:rPr>
      </w:r>
      <w:r>
        <w:rPr>
          <w:noProof/>
        </w:rPr>
        <w:fldChar w:fldCharType="separate"/>
      </w:r>
      <w:r>
        <w:rPr>
          <w:noProof/>
        </w:rPr>
        <w:t>27</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admin search account</w:t>
      </w:r>
      <w:r>
        <w:rPr>
          <w:noProof/>
        </w:rPr>
        <w:tab/>
      </w:r>
      <w:r>
        <w:rPr>
          <w:noProof/>
        </w:rPr>
        <w:fldChar w:fldCharType="begin"/>
      </w:r>
      <w:r>
        <w:rPr>
          <w:noProof/>
        </w:rPr>
        <w:instrText xml:space="preserve"> PAGEREF _Toc327121412 \h </w:instrText>
      </w:r>
      <w:r>
        <w:rPr>
          <w:noProof/>
        </w:rPr>
      </w:r>
      <w:r>
        <w:rPr>
          <w:noProof/>
        </w:rPr>
        <w:fldChar w:fldCharType="separate"/>
      </w:r>
      <w:r>
        <w:rPr>
          <w:noProof/>
        </w:rPr>
        <w:t>28</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admin update account</w:t>
      </w:r>
      <w:r>
        <w:rPr>
          <w:noProof/>
        </w:rPr>
        <w:tab/>
      </w:r>
      <w:r>
        <w:rPr>
          <w:noProof/>
        </w:rPr>
        <w:fldChar w:fldCharType="begin"/>
      </w:r>
      <w:r>
        <w:rPr>
          <w:noProof/>
        </w:rPr>
        <w:instrText xml:space="preserve"> PAGEREF _Toc327121413 \h </w:instrText>
      </w:r>
      <w:r>
        <w:rPr>
          <w:noProof/>
        </w:rPr>
      </w:r>
      <w:r>
        <w:rPr>
          <w:noProof/>
        </w:rPr>
        <w:fldChar w:fldCharType="separate"/>
      </w:r>
      <w:r>
        <w:rPr>
          <w:noProof/>
        </w:rPr>
        <w:t>29</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admin delete account</w:t>
      </w:r>
      <w:r>
        <w:rPr>
          <w:noProof/>
        </w:rPr>
        <w:tab/>
      </w:r>
      <w:r>
        <w:rPr>
          <w:noProof/>
        </w:rPr>
        <w:fldChar w:fldCharType="begin"/>
      </w:r>
      <w:r>
        <w:rPr>
          <w:noProof/>
        </w:rPr>
        <w:instrText xml:space="preserve"> PAGEREF _Toc327121414 \h </w:instrText>
      </w:r>
      <w:r>
        <w:rPr>
          <w:noProof/>
        </w:rPr>
      </w:r>
      <w:r>
        <w:rPr>
          <w:noProof/>
        </w:rPr>
        <w:fldChar w:fldCharType="separate"/>
      </w:r>
      <w:r>
        <w:rPr>
          <w:noProof/>
        </w:rPr>
        <w:t>29</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guest active account</w:t>
      </w:r>
      <w:r>
        <w:rPr>
          <w:noProof/>
        </w:rPr>
        <w:tab/>
      </w:r>
      <w:r>
        <w:rPr>
          <w:noProof/>
        </w:rPr>
        <w:fldChar w:fldCharType="begin"/>
      </w:r>
      <w:r>
        <w:rPr>
          <w:noProof/>
        </w:rPr>
        <w:instrText xml:space="preserve"> PAGEREF _Toc327121415 \h </w:instrText>
      </w:r>
      <w:r>
        <w:rPr>
          <w:noProof/>
        </w:rPr>
      </w:r>
      <w:r>
        <w:rPr>
          <w:noProof/>
        </w:rPr>
        <w:fldChar w:fldCharType="separate"/>
      </w:r>
      <w:r>
        <w:rPr>
          <w:noProof/>
        </w:rPr>
        <w:t>30</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guest login</w:t>
      </w:r>
      <w:r>
        <w:rPr>
          <w:noProof/>
        </w:rPr>
        <w:tab/>
      </w:r>
      <w:r>
        <w:rPr>
          <w:noProof/>
        </w:rPr>
        <w:fldChar w:fldCharType="begin"/>
      </w:r>
      <w:r>
        <w:rPr>
          <w:noProof/>
        </w:rPr>
        <w:instrText xml:space="preserve"> PAGEREF _Toc327121416 \h </w:instrText>
      </w:r>
      <w:r>
        <w:rPr>
          <w:noProof/>
        </w:rPr>
      </w:r>
      <w:r>
        <w:rPr>
          <w:noProof/>
        </w:rPr>
        <w:fldChar w:fldCharType="separate"/>
      </w:r>
      <w:r>
        <w:rPr>
          <w:noProof/>
        </w:rPr>
        <w:t>31</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update user’s account</w:t>
      </w:r>
      <w:r>
        <w:rPr>
          <w:noProof/>
        </w:rPr>
        <w:tab/>
      </w:r>
      <w:r>
        <w:rPr>
          <w:noProof/>
        </w:rPr>
        <w:fldChar w:fldCharType="begin"/>
      </w:r>
      <w:r>
        <w:rPr>
          <w:noProof/>
        </w:rPr>
        <w:instrText xml:space="preserve"> PAGEREF _Toc327121417 \h </w:instrText>
      </w:r>
      <w:r>
        <w:rPr>
          <w:noProof/>
        </w:rPr>
      </w:r>
      <w:r>
        <w:rPr>
          <w:noProof/>
        </w:rPr>
        <w:fldChar w:fldCharType="separate"/>
      </w:r>
      <w:r>
        <w:rPr>
          <w:noProof/>
        </w:rPr>
        <w:t>32</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create user’s event</w:t>
      </w:r>
      <w:r>
        <w:rPr>
          <w:noProof/>
        </w:rPr>
        <w:tab/>
      </w:r>
      <w:r>
        <w:rPr>
          <w:noProof/>
        </w:rPr>
        <w:fldChar w:fldCharType="begin"/>
      </w:r>
      <w:r>
        <w:rPr>
          <w:noProof/>
        </w:rPr>
        <w:instrText xml:space="preserve"> PAGEREF _Toc327121418 \h </w:instrText>
      </w:r>
      <w:r>
        <w:rPr>
          <w:noProof/>
        </w:rPr>
      </w:r>
      <w:r>
        <w:rPr>
          <w:noProof/>
        </w:rPr>
        <w:fldChar w:fldCharType="separate"/>
      </w:r>
      <w:r>
        <w:rPr>
          <w:noProof/>
        </w:rPr>
        <w:t>32</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view user’s event</w:t>
      </w:r>
      <w:r>
        <w:rPr>
          <w:noProof/>
        </w:rPr>
        <w:tab/>
      </w:r>
      <w:r>
        <w:rPr>
          <w:noProof/>
        </w:rPr>
        <w:fldChar w:fldCharType="begin"/>
      </w:r>
      <w:r>
        <w:rPr>
          <w:noProof/>
        </w:rPr>
        <w:instrText xml:space="preserve"> PAGEREF _Toc327121419 \h </w:instrText>
      </w:r>
      <w:r>
        <w:rPr>
          <w:noProof/>
        </w:rPr>
      </w:r>
      <w:r>
        <w:rPr>
          <w:noProof/>
        </w:rPr>
        <w:fldChar w:fldCharType="separate"/>
      </w:r>
      <w:r>
        <w:rPr>
          <w:noProof/>
        </w:rPr>
        <w:t>33</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update user’s event</w:t>
      </w:r>
      <w:r>
        <w:rPr>
          <w:noProof/>
        </w:rPr>
        <w:tab/>
      </w:r>
      <w:r>
        <w:rPr>
          <w:noProof/>
        </w:rPr>
        <w:fldChar w:fldCharType="begin"/>
      </w:r>
      <w:r>
        <w:rPr>
          <w:noProof/>
        </w:rPr>
        <w:instrText xml:space="preserve"> PAGEREF _Toc327121420 \h </w:instrText>
      </w:r>
      <w:r>
        <w:rPr>
          <w:noProof/>
        </w:rPr>
      </w:r>
      <w:r>
        <w:rPr>
          <w:noProof/>
        </w:rPr>
        <w:fldChar w:fldCharType="separate"/>
      </w:r>
      <w:r>
        <w:rPr>
          <w:noProof/>
        </w:rPr>
        <w:t>33</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view user’s project</w:t>
      </w:r>
      <w:r>
        <w:rPr>
          <w:noProof/>
        </w:rPr>
        <w:tab/>
      </w:r>
      <w:r>
        <w:rPr>
          <w:noProof/>
        </w:rPr>
        <w:fldChar w:fldCharType="begin"/>
      </w:r>
      <w:r>
        <w:rPr>
          <w:noProof/>
        </w:rPr>
        <w:instrText xml:space="preserve"> PAGEREF _Toc327121421 \h </w:instrText>
      </w:r>
      <w:r>
        <w:rPr>
          <w:noProof/>
        </w:rPr>
      </w:r>
      <w:r>
        <w:rPr>
          <w:noProof/>
        </w:rPr>
        <w:fldChar w:fldCharType="separate"/>
      </w:r>
      <w:r>
        <w:rPr>
          <w:noProof/>
        </w:rPr>
        <w:t>34</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view work item assign to me</w:t>
      </w:r>
      <w:r>
        <w:rPr>
          <w:noProof/>
        </w:rPr>
        <w:tab/>
      </w:r>
      <w:r>
        <w:rPr>
          <w:noProof/>
        </w:rPr>
        <w:fldChar w:fldCharType="begin"/>
      </w:r>
      <w:r>
        <w:rPr>
          <w:noProof/>
        </w:rPr>
        <w:instrText xml:space="preserve"> PAGEREF _Toc327121422 \h </w:instrText>
      </w:r>
      <w:r>
        <w:rPr>
          <w:noProof/>
        </w:rPr>
      </w:r>
      <w:r>
        <w:rPr>
          <w:noProof/>
        </w:rPr>
        <w:fldChar w:fldCharType="separate"/>
      </w:r>
      <w:r>
        <w:rPr>
          <w:noProof/>
        </w:rPr>
        <w:t>35</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logout</w:t>
      </w:r>
      <w:r>
        <w:rPr>
          <w:noProof/>
        </w:rPr>
        <w:tab/>
      </w:r>
      <w:r>
        <w:rPr>
          <w:noProof/>
        </w:rPr>
        <w:fldChar w:fldCharType="begin"/>
      </w:r>
      <w:r>
        <w:rPr>
          <w:noProof/>
        </w:rPr>
        <w:instrText xml:space="preserve"> PAGEREF _Toc327121423 \h </w:instrText>
      </w:r>
      <w:r>
        <w:rPr>
          <w:noProof/>
        </w:rPr>
      </w:r>
      <w:r>
        <w:rPr>
          <w:noProof/>
        </w:rPr>
        <w:fldChar w:fldCharType="separate"/>
      </w:r>
      <w:r>
        <w:rPr>
          <w:noProof/>
        </w:rPr>
        <w:t>35</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sidRPr="00E411AD">
        <w:rPr>
          <w:rFonts w:cstheme="minorBidi"/>
          <w:noProof/>
        </w:rPr>
        <w:t>4.3</w:t>
      </w:r>
      <w:r>
        <w:rPr>
          <w:rFonts w:asciiTheme="minorHAnsi" w:eastAsiaTheme="minorEastAsia" w:hAnsiTheme="minorHAnsi" w:cstheme="minorBidi"/>
          <w:noProof/>
          <w:sz w:val="22"/>
          <w:szCs w:val="22"/>
        </w:rPr>
        <w:tab/>
      </w:r>
      <w:r w:rsidRPr="00E411AD">
        <w:rPr>
          <w:noProof/>
          <w:lang w:val="en-CA"/>
        </w:rPr>
        <w:t>Sơ đồ lớp mức phân tích</w:t>
      </w:r>
      <w:r>
        <w:rPr>
          <w:noProof/>
        </w:rPr>
        <w:tab/>
      </w:r>
      <w:r>
        <w:rPr>
          <w:noProof/>
        </w:rPr>
        <w:fldChar w:fldCharType="begin"/>
      </w:r>
      <w:r>
        <w:rPr>
          <w:noProof/>
        </w:rPr>
        <w:instrText xml:space="preserve"> PAGEREF _Toc327121424 \h </w:instrText>
      </w:r>
      <w:r>
        <w:rPr>
          <w:noProof/>
        </w:rPr>
      </w:r>
      <w:r>
        <w:rPr>
          <w:noProof/>
        </w:rPr>
        <w:fldChar w:fldCharType="separate"/>
      </w:r>
      <w:r>
        <w:rPr>
          <w:noProof/>
        </w:rPr>
        <w:t>36</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_Toc327121425 \h </w:instrText>
      </w:r>
      <w:r>
        <w:rPr>
          <w:noProof/>
        </w:rPr>
      </w:r>
      <w:r>
        <w:rPr>
          <w:noProof/>
        </w:rPr>
        <w:fldChar w:fldCharType="separate"/>
      </w:r>
      <w:r>
        <w:rPr>
          <w:noProof/>
        </w:rPr>
        <w:t>37</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4.4.1</w:t>
      </w:r>
      <w:r>
        <w:rPr>
          <w:rFonts w:asciiTheme="minorHAnsi" w:eastAsiaTheme="minorEastAsia" w:hAnsiTheme="minorHAnsi" w:cstheme="minorBidi"/>
          <w:noProof/>
          <w:sz w:val="22"/>
          <w:szCs w:val="22"/>
        </w:rPr>
        <w:tab/>
      </w:r>
      <w:r>
        <w:rPr>
          <w:noProof/>
        </w:rPr>
        <w:t>Chức năng quản lý người dùng</w:t>
      </w:r>
      <w:r>
        <w:rPr>
          <w:noProof/>
        </w:rPr>
        <w:tab/>
      </w:r>
      <w:r>
        <w:rPr>
          <w:noProof/>
        </w:rPr>
        <w:fldChar w:fldCharType="begin"/>
      </w:r>
      <w:r>
        <w:rPr>
          <w:noProof/>
        </w:rPr>
        <w:instrText xml:space="preserve"> PAGEREF _Toc327121426 \h </w:instrText>
      </w:r>
      <w:r>
        <w:rPr>
          <w:noProof/>
        </w:rPr>
      </w:r>
      <w:r>
        <w:rPr>
          <w:noProof/>
        </w:rPr>
        <w:fldChar w:fldCharType="separate"/>
      </w:r>
      <w:r>
        <w:rPr>
          <w:noProof/>
        </w:rPr>
        <w:t>37</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Chức năng quản lý Proccess</w:t>
      </w:r>
      <w:r>
        <w:rPr>
          <w:noProof/>
        </w:rPr>
        <w:tab/>
      </w:r>
      <w:r>
        <w:rPr>
          <w:noProof/>
        </w:rPr>
        <w:fldChar w:fldCharType="begin"/>
      </w:r>
      <w:r>
        <w:rPr>
          <w:noProof/>
        </w:rPr>
        <w:instrText xml:space="preserve"> PAGEREF _Toc327121427 \h </w:instrText>
      </w:r>
      <w:r>
        <w:rPr>
          <w:noProof/>
        </w:rPr>
      </w:r>
      <w:r>
        <w:rPr>
          <w:noProof/>
        </w:rPr>
        <w:fldChar w:fldCharType="separate"/>
      </w:r>
      <w:r>
        <w:rPr>
          <w:noProof/>
        </w:rPr>
        <w:t>38</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Chức năng quản lý Study Class</w:t>
      </w:r>
      <w:r>
        <w:rPr>
          <w:noProof/>
        </w:rPr>
        <w:tab/>
      </w:r>
      <w:r>
        <w:rPr>
          <w:noProof/>
        </w:rPr>
        <w:fldChar w:fldCharType="begin"/>
      </w:r>
      <w:r>
        <w:rPr>
          <w:noProof/>
        </w:rPr>
        <w:instrText xml:space="preserve"> PAGEREF _Toc327121428 \h </w:instrText>
      </w:r>
      <w:r>
        <w:rPr>
          <w:noProof/>
        </w:rPr>
      </w:r>
      <w:r>
        <w:rPr>
          <w:noProof/>
        </w:rPr>
        <w:fldChar w:fldCharType="separate"/>
      </w:r>
      <w:r>
        <w:rPr>
          <w:noProof/>
        </w:rPr>
        <w:t>38</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4.4.4</w:t>
      </w:r>
      <w:r>
        <w:rPr>
          <w:rFonts w:asciiTheme="minorHAnsi" w:eastAsiaTheme="minorEastAsia" w:hAnsiTheme="minorHAnsi" w:cstheme="minorBidi"/>
          <w:noProof/>
          <w:sz w:val="22"/>
          <w:szCs w:val="22"/>
        </w:rPr>
        <w:tab/>
      </w:r>
      <w:r>
        <w:rPr>
          <w:noProof/>
        </w:rPr>
        <w:t>Chức năng quản lý Project</w:t>
      </w:r>
      <w:r>
        <w:rPr>
          <w:noProof/>
        </w:rPr>
        <w:tab/>
      </w:r>
      <w:r>
        <w:rPr>
          <w:noProof/>
        </w:rPr>
        <w:fldChar w:fldCharType="begin"/>
      </w:r>
      <w:r>
        <w:rPr>
          <w:noProof/>
        </w:rPr>
        <w:instrText xml:space="preserve"> PAGEREF _Toc327121429 \h </w:instrText>
      </w:r>
      <w:r>
        <w:rPr>
          <w:noProof/>
        </w:rPr>
      </w:r>
      <w:r>
        <w:rPr>
          <w:noProof/>
        </w:rPr>
        <w:fldChar w:fldCharType="separate"/>
      </w:r>
      <w:r>
        <w:rPr>
          <w:noProof/>
        </w:rPr>
        <w:t>39</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4.4.5</w:t>
      </w:r>
      <w:r>
        <w:rPr>
          <w:rFonts w:asciiTheme="minorHAnsi" w:eastAsiaTheme="minorEastAsia" w:hAnsiTheme="minorHAnsi" w:cstheme="minorBidi"/>
          <w:noProof/>
          <w:sz w:val="22"/>
          <w:szCs w:val="22"/>
        </w:rPr>
        <w:tab/>
      </w:r>
      <w:r>
        <w:rPr>
          <w:noProof/>
        </w:rPr>
        <w:t>Chức năng quản lý thành viên dự án</w:t>
      </w:r>
      <w:r>
        <w:rPr>
          <w:noProof/>
        </w:rPr>
        <w:tab/>
      </w:r>
      <w:r>
        <w:rPr>
          <w:noProof/>
        </w:rPr>
        <w:fldChar w:fldCharType="begin"/>
      </w:r>
      <w:r>
        <w:rPr>
          <w:noProof/>
        </w:rPr>
        <w:instrText xml:space="preserve"> PAGEREF _Toc327121430 \h </w:instrText>
      </w:r>
      <w:r>
        <w:rPr>
          <w:noProof/>
        </w:rPr>
      </w:r>
      <w:r>
        <w:rPr>
          <w:noProof/>
        </w:rPr>
        <w:fldChar w:fldCharType="separate"/>
      </w:r>
      <w:r>
        <w:rPr>
          <w:noProof/>
        </w:rPr>
        <w:t>39</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4.4.6</w:t>
      </w:r>
      <w:r>
        <w:rPr>
          <w:rFonts w:asciiTheme="minorHAnsi" w:eastAsiaTheme="minorEastAsia" w:hAnsiTheme="minorHAnsi" w:cstheme="minorBidi"/>
          <w:noProof/>
          <w:sz w:val="22"/>
          <w:szCs w:val="22"/>
        </w:rPr>
        <w:tab/>
      </w:r>
      <w:r>
        <w:rPr>
          <w:noProof/>
        </w:rPr>
        <w:t>Chức năng quản lý tác vụ</w:t>
      </w:r>
      <w:r>
        <w:rPr>
          <w:noProof/>
        </w:rPr>
        <w:tab/>
      </w:r>
      <w:r>
        <w:rPr>
          <w:noProof/>
        </w:rPr>
        <w:fldChar w:fldCharType="begin"/>
      </w:r>
      <w:r>
        <w:rPr>
          <w:noProof/>
        </w:rPr>
        <w:instrText xml:space="preserve"> PAGEREF _Toc327121431 \h </w:instrText>
      </w:r>
      <w:r>
        <w:rPr>
          <w:noProof/>
        </w:rPr>
      </w:r>
      <w:r>
        <w:rPr>
          <w:noProof/>
        </w:rPr>
        <w:fldChar w:fldCharType="separate"/>
      </w:r>
      <w:r>
        <w:rPr>
          <w:noProof/>
        </w:rPr>
        <w:t>40</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4.4.7</w:t>
      </w:r>
      <w:r>
        <w:rPr>
          <w:rFonts w:asciiTheme="minorHAnsi" w:eastAsiaTheme="minorEastAsia" w:hAnsiTheme="minorHAnsi" w:cstheme="minorBidi"/>
          <w:noProof/>
          <w:sz w:val="22"/>
          <w:szCs w:val="22"/>
        </w:rPr>
        <w:tab/>
      </w:r>
      <w:r>
        <w:rPr>
          <w:noProof/>
        </w:rPr>
        <w:t>Chức năng lên kế hoạch</w:t>
      </w:r>
      <w:r>
        <w:rPr>
          <w:noProof/>
        </w:rPr>
        <w:tab/>
      </w:r>
      <w:r>
        <w:rPr>
          <w:noProof/>
        </w:rPr>
        <w:fldChar w:fldCharType="begin"/>
      </w:r>
      <w:r>
        <w:rPr>
          <w:noProof/>
        </w:rPr>
        <w:instrText xml:space="preserve"> PAGEREF _Toc327121432 \h </w:instrText>
      </w:r>
      <w:r>
        <w:rPr>
          <w:noProof/>
        </w:rPr>
      </w:r>
      <w:r>
        <w:rPr>
          <w:noProof/>
        </w:rPr>
        <w:fldChar w:fldCharType="separate"/>
      </w:r>
      <w:r>
        <w:rPr>
          <w:noProof/>
        </w:rPr>
        <w:t>40</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4.4.8</w:t>
      </w:r>
      <w:r>
        <w:rPr>
          <w:rFonts w:asciiTheme="minorHAnsi" w:eastAsiaTheme="minorEastAsia" w:hAnsiTheme="minorHAnsi" w:cstheme="minorBidi"/>
          <w:noProof/>
          <w:sz w:val="22"/>
          <w:szCs w:val="22"/>
        </w:rPr>
        <w:tab/>
      </w:r>
      <w:r>
        <w:rPr>
          <w:noProof/>
        </w:rPr>
        <w:t>Chức năng thiết lập thông tin</w:t>
      </w:r>
      <w:r>
        <w:rPr>
          <w:noProof/>
        </w:rPr>
        <w:tab/>
      </w:r>
      <w:r>
        <w:rPr>
          <w:noProof/>
        </w:rPr>
        <w:fldChar w:fldCharType="begin"/>
      </w:r>
      <w:r>
        <w:rPr>
          <w:noProof/>
        </w:rPr>
        <w:instrText xml:space="preserve"> PAGEREF _Toc327121433 \h </w:instrText>
      </w:r>
      <w:r>
        <w:rPr>
          <w:noProof/>
        </w:rPr>
      </w:r>
      <w:r>
        <w:rPr>
          <w:noProof/>
        </w:rPr>
        <w:fldChar w:fldCharType="separate"/>
      </w:r>
      <w:r>
        <w:rPr>
          <w:noProof/>
        </w:rPr>
        <w:t>41</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Cài đặt và thử nghiệm</w:t>
      </w:r>
      <w:r>
        <w:rPr>
          <w:noProof/>
        </w:rPr>
        <w:tab/>
      </w:r>
      <w:r>
        <w:rPr>
          <w:noProof/>
        </w:rPr>
        <w:fldChar w:fldCharType="begin"/>
      </w:r>
      <w:r>
        <w:rPr>
          <w:noProof/>
        </w:rPr>
        <w:instrText xml:space="preserve"> PAGEREF _Toc327121434 \h </w:instrText>
      </w:r>
      <w:r>
        <w:rPr>
          <w:noProof/>
        </w:rPr>
      </w:r>
      <w:r>
        <w:rPr>
          <w:noProof/>
        </w:rPr>
        <w:fldChar w:fldCharType="separate"/>
      </w:r>
      <w:r>
        <w:rPr>
          <w:noProof/>
        </w:rPr>
        <w:t>41</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4.5.1</w:t>
      </w:r>
      <w:r>
        <w:rPr>
          <w:rFonts w:asciiTheme="minorHAnsi" w:eastAsiaTheme="minorEastAsia" w:hAnsiTheme="minorHAnsi" w:cstheme="minorBidi"/>
          <w:noProof/>
          <w:sz w:val="22"/>
          <w:szCs w:val="22"/>
        </w:rPr>
        <w:tab/>
      </w:r>
      <w:r>
        <w:rPr>
          <w:noProof/>
        </w:rPr>
        <w:t>Môi trường phát triển</w:t>
      </w:r>
      <w:r>
        <w:rPr>
          <w:noProof/>
        </w:rPr>
        <w:tab/>
      </w:r>
      <w:r>
        <w:rPr>
          <w:noProof/>
        </w:rPr>
        <w:fldChar w:fldCharType="begin"/>
      </w:r>
      <w:r>
        <w:rPr>
          <w:noProof/>
        </w:rPr>
        <w:instrText xml:space="preserve"> PAGEREF _Toc327121435 \h </w:instrText>
      </w:r>
      <w:r>
        <w:rPr>
          <w:noProof/>
        </w:rPr>
      </w:r>
      <w:r>
        <w:rPr>
          <w:noProof/>
        </w:rPr>
        <w:fldChar w:fldCharType="separate"/>
      </w:r>
      <w:r>
        <w:rPr>
          <w:noProof/>
        </w:rPr>
        <w:t>42</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4.5.2</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_Toc327121436 \h </w:instrText>
      </w:r>
      <w:r>
        <w:rPr>
          <w:noProof/>
        </w:rPr>
      </w:r>
      <w:r>
        <w:rPr>
          <w:noProof/>
        </w:rPr>
        <w:fldChar w:fldCharType="separate"/>
      </w:r>
      <w:r>
        <w:rPr>
          <w:noProof/>
        </w:rPr>
        <w:t>42</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Tạo process</w:t>
      </w:r>
      <w:r>
        <w:rPr>
          <w:noProof/>
        </w:rPr>
        <w:tab/>
      </w:r>
      <w:r>
        <w:rPr>
          <w:noProof/>
        </w:rPr>
        <w:fldChar w:fldCharType="begin"/>
      </w:r>
      <w:r>
        <w:rPr>
          <w:noProof/>
        </w:rPr>
        <w:instrText xml:space="preserve"> PAGEREF _Toc327121437 \h </w:instrText>
      </w:r>
      <w:r>
        <w:rPr>
          <w:noProof/>
        </w:rPr>
      </w:r>
      <w:r>
        <w:rPr>
          <w:noProof/>
        </w:rPr>
        <w:fldChar w:fldCharType="separate"/>
      </w:r>
      <w:r>
        <w:rPr>
          <w:noProof/>
        </w:rPr>
        <w:t>43</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Quản lý project</w:t>
      </w:r>
      <w:r>
        <w:rPr>
          <w:noProof/>
        </w:rPr>
        <w:tab/>
      </w:r>
      <w:r>
        <w:rPr>
          <w:noProof/>
        </w:rPr>
        <w:fldChar w:fldCharType="begin"/>
      </w:r>
      <w:r>
        <w:rPr>
          <w:noProof/>
        </w:rPr>
        <w:instrText xml:space="preserve"> PAGEREF _Toc327121438 \h </w:instrText>
      </w:r>
      <w:r>
        <w:rPr>
          <w:noProof/>
        </w:rPr>
      </w:r>
      <w:r>
        <w:rPr>
          <w:noProof/>
        </w:rPr>
        <w:fldChar w:fldCharType="separate"/>
      </w:r>
      <w:r>
        <w:rPr>
          <w:noProof/>
        </w:rPr>
        <w:t>44</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5</w:t>
      </w:r>
      <w:r>
        <w:rPr>
          <w:rFonts w:asciiTheme="minorHAnsi" w:eastAsiaTheme="minorEastAsia" w:hAnsiTheme="minorHAnsi" w:cstheme="minorBidi"/>
          <w:noProof/>
          <w:sz w:val="22"/>
          <w:szCs w:val="22"/>
        </w:rPr>
        <w:tab/>
      </w:r>
      <w:r>
        <w:rPr>
          <w:noProof/>
        </w:rPr>
        <w:t>KẾT LUẬN</w:t>
      </w:r>
      <w:r>
        <w:rPr>
          <w:noProof/>
        </w:rPr>
        <w:tab/>
      </w:r>
      <w:r w:rsidR="00AE57DB">
        <w:rPr>
          <w:noProof/>
        </w:rPr>
        <w:fldChar w:fldCharType="begin"/>
      </w:r>
      <w:r w:rsidR="00AE57DB">
        <w:rPr>
          <w:noProof/>
        </w:rPr>
        <w:instrText xml:space="preserve"> PAGEREF _</w:instrText>
      </w:r>
      <w:r>
        <w:rPr>
          <w:noProof/>
        </w:rPr>
        <w:instrText>Toc326077695</w:instrText>
      </w:r>
      <w:r w:rsidR="00AE57DB">
        <w:rPr>
          <w:noProof/>
        </w:rPr>
        <w:instrText xml:space="preserve">Toc326952950 \h </w:instrText>
      </w:r>
      <w:r w:rsidR="00AE57DB">
        <w:rPr>
          <w:noProof/>
        </w:rPr>
      </w:r>
      <w:r w:rsidR="00AE57DB">
        <w:rPr>
          <w:noProof/>
        </w:rPr>
        <w:fldChar w:fldCharType="separate"/>
      </w:r>
      <w:r w:rsidR="00AE57DB">
        <w:rPr>
          <w:noProof/>
        </w:rPr>
        <w:t>20</w:t>
      </w:r>
      <w:r w:rsidR="00AE57DB">
        <w:rPr>
          <w:noProof/>
        </w:rPr>
        <w:fldChar w:fldCharType="end"/>
      </w:r>
      <w:r w:rsidR="00AE57DB">
        <w:rPr>
          <w:noProof/>
        </w:rPr>
        <w:fldChar w:fldCharType="begin"/>
      </w:r>
      <w:r w:rsidR="00AE57DB">
        <w:rPr>
          <w:noProof/>
        </w:rPr>
        <w:instrText xml:space="preserve"> PAGEREF _</w:instrText>
      </w:r>
      <w:r>
        <w:rPr>
          <w:noProof/>
        </w:rPr>
        <w:instrText>Toc326077695</w:instrText>
      </w:r>
      <w:r w:rsidR="00AE57DB">
        <w:rPr>
          <w:noProof/>
        </w:rPr>
        <w:instrText xml:space="preserve">Toc326952950 \h </w:instrText>
      </w:r>
      <w:r w:rsidR="00AE57DB">
        <w:rPr>
          <w:noProof/>
        </w:rPr>
      </w:r>
      <w:r w:rsidR="00AE57DB">
        <w:rPr>
          <w:noProof/>
        </w:rPr>
        <w:fldChar w:fldCharType="separate"/>
      </w:r>
      <w:r w:rsidR="00AE57DB">
        <w:rPr>
          <w:noProof/>
        </w:rPr>
        <w:t>20</w:t>
      </w:r>
      <w:r w:rsidR="00AE57DB">
        <w:rPr>
          <w:noProof/>
        </w:rPr>
        <w:fldChar w:fldCharType="end"/>
      </w:r>
      <w:r>
        <w:rPr>
          <w:noProof/>
        </w:rPr>
        <w:fldChar w:fldCharType="begin"/>
      </w:r>
      <w:r>
        <w:rPr>
          <w:noProof/>
        </w:rPr>
        <w:instrText xml:space="preserve"> PAGEREF _</w:instrText>
      </w:r>
      <w:r w:rsidR="00AE57DB">
        <w:rPr>
          <w:noProof/>
        </w:rPr>
        <w:instrText>Toc326952950</w:instrText>
      </w:r>
      <w:r>
        <w:rPr>
          <w:noProof/>
        </w:rPr>
        <w:instrText xml:space="preserve"> \h </w:instrText>
      </w:r>
      <w:r>
        <w:rPr>
          <w:noProof/>
        </w:rPr>
      </w:r>
      <w:r>
        <w:rPr>
          <w:noProof/>
        </w:rPr>
        <w:fldChar w:fldCharType="separate"/>
      </w:r>
      <w:r>
        <w:rPr>
          <w:noProof/>
        </w:rPr>
        <w:t>34</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6</w:t>
      </w:r>
      <w:r>
        <w:rPr>
          <w:rFonts w:asciiTheme="minorHAnsi" w:eastAsiaTheme="minorEastAsia" w:hAnsiTheme="minorHAnsi" w:cstheme="minorBidi"/>
          <w:noProof/>
          <w:sz w:val="22"/>
          <w:szCs w:val="22"/>
        </w:rPr>
        <w:tab/>
      </w:r>
      <w:r>
        <w:rPr>
          <w:noProof/>
        </w:rPr>
        <w:t>HƯỚNG PHÁT TRIỂN</w:t>
      </w:r>
      <w:r>
        <w:rPr>
          <w:noProof/>
        </w:rPr>
        <w:tab/>
      </w:r>
      <w:r w:rsidR="00E54F91">
        <w:rPr>
          <w:noProof/>
        </w:rPr>
        <w:fldChar w:fldCharType="begin"/>
      </w:r>
      <w:r w:rsidR="00E54F91">
        <w:rPr>
          <w:noProof/>
        </w:rPr>
        <w:instrText xml:space="preserve"> PAGEREF _</w:instrText>
      </w:r>
      <w:r w:rsidR="00AE57DB">
        <w:rPr>
          <w:noProof/>
        </w:rPr>
        <w:instrText>Toc326952951</w:instrText>
      </w:r>
      <w:r w:rsidR="00E54F91">
        <w:rPr>
          <w:noProof/>
        </w:rPr>
        <w:instrText xml:space="preserve">Toc327121440 \h </w:instrText>
      </w:r>
      <w:r w:rsidR="00E54F91">
        <w:rPr>
          <w:noProof/>
        </w:rPr>
      </w:r>
      <w:r w:rsidR="00E54F91">
        <w:rPr>
          <w:noProof/>
        </w:rPr>
        <w:fldChar w:fldCharType="separate"/>
      </w:r>
      <w:r w:rsidR="00E54F91">
        <w:rPr>
          <w:noProof/>
        </w:rPr>
        <w:t>49</w:t>
      </w:r>
      <w:r w:rsidR="00E54F91">
        <w:rPr>
          <w:noProof/>
        </w:rPr>
        <w:fldChar w:fldCharType="end"/>
      </w:r>
      <w:r w:rsidR="00AE57DB">
        <w:rPr>
          <w:noProof/>
        </w:rPr>
        <w:fldChar w:fldCharType="begin"/>
      </w:r>
      <w:r w:rsidR="00AE57DB">
        <w:rPr>
          <w:noProof/>
        </w:rPr>
        <w:instrText xml:space="preserve"> PAGEREF _</w:instrText>
      </w:r>
      <w:r>
        <w:rPr>
          <w:noProof/>
        </w:rPr>
        <w:instrText>Toc326077696</w:instrText>
      </w:r>
      <w:r w:rsidR="00AE57DB">
        <w:rPr>
          <w:noProof/>
        </w:rPr>
        <w:instrText xml:space="preserve">Toc326952951 \h </w:instrText>
      </w:r>
      <w:r w:rsidR="00AE57DB">
        <w:rPr>
          <w:noProof/>
        </w:rPr>
      </w:r>
      <w:r w:rsidR="00AE57DB">
        <w:rPr>
          <w:noProof/>
        </w:rPr>
        <w:fldChar w:fldCharType="separate"/>
      </w:r>
      <w:r w:rsidR="00AE57DB">
        <w:rPr>
          <w:noProof/>
        </w:rPr>
        <w:t>21</w:t>
      </w:r>
      <w:r w:rsidR="00AE57DB">
        <w:rPr>
          <w:noProof/>
        </w:rPr>
        <w:fldChar w:fldCharType="end"/>
      </w:r>
      <w:r w:rsidR="00AE57DB">
        <w:rPr>
          <w:noProof/>
        </w:rPr>
        <w:fldChar w:fldCharType="begin"/>
      </w:r>
      <w:r w:rsidR="00AE57DB">
        <w:rPr>
          <w:noProof/>
        </w:rPr>
        <w:instrText xml:space="preserve"> PAGEREF _</w:instrText>
      </w:r>
      <w:r>
        <w:rPr>
          <w:noProof/>
        </w:rPr>
        <w:instrText>Toc326077696</w:instrText>
      </w:r>
      <w:r w:rsidR="00AE57DB">
        <w:rPr>
          <w:noProof/>
        </w:rPr>
        <w:instrText xml:space="preserve">Toc326952951 \h </w:instrText>
      </w:r>
      <w:r w:rsidR="00AE57DB">
        <w:rPr>
          <w:noProof/>
        </w:rPr>
      </w:r>
      <w:r w:rsidR="00AE57DB">
        <w:rPr>
          <w:noProof/>
        </w:rPr>
        <w:fldChar w:fldCharType="separate"/>
      </w:r>
      <w:r w:rsidR="00AE57DB">
        <w:rPr>
          <w:noProof/>
        </w:rPr>
        <w:t>21</w:t>
      </w:r>
      <w:r w:rsidR="00AE57DB">
        <w:rPr>
          <w:noProof/>
        </w:rPr>
        <w:fldChar w:fldCharType="end"/>
      </w:r>
      <w:r>
        <w:rPr>
          <w:noProof/>
        </w:rPr>
        <w:fldChar w:fldCharType="begin"/>
      </w:r>
      <w:r>
        <w:rPr>
          <w:noProof/>
        </w:rPr>
        <w:instrText xml:space="preserve"> PAGEREF _</w:instrText>
      </w:r>
      <w:r w:rsidR="00AE57DB">
        <w:rPr>
          <w:noProof/>
        </w:rPr>
        <w:instrText>Toc326952951</w:instrText>
      </w:r>
      <w:r>
        <w:rPr>
          <w:noProof/>
        </w:rPr>
        <w:instrText xml:space="preserve"> \h </w:instrText>
      </w:r>
      <w:r>
        <w:rPr>
          <w:noProof/>
        </w:rPr>
      </w:r>
      <w:r>
        <w:rPr>
          <w:noProof/>
        </w:rPr>
        <w:fldChar w:fldCharType="separate"/>
      </w:r>
      <w:r>
        <w:rPr>
          <w:noProof/>
        </w:rPr>
        <w:t>35</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7</w:t>
      </w:r>
      <w:r>
        <w:rPr>
          <w:rFonts w:asciiTheme="minorHAnsi" w:eastAsiaTheme="minorEastAsia" w:hAnsiTheme="minorHAnsi" w:cstheme="minorBidi"/>
          <w:noProof/>
          <w:sz w:val="22"/>
          <w:szCs w:val="22"/>
        </w:rPr>
        <w:tab/>
      </w:r>
      <w:r>
        <w:rPr>
          <w:noProof/>
        </w:rPr>
        <w:t>DANH MỤC TÀI LIỆU THAM KHẢO</w:t>
      </w:r>
      <w:r>
        <w:rPr>
          <w:noProof/>
        </w:rPr>
        <w:tab/>
      </w:r>
      <w:r w:rsidR="00E54F91">
        <w:rPr>
          <w:noProof/>
        </w:rPr>
        <w:fldChar w:fldCharType="begin"/>
      </w:r>
      <w:r w:rsidR="00E54F91">
        <w:rPr>
          <w:noProof/>
        </w:rPr>
        <w:instrText xml:space="preserve"> PAGEREF _</w:instrText>
      </w:r>
      <w:r w:rsidR="00AE57DB">
        <w:rPr>
          <w:noProof/>
        </w:rPr>
        <w:instrText>Toc326952952</w:instrText>
      </w:r>
      <w:r w:rsidR="00E54F91">
        <w:rPr>
          <w:noProof/>
        </w:rPr>
        <w:instrText xml:space="preserve">Toc327121441 \h </w:instrText>
      </w:r>
      <w:r w:rsidR="00E54F91">
        <w:rPr>
          <w:noProof/>
        </w:rPr>
      </w:r>
      <w:r w:rsidR="00E54F91">
        <w:rPr>
          <w:noProof/>
        </w:rPr>
        <w:fldChar w:fldCharType="separate"/>
      </w:r>
      <w:r w:rsidR="00E54F91">
        <w:rPr>
          <w:noProof/>
        </w:rPr>
        <w:t>50</w:t>
      </w:r>
      <w:r w:rsidR="00E54F91">
        <w:rPr>
          <w:noProof/>
        </w:rPr>
        <w:fldChar w:fldCharType="end"/>
      </w:r>
      <w:r w:rsidR="00AE57DB">
        <w:rPr>
          <w:noProof/>
        </w:rPr>
        <w:fldChar w:fldCharType="begin"/>
      </w:r>
      <w:r w:rsidR="00AE57DB">
        <w:rPr>
          <w:noProof/>
        </w:rPr>
        <w:instrText xml:space="preserve"> PAGEREF _</w:instrText>
      </w:r>
      <w:r>
        <w:rPr>
          <w:noProof/>
        </w:rPr>
        <w:instrText>Toc326077697</w:instrText>
      </w:r>
      <w:r w:rsidR="00AE57DB">
        <w:rPr>
          <w:noProof/>
        </w:rPr>
        <w:instrText xml:space="preserve">Toc326952952 \h </w:instrText>
      </w:r>
      <w:r w:rsidR="00AE57DB">
        <w:rPr>
          <w:noProof/>
        </w:rPr>
      </w:r>
      <w:r w:rsidR="00AE57DB">
        <w:rPr>
          <w:noProof/>
        </w:rPr>
        <w:fldChar w:fldCharType="separate"/>
      </w:r>
      <w:r w:rsidR="00AE57DB">
        <w:rPr>
          <w:noProof/>
        </w:rPr>
        <w:t>22</w:t>
      </w:r>
      <w:r w:rsidR="00AE57DB">
        <w:rPr>
          <w:noProof/>
        </w:rPr>
        <w:fldChar w:fldCharType="end"/>
      </w:r>
      <w:r w:rsidR="00AE57DB">
        <w:rPr>
          <w:noProof/>
        </w:rPr>
        <w:fldChar w:fldCharType="begin"/>
      </w:r>
      <w:r w:rsidR="00AE57DB">
        <w:rPr>
          <w:noProof/>
        </w:rPr>
        <w:instrText xml:space="preserve"> PAGEREF _</w:instrText>
      </w:r>
      <w:r>
        <w:rPr>
          <w:noProof/>
        </w:rPr>
        <w:instrText>Toc326077697</w:instrText>
      </w:r>
      <w:r w:rsidR="00AE57DB">
        <w:rPr>
          <w:noProof/>
        </w:rPr>
        <w:instrText xml:space="preserve">Toc326952952 \h </w:instrText>
      </w:r>
      <w:r w:rsidR="00AE57DB">
        <w:rPr>
          <w:noProof/>
        </w:rPr>
      </w:r>
      <w:r w:rsidR="00AE57DB">
        <w:rPr>
          <w:noProof/>
        </w:rPr>
        <w:fldChar w:fldCharType="separate"/>
      </w:r>
      <w:r w:rsidR="00AE57DB">
        <w:rPr>
          <w:noProof/>
        </w:rPr>
        <w:t>22</w:t>
      </w:r>
      <w:r w:rsidR="00AE57DB">
        <w:rPr>
          <w:noProof/>
        </w:rPr>
        <w:fldChar w:fldCharType="end"/>
      </w:r>
      <w:r>
        <w:rPr>
          <w:noProof/>
        </w:rPr>
        <w:fldChar w:fldCharType="begin"/>
      </w:r>
      <w:r>
        <w:rPr>
          <w:noProof/>
        </w:rPr>
        <w:instrText xml:space="preserve"> PAGEREF _</w:instrText>
      </w:r>
      <w:r w:rsidR="00AE57DB">
        <w:rPr>
          <w:noProof/>
        </w:rPr>
        <w:instrText>Toc326952952</w:instrText>
      </w:r>
      <w:r>
        <w:rPr>
          <w:noProof/>
        </w:rPr>
        <w:instrText xml:space="preserve"> \h </w:instrText>
      </w:r>
      <w:r>
        <w:rPr>
          <w:noProof/>
        </w:rPr>
      </w:r>
      <w:r>
        <w:rPr>
          <w:noProof/>
        </w:rPr>
        <w:fldChar w:fldCharType="separate"/>
      </w:r>
      <w:r>
        <w:rPr>
          <w:noProof/>
        </w:rPr>
        <w:t>36</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w:instrText>
      </w:r>
      <w:r w:rsidR="00E54F91">
        <w:rPr>
          <w:noProof/>
        </w:rPr>
        <w:instrText>Toc327121442</w:instrText>
      </w:r>
      <w:r w:rsidR="009334DE">
        <w:rPr>
          <w:noProof/>
        </w:rPr>
        <w:instrText>Toc326077698</w:instrText>
      </w:r>
      <w:r>
        <w:rPr>
          <w:noProof/>
        </w:rPr>
        <w:instrText xml:space="preserve">Toc326952953 \h </w:instrText>
      </w:r>
      <w:r>
        <w:rPr>
          <w:noProof/>
        </w:rPr>
      </w:r>
      <w:r>
        <w:rPr>
          <w:noProof/>
        </w:rPr>
        <w:fldChar w:fldCharType="separate"/>
      </w:r>
      <w:r>
        <w:rPr>
          <w:noProof/>
        </w:rPr>
        <w:t>23</w:t>
      </w:r>
      <w:r>
        <w:rPr>
          <w:noProof/>
        </w:rPr>
        <w:fldChar w:fldCharType="end"/>
      </w:r>
    </w:p>
    <w:p w:rsidR="00E54F91" w:rsidRDefault="00E54F91" w:rsidP="00A97BAF">
      <w:pPr>
        <w:pStyle w:val="TOC2"/>
        <w:tabs>
          <w:tab w:val="right" w:leader="dot" w:pos="9111"/>
        </w:tabs>
        <w:rPr>
          <w:rFonts w:asciiTheme="minorHAnsi" w:eastAsiaTheme="minorEastAsia" w:hAnsiTheme="minorHAnsi" w:cstheme="minorBidi"/>
          <w:noProof/>
          <w:sz w:val="22"/>
          <w:szCs w:val="22"/>
        </w:rPr>
      </w:pPr>
      <w:r>
        <w:rPr>
          <w:noProof/>
        </w:rPr>
        <w:t>Phụ lục A : Các khái niệm cơ bản</w:t>
      </w:r>
      <w:r>
        <w:rPr>
          <w:noProof/>
        </w:rPr>
        <w:tab/>
      </w:r>
      <w:r>
        <w:rPr>
          <w:noProof/>
        </w:rPr>
        <w:fldChar w:fldCharType="begin"/>
      </w:r>
      <w:r>
        <w:rPr>
          <w:noProof/>
        </w:rPr>
        <w:instrText xml:space="preserve"> PAGEREF _Toc327121443 \h </w:instrText>
      </w:r>
      <w:r>
        <w:rPr>
          <w:noProof/>
        </w:rPr>
      </w:r>
      <w:r>
        <w:rPr>
          <w:noProof/>
        </w:rPr>
        <w:fldChar w:fldCharType="separate"/>
      </w:r>
      <w:r>
        <w:rPr>
          <w:noProof/>
        </w:rPr>
        <w:t>51</w:t>
      </w:r>
      <w:r>
        <w:rPr>
          <w:noProof/>
        </w:rPr>
        <w:fldChar w:fldCharType="end"/>
      </w:r>
    </w:p>
    <w:p w:rsidR="00961491" w:rsidRDefault="00AE57DB" w:rsidP="00A1299D">
      <w:pPr>
        <w:tabs>
          <w:tab w:val="right" w:leader="dot" w:pos="9360"/>
        </w:tabs>
        <w:jc w:val="both"/>
      </w:pPr>
      <w:r>
        <w:rPr>
          <w:noProof/>
        </w:rPr>
        <w:fldChar w:fldCharType="begin"/>
      </w:r>
      <w:r>
        <w:rPr>
          <w:noProof/>
        </w:rPr>
        <w:instrText xml:space="preserve"> PAGEREF _</w:instrText>
      </w:r>
      <w:r w:rsidR="009334DE">
        <w:rPr>
          <w:noProof/>
        </w:rPr>
        <w:instrText>Toc326077698</w:instrText>
      </w:r>
      <w:r>
        <w:rPr>
          <w:noProof/>
        </w:rPr>
        <w:instrText xml:space="preserve">Toc326952953 \h </w:instrText>
      </w:r>
      <w:r>
        <w:rPr>
          <w:noProof/>
        </w:rPr>
      </w:r>
      <w:r>
        <w:rPr>
          <w:noProof/>
        </w:rPr>
        <w:fldChar w:fldCharType="separate"/>
      </w:r>
      <w:r>
        <w:rPr>
          <w:noProof/>
        </w:rPr>
        <w:t>23</w:t>
      </w:r>
      <w:r>
        <w:rPr>
          <w:noProof/>
        </w:rPr>
        <w:fldChar w:fldCharType="end"/>
      </w:r>
      <w:r>
        <w:rPr>
          <w:noProof/>
        </w:rPr>
        <w:fldChar w:fldCharType="begin"/>
      </w:r>
      <w:r>
        <w:rPr>
          <w:noProof/>
        </w:rPr>
        <w:instrText xml:space="preserve"> PAGEREF _</w:instrText>
      </w:r>
      <w:r w:rsidR="009334DE">
        <w:rPr>
          <w:noProof/>
        </w:rPr>
        <w:instrText>Toc326077698</w:instrText>
      </w:r>
      <w:r>
        <w:rPr>
          <w:noProof/>
        </w:rPr>
        <w:instrText xml:space="preserve">Toc326952953 \h </w:instrText>
      </w:r>
      <w:r>
        <w:rPr>
          <w:noProof/>
        </w:rPr>
      </w:r>
      <w:r>
        <w:rPr>
          <w:noProof/>
        </w:rPr>
        <w:fldChar w:fldCharType="separate"/>
      </w:r>
      <w:r>
        <w:rPr>
          <w:noProof/>
        </w:rPr>
        <w:t>23</w:t>
      </w:r>
      <w:r>
        <w:rPr>
          <w:noProof/>
        </w:rPr>
        <w:fldChar w:fldCharType="end"/>
      </w:r>
      <w:r w:rsidR="00A65187">
        <w:fldChar w:fldCharType="end"/>
      </w:r>
    </w:p>
    <w:p w:rsidR="00961491" w:rsidRDefault="00961491" w:rsidP="00A1299D">
      <w:pPr>
        <w:spacing w:before="0" w:after="200"/>
        <w:jc w:val="both"/>
      </w:pPr>
      <w:r>
        <w:br w:type="page"/>
      </w:r>
    </w:p>
    <w:p w:rsidR="003F66BB" w:rsidRDefault="005718C7" w:rsidP="00D40C4C">
      <w:pPr>
        <w:pStyle w:val="Title"/>
      </w:pPr>
      <w:bookmarkStart w:id="16" w:name="_Toc326077636"/>
      <w:bookmarkStart w:id="17" w:name="_Toc326952936"/>
      <w:bookmarkStart w:id="18" w:name="_Toc327121391"/>
      <w:r>
        <w:lastRenderedPageBreak/>
        <w:t>DANH SÁCH CÁC BẢNG</w:t>
      </w:r>
      <w:bookmarkEnd w:id="16"/>
      <w:bookmarkEnd w:id="17"/>
      <w:bookmarkEnd w:id="18"/>
    </w:p>
    <w:p w:rsidR="0023739E"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109561" w:history="1">
        <w:r w:rsidRPr="006C2814">
          <w:rPr>
            <w:rStyle w:val="Hyperlink"/>
            <w:noProof/>
          </w:rPr>
          <w:t>Bảng 1 Danh sách actor</w:t>
        </w:r>
        <w:r>
          <w:rPr>
            <w:noProof/>
            <w:webHidden/>
          </w:rPr>
          <w:tab/>
        </w:r>
        <w:r>
          <w:rPr>
            <w:noProof/>
            <w:webHidden/>
          </w:rPr>
          <w:fldChar w:fldCharType="begin"/>
        </w:r>
        <w:r>
          <w:rPr>
            <w:noProof/>
            <w:webHidden/>
          </w:rPr>
          <w:instrText xml:space="preserve"> PAGEREF _Toc327109561 \h </w:instrText>
        </w:r>
        <w:r>
          <w:rPr>
            <w:noProof/>
            <w:webHidden/>
          </w:rPr>
        </w:r>
        <w:r>
          <w:rPr>
            <w:noProof/>
            <w:webHidden/>
          </w:rPr>
          <w:fldChar w:fldCharType="separate"/>
        </w:r>
        <w:r>
          <w:rPr>
            <w:noProof/>
            <w:webHidden/>
          </w:rPr>
          <w:t>22</w:t>
        </w:r>
        <w:r>
          <w:rPr>
            <w:noProof/>
            <w:webHidden/>
          </w:rPr>
          <w:fldChar w:fldCharType="end"/>
        </w:r>
      </w:hyperlink>
    </w:p>
    <w:p w:rsidR="0023739E" w:rsidRDefault="00BA2D31">
      <w:pPr>
        <w:pStyle w:val="TableofFigures"/>
        <w:tabs>
          <w:tab w:val="right" w:leader="dot" w:pos="9111"/>
        </w:tabs>
        <w:rPr>
          <w:rFonts w:asciiTheme="minorHAnsi" w:eastAsiaTheme="minorEastAsia" w:hAnsiTheme="minorHAnsi" w:cstheme="minorBidi"/>
          <w:noProof/>
          <w:sz w:val="22"/>
          <w:szCs w:val="22"/>
        </w:rPr>
      </w:pPr>
      <w:hyperlink w:anchor="_Toc327109562" w:history="1">
        <w:r w:rsidR="0023739E" w:rsidRPr="006C2814">
          <w:rPr>
            <w:rStyle w:val="Hyperlink"/>
            <w:noProof/>
          </w:rPr>
          <w:t>Bảng 2 Các khối chính trong mô hình Use-Case</w:t>
        </w:r>
        <w:r w:rsidR="0023739E">
          <w:rPr>
            <w:noProof/>
            <w:webHidden/>
          </w:rPr>
          <w:tab/>
        </w:r>
        <w:r w:rsidR="0023739E">
          <w:rPr>
            <w:noProof/>
            <w:webHidden/>
          </w:rPr>
          <w:fldChar w:fldCharType="begin"/>
        </w:r>
        <w:r w:rsidR="0023739E">
          <w:rPr>
            <w:noProof/>
            <w:webHidden/>
          </w:rPr>
          <w:instrText xml:space="preserve"> PAGEREF _Toc327109562 \h </w:instrText>
        </w:r>
        <w:r w:rsidR="0023739E">
          <w:rPr>
            <w:noProof/>
            <w:webHidden/>
          </w:rPr>
        </w:r>
        <w:r w:rsidR="0023739E">
          <w:rPr>
            <w:noProof/>
            <w:webHidden/>
          </w:rPr>
          <w:fldChar w:fldCharType="separate"/>
        </w:r>
        <w:r w:rsidR="0023739E">
          <w:rPr>
            <w:noProof/>
            <w:webHidden/>
          </w:rPr>
          <w:t>22</w:t>
        </w:r>
        <w:r w:rsidR="0023739E">
          <w:rPr>
            <w:noProof/>
            <w:webHidden/>
          </w:rPr>
          <w:fldChar w:fldCharType="end"/>
        </w:r>
      </w:hyperlink>
    </w:p>
    <w:p w:rsidR="0023739E" w:rsidRDefault="00BA2D31">
      <w:pPr>
        <w:pStyle w:val="TableofFigures"/>
        <w:tabs>
          <w:tab w:val="right" w:leader="dot" w:pos="9111"/>
        </w:tabs>
        <w:rPr>
          <w:rFonts w:asciiTheme="minorHAnsi" w:eastAsiaTheme="minorEastAsia" w:hAnsiTheme="minorHAnsi" w:cstheme="minorBidi"/>
          <w:noProof/>
          <w:sz w:val="22"/>
          <w:szCs w:val="22"/>
        </w:rPr>
      </w:pPr>
      <w:hyperlink w:anchor="_Toc327109563" w:history="1">
        <w:r w:rsidR="0023739E" w:rsidRPr="006C2814">
          <w:rPr>
            <w:rStyle w:val="Hyperlink"/>
            <w:noProof/>
          </w:rPr>
          <w:t>Bảng 3 Các lớp đối tượng</w:t>
        </w:r>
        <w:r w:rsidR="0023739E">
          <w:rPr>
            <w:noProof/>
            <w:webHidden/>
          </w:rPr>
          <w:tab/>
        </w:r>
        <w:r w:rsidR="0023739E">
          <w:rPr>
            <w:noProof/>
            <w:webHidden/>
          </w:rPr>
          <w:fldChar w:fldCharType="begin"/>
        </w:r>
        <w:r w:rsidR="0023739E">
          <w:rPr>
            <w:noProof/>
            <w:webHidden/>
          </w:rPr>
          <w:instrText xml:space="preserve"> PAGEREF _Toc327109563 \h </w:instrText>
        </w:r>
        <w:r w:rsidR="0023739E">
          <w:rPr>
            <w:noProof/>
            <w:webHidden/>
          </w:rPr>
        </w:r>
        <w:r w:rsidR="0023739E">
          <w:rPr>
            <w:noProof/>
            <w:webHidden/>
          </w:rPr>
          <w:fldChar w:fldCharType="separate"/>
        </w:r>
        <w:r w:rsidR="0023739E">
          <w:rPr>
            <w:noProof/>
            <w:webHidden/>
          </w:rPr>
          <w:t>37</w:t>
        </w:r>
        <w:r w:rsidR="0023739E">
          <w:rPr>
            <w:noProof/>
            <w:webHidden/>
          </w:rPr>
          <w:fldChar w:fldCharType="end"/>
        </w:r>
      </w:hyperlink>
    </w:p>
    <w:p w:rsidR="005718C7" w:rsidRDefault="0023739E" w:rsidP="00A1299D">
      <w:pPr>
        <w:jc w:val="both"/>
      </w:pPr>
      <w:r>
        <w:fldChar w:fldCharType="end"/>
      </w:r>
      <w:r w:rsidR="005718C7">
        <w:br w:type="page"/>
      </w:r>
    </w:p>
    <w:p w:rsidR="00361527" w:rsidRDefault="005718C7" w:rsidP="00D40C4C">
      <w:pPr>
        <w:pStyle w:val="Title"/>
      </w:pPr>
      <w:bookmarkStart w:id="19" w:name="_Toc326077637"/>
      <w:bookmarkStart w:id="20" w:name="_Toc326952937"/>
      <w:bookmarkStart w:id="21" w:name="_Toc327121392"/>
      <w:r>
        <w:lastRenderedPageBreak/>
        <w:t xml:space="preserve">DANH SÁCH </w:t>
      </w:r>
      <w:r w:rsidRPr="007746F5">
        <w:t>CÁC</w:t>
      </w:r>
      <w:r>
        <w:t xml:space="preserve"> HÌNH VẼ</w:t>
      </w:r>
      <w:bookmarkEnd w:id="19"/>
      <w:bookmarkEnd w:id="20"/>
      <w:bookmarkEnd w:id="21"/>
    </w:p>
    <w:p w:rsidR="00A22B66"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109436" w:history="1">
        <w:r w:rsidR="00A22B66" w:rsidRPr="00331BF7">
          <w:rPr>
            <w:rStyle w:val="Hyperlink"/>
            <w:noProof/>
          </w:rPr>
          <w:t>Hình 1 Team Foundation Server Proccess</w:t>
        </w:r>
        <w:r w:rsidR="00A22B66">
          <w:rPr>
            <w:noProof/>
            <w:webHidden/>
          </w:rPr>
          <w:tab/>
        </w:r>
        <w:r w:rsidR="00A22B66">
          <w:rPr>
            <w:noProof/>
            <w:webHidden/>
          </w:rPr>
          <w:fldChar w:fldCharType="begin"/>
        </w:r>
        <w:r w:rsidR="00A22B66">
          <w:rPr>
            <w:noProof/>
            <w:webHidden/>
          </w:rPr>
          <w:instrText xml:space="preserve"> PAGEREF _Toc327109436 \h </w:instrText>
        </w:r>
        <w:r w:rsidR="00A22B66">
          <w:rPr>
            <w:noProof/>
            <w:webHidden/>
          </w:rPr>
        </w:r>
        <w:r w:rsidR="00A22B66">
          <w:rPr>
            <w:noProof/>
            <w:webHidden/>
          </w:rPr>
          <w:fldChar w:fldCharType="separate"/>
        </w:r>
        <w:r w:rsidR="00A22B66">
          <w:rPr>
            <w:noProof/>
            <w:webHidden/>
          </w:rPr>
          <w:t>16</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37" w:history="1">
        <w:r w:rsidR="00A22B66" w:rsidRPr="00331BF7">
          <w:rPr>
            <w:rStyle w:val="Hyperlink"/>
            <w:noProof/>
          </w:rPr>
          <w:t>Hình 2 CMMI</w:t>
        </w:r>
        <w:r w:rsidR="00A22B66">
          <w:rPr>
            <w:noProof/>
            <w:webHidden/>
          </w:rPr>
          <w:tab/>
        </w:r>
        <w:r w:rsidR="00A22B66">
          <w:rPr>
            <w:noProof/>
            <w:webHidden/>
          </w:rPr>
          <w:fldChar w:fldCharType="begin"/>
        </w:r>
        <w:r w:rsidR="00A22B66">
          <w:rPr>
            <w:noProof/>
            <w:webHidden/>
          </w:rPr>
          <w:instrText xml:space="preserve"> PAGEREF _Toc327109437 \h </w:instrText>
        </w:r>
        <w:r w:rsidR="00A22B66">
          <w:rPr>
            <w:noProof/>
            <w:webHidden/>
          </w:rPr>
        </w:r>
        <w:r w:rsidR="00A22B66">
          <w:rPr>
            <w:noProof/>
            <w:webHidden/>
          </w:rPr>
          <w:fldChar w:fldCharType="separate"/>
        </w:r>
        <w:r w:rsidR="00A22B66">
          <w:rPr>
            <w:noProof/>
            <w:webHidden/>
          </w:rPr>
          <w:t>18</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38" w:history="1">
        <w:r w:rsidR="00A22B66" w:rsidRPr="00331BF7">
          <w:rPr>
            <w:rStyle w:val="Hyperlink"/>
            <w:noProof/>
          </w:rPr>
          <w:t>Hình 3 Agile</w:t>
        </w:r>
        <w:r w:rsidR="00A22B66">
          <w:rPr>
            <w:noProof/>
            <w:webHidden/>
          </w:rPr>
          <w:tab/>
        </w:r>
        <w:r w:rsidR="00A22B66">
          <w:rPr>
            <w:noProof/>
            <w:webHidden/>
          </w:rPr>
          <w:fldChar w:fldCharType="begin"/>
        </w:r>
        <w:r w:rsidR="00A22B66">
          <w:rPr>
            <w:noProof/>
            <w:webHidden/>
          </w:rPr>
          <w:instrText xml:space="preserve"> PAGEREF _Toc327109438 \h </w:instrText>
        </w:r>
        <w:r w:rsidR="00A22B66">
          <w:rPr>
            <w:noProof/>
            <w:webHidden/>
          </w:rPr>
        </w:r>
        <w:r w:rsidR="00A22B66">
          <w:rPr>
            <w:noProof/>
            <w:webHidden/>
          </w:rPr>
          <w:fldChar w:fldCharType="separate"/>
        </w:r>
        <w:r w:rsidR="00A22B66">
          <w:rPr>
            <w:noProof/>
            <w:webHidden/>
          </w:rPr>
          <w:t>18</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39" w:history="1">
        <w:r w:rsidR="00A22B66" w:rsidRPr="00331BF7">
          <w:rPr>
            <w:rStyle w:val="Hyperlink"/>
            <w:noProof/>
          </w:rPr>
          <w:t>Hình 4 Danh sách actor</w:t>
        </w:r>
        <w:r w:rsidR="00A22B66">
          <w:rPr>
            <w:noProof/>
            <w:webHidden/>
          </w:rPr>
          <w:tab/>
        </w:r>
        <w:r w:rsidR="00A22B66">
          <w:rPr>
            <w:noProof/>
            <w:webHidden/>
          </w:rPr>
          <w:fldChar w:fldCharType="begin"/>
        </w:r>
        <w:r w:rsidR="00A22B66">
          <w:rPr>
            <w:noProof/>
            <w:webHidden/>
          </w:rPr>
          <w:instrText xml:space="preserve"> PAGEREF _Toc327109439 \h </w:instrText>
        </w:r>
        <w:r w:rsidR="00A22B66">
          <w:rPr>
            <w:noProof/>
            <w:webHidden/>
          </w:rPr>
        </w:r>
        <w:r w:rsidR="00A22B66">
          <w:rPr>
            <w:noProof/>
            <w:webHidden/>
          </w:rPr>
          <w:fldChar w:fldCharType="separate"/>
        </w:r>
        <w:r w:rsidR="00A22B66">
          <w:rPr>
            <w:noProof/>
            <w:webHidden/>
          </w:rPr>
          <w:t>21</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40" w:history="1">
        <w:r w:rsidR="00A22B66" w:rsidRPr="00331BF7">
          <w:rPr>
            <w:rStyle w:val="Hyperlink"/>
            <w:noProof/>
          </w:rPr>
          <w:t>Hình 5 Các khối chính trong mô hình Use-Case</w:t>
        </w:r>
        <w:r w:rsidR="00A22B66">
          <w:rPr>
            <w:noProof/>
            <w:webHidden/>
          </w:rPr>
          <w:tab/>
        </w:r>
        <w:r w:rsidR="00A22B66">
          <w:rPr>
            <w:noProof/>
            <w:webHidden/>
          </w:rPr>
          <w:fldChar w:fldCharType="begin"/>
        </w:r>
        <w:r w:rsidR="00A22B66">
          <w:rPr>
            <w:noProof/>
            <w:webHidden/>
          </w:rPr>
          <w:instrText xml:space="preserve"> PAGEREF _Toc327109440 \h </w:instrText>
        </w:r>
        <w:r w:rsidR="00A22B66">
          <w:rPr>
            <w:noProof/>
            <w:webHidden/>
          </w:rPr>
        </w:r>
        <w:r w:rsidR="00A22B66">
          <w:rPr>
            <w:noProof/>
            <w:webHidden/>
          </w:rPr>
          <w:fldChar w:fldCharType="separate"/>
        </w:r>
        <w:r w:rsidR="00A22B66">
          <w:rPr>
            <w:noProof/>
            <w:webHidden/>
          </w:rPr>
          <w:t>22</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41" w:history="1">
        <w:r w:rsidR="00A22B66" w:rsidRPr="00331BF7">
          <w:rPr>
            <w:rStyle w:val="Hyperlink"/>
            <w:noProof/>
          </w:rPr>
          <w:t>Hình 6 Use-Case Account Management</w:t>
        </w:r>
        <w:r w:rsidR="00A22B66">
          <w:rPr>
            <w:noProof/>
            <w:webHidden/>
          </w:rPr>
          <w:tab/>
        </w:r>
        <w:r w:rsidR="00A22B66">
          <w:rPr>
            <w:noProof/>
            <w:webHidden/>
          </w:rPr>
          <w:fldChar w:fldCharType="begin"/>
        </w:r>
        <w:r w:rsidR="00A22B66">
          <w:rPr>
            <w:noProof/>
            <w:webHidden/>
          </w:rPr>
          <w:instrText xml:space="preserve"> PAGEREF _Toc327109441 \h </w:instrText>
        </w:r>
        <w:r w:rsidR="00A22B66">
          <w:rPr>
            <w:noProof/>
            <w:webHidden/>
          </w:rPr>
        </w:r>
        <w:r w:rsidR="00A22B66">
          <w:rPr>
            <w:noProof/>
            <w:webHidden/>
          </w:rPr>
          <w:fldChar w:fldCharType="separate"/>
        </w:r>
        <w:r w:rsidR="00A22B66">
          <w:rPr>
            <w:noProof/>
            <w:webHidden/>
          </w:rPr>
          <w:t>25</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42" w:history="1">
        <w:r w:rsidR="00A22B66" w:rsidRPr="00331BF7">
          <w:rPr>
            <w:rStyle w:val="Hyperlink"/>
            <w:noProof/>
          </w:rPr>
          <w:t>Hình 7 Project Management Package</w:t>
        </w:r>
        <w:r w:rsidR="00A22B66">
          <w:rPr>
            <w:noProof/>
            <w:webHidden/>
          </w:rPr>
          <w:tab/>
        </w:r>
        <w:r w:rsidR="00A22B66">
          <w:rPr>
            <w:noProof/>
            <w:webHidden/>
          </w:rPr>
          <w:fldChar w:fldCharType="begin"/>
        </w:r>
        <w:r w:rsidR="00A22B66">
          <w:rPr>
            <w:noProof/>
            <w:webHidden/>
          </w:rPr>
          <w:instrText xml:space="preserve"> PAGEREF _Toc327109442 \h </w:instrText>
        </w:r>
        <w:r w:rsidR="00A22B66">
          <w:rPr>
            <w:noProof/>
            <w:webHidden/>
          </w:rPr>
        </w:r>
        <w:r w:rsidR="00A22B66">
          <w:rPr>
            <w:noProof/>
            <w:webHidden/>
          </w:rPr>
          <w:fldChar w:fldCharType="separate"/>
        </w:r>
        <w:r w:rsidR="00A22B66">
          <w:rPr>
            <w:noProof/>
            <w:webHidden/>
          </w:rPr>
          <w:t>26</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43" w:history="1">
        <w:r w:rsidR="00A22B66" w:rsidRPr="00331BF7">
          <w:rPr>
            <w:rStyle w:val="Hyperlink"/>
            <w:noProof/>
          </w:rPr>
          <w:t>Hình 8 Use-Case Project structure management</w:t>
        </w:r>
        <w:r w:rsidR="00A22B66">
          <w:rPr>
            <w:noProof/>
            <w:webHidden/>
          </w:rPr>
          <w:tab/>
        </w:r>
        <w:r w:rsidR="00A22B66">
          <w:rPr>
            <w:noProof/>
            <w:webHidden/>
          </w:rPr>
          <w:fldChar w:fldCharType="begin"/>
        </w:r>
        <w:r w:rsidR="00A22B66">
          <w:rPr>
            <w:noProof/>
            <w:webHidden/>
          </w:rPr>
          <w:instrText xml:space="preserve"> PAGEREF _Toc327109443 \h </w:instrText>
        </w:r>
        <w:r w:rsidR="00A22B66">
          <w:rPr>
            <w:noProof/>
            <w:webHidden/>
          </w:rPr>
        </w:r>
        <w:r w:rsidR="00A22B66">
          <w:rPr>
            <w:noProof/>
            <w:webHidden/>
          </w:rPr>
          <w:fldChar w:fldCharType="separate"/>
        </w:r>
        <w:r w:rsidR="00A22B66">
          <w:rPr>
            <w:noProof/>
            <w:webHidden/>
          </w:rPr>
          <w:t>26</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44" w:history="1">
        <w:r w:rsidR="00A22B66" w:rsidRPr="00331BF7">
          <w:rPr>
            <w:rStyle w:val="Hyperlink"/>
            <w:noProof/>
          </w:rPr>
          <w:t>Hình 9 Use-Case Project activity</w:t>
        </w:r>
        <w:r w:rsidR="00A22B66">
          <w:rPr>
            <w:noProof/>
            <w:webHidden/>
          </w:rPr>
          <w:tab/>
        </w:r>
        <w:r w:rsidR="00A22B66">
          <w:rPr>
            <w:noProof/>
            <w:webHidden/>
          </w:rPr>
          <w:fldChar w:fldCharType="begin"/>
        </w:r>
        <w:r w:rsidR="00A22B66">
          <w:rPr>
            <w:noProof/>
            <w:webHidden/>
          </w:rPr>
          <w:instrText xml:space="preserve"> PAGEREF _Toc327109444 \h </w:instrText>
        </w:r>
        <w:r w:rsidR="00A22B66">
          <w:rPr>
            <w:noProof/>
            <w:webHidden/>
          </w:rPr>
        </w:r>
        <w:r w:rsidR="00A22B66">
          <w:rPr>
            <w:noProof/>
            <w:webHidden/>
          </w:rPr>
          <w:fldChar w:fldCharType="separate"/>
        </w:r>
        <w:r w:rsidR="00A22B66">
          <w:rPr>
            <w:noProof/>
            <w:webHidden/>
          </w:rPr>
          <w:t>27</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45" w:history="1">
        <w:r w:rsidR="00A22B66" w:rsidRPr="00331BF7">
          <w:rPr>
            <w:rStyle w:val="Hyperlink"/>
            <w:noProof/>
          </w:rPr>
          <w:t>Hình 10 Sơ đồ lớp mức phân tích</w:t>
        </w:r>
        <w:r w:rsidR="00A22B66">
          <w:rPr>
            <w:noProof/>
            <w:webHidden/>
          </w:rPr>
          <w:tab/>
        </w:r>
        <w:r w:rsidR="00A22B66">
          <w:rPr>
            <w:noProof/>
            <w:webHidden/>
          </w:rPr>
          <w:fldChar w:fldCharType="begin"/>
        </w:r>
        <w:r w:rsidR="00A22B66">
          <w:rPr>
            <w:noProof/>
            <w:webHidden/>
          </w:rPr>
          <w:instrText xml:space="preserve"> PAGEREF _Toc327109445 \h </w:instrText>
        </w:r>
        <w:r w:rsidR="00A22B66">
          <w:rPr>
            <w:noProof/>
            <w:webHidden/>
          </w:rPr>
        </w:r>
        <w:r w:rsidR="00A22B66">
          <w:rPr>
            <w:noProof/>
            <w:webHidden/>
          </w:rPr>
          <w:fldChar w:fldCharType="separate"/>
        </w:r>
        <w:r w:rsidR="00A22B66">
          <w:rPr>
            <w:noProof/>
            <w:webHidden/>
          </w:rPr>
          <w:t>36</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46" w:history="1">
        <w:r w:rsidR="00A22B66" w:rsidRPr="00331BF7">
          <w:rPr>
            <w:rStyle w:val="Hyperlink"/>
            <w:noProof/>
          </w:rPr>
          <w:t>Hình 11 Giao diện danh sách người dùng</w:t>
        </w:r>
        <w:r w:rsidR="00A22B66">
          <w:rPr>
            <w:noProof/>
            <w:webHidden/>
          </w:rPr>
          <w:tab/>
        </w:r>
        <w:r w:rsidR="00A22B66">
          <w:rPr>
            <w:noProof/>
            <w:webHidden/>
          </w:rPr>
          <w:fldChar w:fldCharType="begin"/>
        </w:r>
        <w:r w:rsidR="00A22B66">
          <w:rPr>
            <w:noProof/>
            <w:webHidden/>
          </w:rPr>
          <w:instrText xml:space="preserve"> PAGEREF _Toc327109446 \h </w:instrText>
        </w:r>
        <w:r w:rsidR="00A22B66">
          <w:rPr>
            <w:noProof/>
            <w:webHidden/>
          </w:rPr>
        </w:r>
        <w:r w:rsidR="00A22B66">
          <w:rPr>
            <w:noProof/>
            <w:webHidden/>
          </w:rPr>
          <w:fldChar w:fldCharType="separate"/>
        </w:r>
        <w:r w:rsidR="00A22B66">
          <w:rPr>
            <w:noProof/>
            <w:webHidden/>
          </w:rPr>
          <w:t>37</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47" w:history="1">
        <w:r w:rsidR="00A22B66" w:rsidRPr="00331BF7">
          <w:rPr>
            <w:rStyle w:val="Hyperlink"/>
            <w:noProof/>
          </w:rPr>
          <w:t>Hình 12 Giao diện tạo tài khoản mới</w:t>
        </w:r>
        <w:r w:rsidR="00A22B66">
          <w:rPr>
            <w:noProof/>
            <w:webHidden/>
          </w:rPr>
          <w:tab/>
        </w:r>
        <w:r w:rsidR="00A22B66">
          <w:rPr>
            <w:noProof/>
            <w:webHidden/>
          </w:rPr>
          <w:fldChar w:fldCharType="begin"/>
        </w:r>
        <w:r w:rsidR="00A22B66">
          <w:rPr>
            <w:noProof/>
            <w:webHidden/>
          </w:rPr>
          <w:instrText xml:space="preserve"> PAGEREF _Toc327109447 \h </w:instrText>
        </w:r>
        <w:r w:rsidR="00A22B66">
          <w:rPr>
            <w:noProof/>
            <w:webHidden/>
          </w:rPr>
        </w:r>
        <w:r w:rsidR="00A22B66">
          <w:rPr>
            <w:noProof/>
            <w:webHidden/>
          </w:rPr>
          <w:fldChar w:fldCharType="separate"/>
        </w:r>
        <w:r w:rsidR="00A22B66">
          <w:rPr>
            <w:noProof/>
            <w:webHidden/>
          </w:rPr>
          <w:t>38</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48" w:history="1">
        <w:r w:rsidR="00A22B66" w:rsidRPr="00331BF7">
          <w:rPr>
            <w:rStyle w:val="Hyperlink"/>
            <w:noProof/>
          </w:rPr>
          <w:t>Hình 13 Giao diện danh sách quản lý proccess</w:t>
        </w:r>
        <w:r w:rsidR="00A22B66">
          <w:rPr>
            <w:noProof/>
            <w:webHidden/>
          </w:rPr>
          <w:tab/>
        </w:r>
        <w:r w:rsidR="00A22B66">
          <w:rPr>
            <w:noProof/>
            <w:webHidden/>
          </w:rPr>
          <w:fldChar w:fldCharType="begin"/>
        </w:r>
        <w:r w:rsidR="00A22B66">
          <w:rPr>
            <w:noProof/>
            <w:webHidden/>
          </w:rPr>
          <w:instrText xml:space="preserve"> PAGEREF _Toc327109448 \h </w:instrText>
        </w:r>
        <w:r w:rsidR="00A22B66">
          <w:rPr>
            <w:noProof/>
            <w:webHidden/>
          </w:rPr>
        </w:r>
        <w:r w:rsidR="00A22B66">
          <w:rPr>
            <w:noProof/>
            <w:webHidden/>
          </w:rPr>
          <w:fldChar w:fldCharType="separate"/>
        </w:r>
        <w:r w:rsidR="00A22B66">
          <w:rPr>
            <w:noProof/>
            <w:webHidden/>
          </w:rPr>
          <w:t>38</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49" w:history="1">
        <w:r w:rsidR="00A22B66" w:rsidRPr="00331BF7">
          <w:rPr>
            <w:rStyle w:val="Hyperlink"/>
            <w:noProof/>
          </w:rPr>
          <w:t>Hình 14 Giao diện upload file XML mô tả proccess</w:t>
        </w:r>
        <w:r w:rsidR="00A22B66">
          <w:rPr>
            <w:noProof/>
            <w:webHidden/>
          </w:rPr>
          <w:tab/>
        </w:r>
        <w:r w:rsidR="00A22B66">
          <w:rPr>
            <w:noProof/>
            <w:webHidden/>
          </w:rPr>
          <w:fldChar w:fldCharType="begin"/>
        </w:r>
        <w:r w:rsidR="00A22B66">
          <w:rPr>
            <w:noProof/>
            <w:webHidden/>
          </w:rPr>
          <w:instrText xml:space="preserve"> PAGEREF _Toc327109449 \h </w:instrText>
        </w:r>
        <w:r w:rsidR="00A22B66">
          <w:rPr>
            <w:noProof/>
            <w:webHidden/>
          </w:rPr>
        </w:r>
        <w:r w:rsidR="00A22B66">
          <w:rPr>
            <w:noProof/>
            <w:webHidden/>
          </w:rPr>
          <w:fldChar w:fldCharType="separate"/>
        </w:r>
        <w:r w:rsidR="00A22B66">
          <w:rPr>
            <w:noProof/>
            <w:webHidden/>
          </w:rPr>
          <w:t>38</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50" w:history="1">
        <w:r w:rsidR="00A22B66" w:rsidRPr="00331BF7">
          <w:rPr>
            <w:rStyle w:val="Hyperlink"/>
            <w:noProof/>
          </w:rPr>
          <w:t>Hình 15 Giao diện danh sách lớp học</w:t>
        </w:r>
        <w:r w:rsidR="00A22B66">
          <w:rPr>
            <w:noProof/>
            <w:webHidden/>
          </w:rPr>
          <w:tab/>
        </w:r>
        <w:r w:rsidR="00A22B66">
          <w:rPr>
            <w:noProof/>
            <w:webHidden/>
          </w:rPr>
          <w:fldChar w:fldCharType="begin"/>
        </w:r>
        <w:r w:rsidR="00A22B66">
          <w:rPr>
            <w:noProof/>
            <w:webHidden/>
          </w:rPr>
          <w:instrText xml:space="preserve"> PAGEREF _Toc327109450 \h </w:instrText>
        </w:r>
        <w:r w:rsidR="00A22B66">
          <w:rPr>
            <w:noProof/>
            <w:webHidden/>
          </w:rPr>
        </w:r>
        <w:r w:rsidR="00A22B66">
          <w:rPr>
            <w:noProof/>
            <w:webHidden/>
          </w:rPr>
          <w:fldChar w:fldCharType="separate"/>
        </w:r>
        <w:r w:rsidR="00A22B66">
          <w:rPr>
            <w:noProof/>
            <w:webHidden/>
          </w:rPr>
          <w:t>39</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51" w:history="1">
        <w:r w:rsidR="00A22B66" w:rsidRPr="00331BF7">
          <w:rPr>
            <w:rStyle w:val="Hyperlink"/>
            <w:noProof/>
          </w:rPr>
          <w:t>Hình 16 Giao diện danh sách dự án</w:t>
        </w:r>
        <w:r w:rsidR="00A22B66">
          <w:rPr>
            <w:noProof/>
            <w:webHidden/>
          </w:rPr>
          <w:tab/>
        </w:r>
        <w:r w:rsidR="00A22B66">
          <w:rPr>
            <w:noProof/>
            <w:webHidden/>
          </w:rPr>
          <w:fldChar w:fldCharType="begin"/>
        </w:r>
        <w:r w:rsidR="00A22B66">
          <w:rPr>
            <w:noProof/>
            <w:webHidden/>
          </w:rPr>
          <w:instrText xml:space="preserve"> PAGEREF _Toc327109451 \h </w:instrText>
        </w:r>
        <w:r w:rsidR="00A22B66">
          <w:rPr>
            <w:noProof/>
            <w:webHidden/>
          </w:rPr>
        </w:r>
        <w:r w:rsidR="00A22B66">
          <w:rPr>
            <w:noProof/>
            <w:webHidden/>
          </w:rPr>
          <w:fldChar w:fldCharType="separate"/>
        </w:r>
        <w:r w:rsidR="00A22B66">
          <w:rPr>
            <w:noProof/>
            <w:webHidden/>
          </w:rPr>
          <w:t>39</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52" w:history="1">
        <w:r w:rsidR="00A22B66" w:rsidRPr="00331BF7">
          <w:rPr>
            <w:rStyle w:val="Hyperlink"/>
            <w:noProof/>
          </w:rPr>
          <w:t>Hình 17 Giao diện danh sách thành viên của dự án</w:t>
        </w:r>
        <w:r w:rsidR="00A22B66">
          <w:rPr>
            <w:noProof/>
            <w:webHidden/>
          </w:rPr>
          <w:tab/>
        </w:r>
        <w:r w:rsidR="00A22B66">
          <w:rPr>
            <w:noProof/>
            <w:webHidden/>
          </w:rPr>
          <w:fldChar w:fldCharType="begin"/>
        </w:r>
        <w:r w:rsidR="00A22B66">
          <w:rPr>
            <w:noProof/>
            <w:webHidden/>
          </w:rPr>
          <w:instrText xml:space="preserve"> PAGEREF _Toc327109452 \h </w:instrText>
        </w:r>
        <w:r w:rsidR="00A22B66">
          <w:rPr>
            <w:noProof/>
            <w:webHidden/>
          </w:rPr>
        </w:r>
        <w:r w:rsidR="00A22B66">
          <w:rPr>
            <w:noProof/>
            <w:webHidden/>
          </w:rPr>
          <w:fldChar w:fldCharType="separate"/>
        </w:r>
        <w:r w:rsidR="00A22B66">
          <w:rPr>
            <w:noProof/>
            <w:webHidden/>
          </w:rPr>
          <w:t>40</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53" w:history="1">
        <w:r w:rsidR="00A22B66" w:rsidRPr="00331BF7">
          <w:rPr>
            <w:rStyle w:val="Hyperlink"/>
            <w:noProof/>
          </w:rPr>
          <w:t>Hình 18 Giao diện danh sách tác vụ</w:t>
        </w:r>
        <w:r w:rsidR="00A22B66">
          <w:rPr>
            <w:noProof/>
            <w:webHidden/>
          </w:rPr>
          <w:tab/>
        </w:r>
        <w:r w:rsidR="00A22B66">
          <w:rPr>
            <w:noProof/>
            <w:webHidden/>
          </w:rPr>
          <w:fldChar w:fldCharType="begin"/>
        </w:r>
        <w:r w:rsidR="00A22B66">
          <w:rPr>
            <w:noProof/>
            <w:webHidden/>
          </w:rPr>
          <w:instrText xml:space="preserve"> PAGEREF _Toc327109453 \h </w:instrText>
        </w:r>
        <w:r w:rsidR="00A22B66">
          <w:rPr>
            <w:noProof/>
            <w:webHidden/>
          </w:rPr>
        </w:r>
        <w:r w:rsidR="00A22B66">
          <w:rPr>
            <w:noProof/>
            <w:webHidden/>
          </w:rPr>
          <w:fldChar w:fldCharType="separate"/>
        </w:r>
        <w:r w:rsidR="00A22B66">
          <w:rPr>
            <w:noProof/>
            <w:webHidden/>
          </w:rPr>
          <w:t>40</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54" w:history="1">
        <w:r w:rsidR="00A22B66" w:rsidRPr="00331BF7">
          <w:rPr>
            <w:rStyle w:val="Hyperlink"/>
            <w:noProof/>
          </w:rPr>
          <w:t>Hình 19 Giao diện lên kế hoạch</w:t>
        </w:r>
        <w:r w:rsidR="00A22B66">
          <w:rPr>
            <w:noProof/>
            <w:webHidden/>
          </w:rPr>
          <w:tab/>
        </w:r>
        <w:r w:rsidR="00A22B66">
          <w:rPr>
            <w:noProof/>
            <w:webHidden/>
          </w:rPr>
          <w:fldChar w:fldCharType="begin"/>
        </w:r>
        <w:r w:rsidR="00A22B66">
          <w:rPr>
            <w:noProof/>
            <w:webHidden/>
          </w:rPr>
          <w:instrText xml:space="preserve"> PAGEREF _Toc327109454 \h </w:instrText>
        </w:r>
        <w:r w:rsidR="00A22B66">
          <w:rPr>
            <w:noProof/>
            <w:webHidden/>
          </w:rPr>
        </w:r>
        <w:r w:rsidR="00A22B66">
          <w:rPr>
            <w:noProof/>
            <w:webHidden/>
          </w:rPr>
          <w:fldChar w:fldCharType="separate"/>
        </w:r>
        <w:r w:rsidR="00A22B66">
          <w:rPr>
            <w:noProof/>
            <w:webHidden/>
          </w:rPr>
          <w:t>41</w:t>
        </w:r>
        <w:r w:rsidR="00A22B66">
          <w:rPr>
            <w:noProof/>
            <w:webHidden/>
          </w:rPr>
          <w:fldChar w:fldCharType="end"/>
        </w:r>
      </w:hyperlink>
    </w:p>
    <w:p w:rsidR="00A22B66" w:rsidRDefault="00BA2D31">
      <w:pPr>
        <w:pStyle w:val="TableofFigures"/>
        <w:tabs>
          <w:tab w:val="right" w:leader="dot" w:pos="9111"/>
        </w:tabs>
        <w:rPr>
          <w:rFonts w:asciiTheme="minorHAnsi" w:eastAsiaTheme="minorEastAsia" w:hAnsiTheme="minorHAnsi" w:cstheme="minorBidi"/>
          <w:noProof/>
          <w:sz w:val="22"/>
          <w:szCs w:val="22"/>
        </w:rPr>
      </w:pPr>
      <w:hyperlink w:anchor="_Toc327109455" w:history="1">
        <w:r w:rsidR="00A22B66" w:rsidRPr="00331BF7">
          <w:rPr>
            <w:rStyle w:val="Hyperlink"/>
            <w:noProof/>
          </w:rPr>
          <w:t>Hình 20 Giao diện thiết lập thông tin project</w:t>
        </w:r>
        <w:r w:rsidR="00A22B66">
          <w:rPr>
            <w:noProof/>
            <w:webHidden/>
          </w:rPr>
          <w:tab/>
        </w:r>
        <w:r w:rsidR="00A22B66">
          <w:rPr>
            <w:noProof/>
            <w:webHidden/>
          </w:rPr>
          <w:fldChar w:fldCharType="begin"/>
        </w:r>
        <w:r w:rsidR="00A22B66">
          <w:rPr>
            <w:noProof/>
            <w:webHidden/>
          </w:rPr>
          <w:instrText xml:space="preserve"> PAGEREF _Toc327109455 \h </w:instrText>
        </w:r>
        <w:r w:rsidR="00A22B66">
          <w:rPr>
            <w:noProof/>
            <w:webHidden/>
          </w:rPr>
        </w:r>
        <w:r w:rsidR="00A22B66">
          <w:rPr>
            <w:noProof/>
            <w:webHidden/>
          </w:rPr>
          <w:fldChar w:fldCharType="separate"/>
        </w:r>
        <w:r w:rsidR="00A22B66">
          <w:rPr>
            <w:noProof/>
            <w:webHidden/>
          </w:rPr>
          <w:t>41</w:t>
        </w:r>
        <w:r w:rsidR="00A22B66">
          <w:rPr>
            <w:noProof/>
            <w:webHidden/>
          </w:rPr>
          <w:fldChar w:fldCharType="end"/>
        </w:r>
      </w:hyperlink>
    </w:p>
    <w:p w:rsidR="00361527" w:rsidRDefault="004411A9" w:rsidP="00A97BAF">
      <w:pPr>
        <w:spacing w:before="0" w:after="200"/>
      </w:pPr>
      <w:r>
        <w:fldChar w:fldCharType="end"/>
      </w:r>
      <w:r w:rsidR="00361527">
        <w:br w:type="page"/>
      </w:r>
    </w:p>
    <w:p w:rsidR="007746F5" w:rsidRDefault="00471996" w:rsidP="00A97BAF">
      <w:pPr>
        <w:pStyle w:val="Heading1"/>
      </w:pPr>
      <w:bookmarkStart w:id="22" w:name="_Toc326077638"/>
      <w:bookmarkStart w:id="23" w:name="_Toc326952938"/>
      <w:bookmarkStart w:id="24" w:name="_Toc327121393"/>
      <w:r>
        <w:lastRenderedPageBreak/>
        <w:t>MỞ ĐẦU</w:t>
      </w:r>
      <w:bookmarkEnd w:id="22"/>
      <w:bookmarkEnd w:id="23"/>
      <w:bookmarkEnd w:id="24"/>
    </w:p>
    <w:p w:rsidR="00263CB6" w:rsidRDefault="003F6C11" w:rsidP="00C20188">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C20188">
      <w:pPr>
        <w:spacing w:before="0" w:after="200" w:line="276" w:lineRule="auto"/>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C20188">
      <w:pPr>
        <w:spacing w:before="0" w:after="200" w:line="276" w:lineRule="auto"/>
        <w:jc w:val="both"/>
        <w:rPr>
          <w:sz w:val="24"/>
          <w:szCs w:val="24"/>
        </w:rPr>
      </w:pPr>
      <w:proofErr w:type="gramStart"/>
      <w:r>
        <w:rPr>
          <w:sz w:val="24"/>
          <w:szCs w:val="24"/>
        </w:rPr>
        <w:t>Tuy nhiên hiện nay giáo viên cũng như sinh viên đang gặp nhiều khó khăn trọng việc thực hiện, quản lý đồ á</w:t>
      </w:r>
      <w:r w:rsidR="005A5FA3">
        <w:rPr>
          <w:sz w:val="24"/>
          <w:szCs w:val="24"/>
        </w:rPr>
        <w:t>n.</w:t>
      </w:r>
      <w:proofErr w:type="gramEnd"/>
    </w:p>
    <w:p w:rsidR="006E6DD8" w:rsidRDefault="005A5FA3" w:rsidP="00C20188">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như google code, google group, yahoo, </w:t>
      </w:r>
      <w:proofErr w:type="gramStart"/>
      <w:r w:rsidR="00263CB6">
        <w:rPr>
          <w:sz w:val="24"/>
          <w:szCs w:val="24"/>
        </w:rPr>
        <w:t>skype, …</w:t>
      </w:r>
      <w:proofErr w:type="gramEnd"/>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C20188">
      <w:pPr>
        <w:spacing w:before="0" w:after="200" w:line="276" w:lineRule="auto"/>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rsidP="00C20188">
      <w:pPr>
        <w:spacing w:before="0" w:after="200" w:line="276" w:lineRule="auto"/>
        <w:jc w:val="both"/>
        <w:rPr>
          <w:sz w:val="24"/>
          <w:szCs w:val="24"/>
        </w:rPr>
      </w:pPr>
      <w:proofErr w:type="gramStart"/>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Pr>
          <w:sz w:val="24"/>
          <w:szCs w:val="24"/>
        </w:rPr>
        <w:t>X</w:t>
      </w:r>
      <w:r>
        <w:rPr>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roofErr w:type="gramEnd"/>
    </w:p>
    <w:p w:rsidR="00021FF9" w:rsidRDefault="005F3FEF" w:rsidP="00C20188">
      <w:pPr>
        <w:spacing w:before="0" w:after="200" w:line="276" w:lineRule="auto"/>
        <w:jc w:val="both"/>
        <w:rPr>
          <w:sz w:val="24"/>
          <w:szCs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p>
    <w:p w:rsidR="00BF3BA6" w:rsidRDefault="00021FF9" w:rsidP="00C20188">
      <w:pPr>
        <w:spacing w:before="0" w:after="200" w:line="276" w:lineRule="auto"/>
        <w:jc w:val="both"/>
        <w:rPr>
          <w:rFonts w:eastAsiaTheme="majorEastAsia"/>
          <w:b/>
          <w:bCs/>
          <w:color w:val="000000" w:themeColor="text1"/>
          <w:sz w:val="28"/>
          <w:szCs w:val="28"/>
        </w:rPr>
      </w:pPr>
      <w:r>
        <w:rPr>
          <w:sz w:val="24"/>
          <w:szCs w:val="24"/>
        </w:rPr>
        <w:t xml:space="preserve">Tuy nhiên do thời gian hạn hẹp, đề tài này chỉ tập trung vào vấn đề quản lý nhóm và tương tác giữa các thành viên trong nhóm làm đồ án. Các vấn đề khác như quản lý mã nguồn, quản lý tài </w:t>
      </w:r>
      <w:proofErr w:type="gramStart"/>
      <w:r>
        <w:rPr>
          <w:sz w:val="24"/>
          <w:szCs w:val="24"/>
        </w:rPr>
        <w:t>liệu</w:t>
      </w:r>
      <w:r w:rsidR="00A41304">
        <w:rPr>
          <w:sz w:val="24"/>
          <w:szCs w:val="24"/>
        </w:rPr>
        <w:t>, …</w:t>
      </w:r>
      <w:proofErr w:type="gramEnd"/>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A97BAF">
      <w:pPr>
        <w:pStyle w:val="Heading1"/>
      </w:pPr>
      <w:bookmarkStart w:id="25" w:name="_Toc326077639"/>
      <w:bookmarkStart w:id="26" w:name="_Toc326952939"/>
      <w:bookmarkStart w:id="27" w:name="_Toc327121394"/>
      <w:r>
        <w:lastRenderedPageBreak/>
        <w:t>TỒNG QUAN</w:t>
      </w:r>
      <w:bookmarkEnd w:id="25"/>
      <w:bookmarkEnd w:id="26"/>
      <w:bookmarkEnd w:id="27"/>
    </w:p>
    <w:p w:rsidR="00642FEE" w:rsidRDefault="00642FEE" w:rsidP="00DC6796">
      <w:pPr>
        <w:spacing w:before="0" w:after="200" w:line="276" w:lineRule="auto"/>
        <w:jc w:val="both"/>
        <w:rPr>
          <w:sz w:val="24"/>
          <w:szCs w:val="22"/>
          <w:lang w:val="pt-BR"/>
        </w:rPr>
      </w:pPr>
      <w:bookmarkStart w:id="28"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 rời rac, không thống nhất như google code, google group, yahoo, skype, ...Giáo viên thiếu công cụ hỗ trợ để có thể đánh giá quá trình thực hiện đồ án của sinh viên.</w:t>
      </w:r>
    </w:p>
    <w:p w:rsidR="00642FEE" w:rsidRDefault="00642FEE" w:rsidP="00DC6796">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DC6796">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Pr>
          <w:sz w:val="24"/>
          <w:szCs w:val="22"/>
          <w:lang w:val="pt-BR"/>
        </w:rPr>
        <w:t>sử dụng google group, yahoo, skype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8D3EF1">
        <w:rPr>
          <w:sz w:val="24"/>
          <w:szCs w:val="22"/>
          <w:lang w:val="pt-BR"/>
        </w:rPr>
        <w:t>i chung của nhóm như google group, google code, ...</w:t>
      </w:r>
    </w:p>
    <w:p w:rsidR="00482941" w:rsidRDefault="00482941" w:rsidP="00DC6796">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DC6796">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DC6796">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DC6796">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DC6796">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7A0CD1" w:rsidRDefault="007A0CD1" w:rsidP="00DC6796">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Cho phép sinh viên hoặc giảng viên thành lập các nhóm làm việc</w:t>
      </w:r>
    </w:p>
    <w:p w:rsidR="007A0CD1" w:rsidRDefault="00B91CD8" w:rsidP="007A0CD1">
      <w:pPr>
        <w:numPr>
          <w:ilvl w:val="0"/>
          <w:numId w:val="34"/>
        </w:numPr>
        <w:spacing w:before="0" w:after="0" w:line="240" w:lineRule="auto"/>
        <w:jc w:val="both"/>
        <w:rPr>
          <w:spacing w:val="-4"/>
          <w:sz w:val="24"/>
          <w:szCs w:val="24"/>
          <w:lang w:val="pt-BR"/>
        </w:rPr>
      </w:pPr>
      <w:r>
        <w:rPr>
          <w:spacing w:val="-4"/>
          <w:sz w:val="24"/>
          <w:szCs w:val="24"/>
          <w:lang w:val="pt-BR"/>
        </w:rPr>
        <w:t>Cho phép lập kế hoạch cho đồ</w:t>
      </w:r>
      <w:r w:rsidR="007A0CD1">
        <w:rPr>
          <w:spacing w:val="-4"/>
          <w:sz w:val="24"/>
          <w:szCs w:val="24"/>
          <w:lang w:val="pt-BR"/>
        </w:rPr>
        <w:t xml:space="preserve"> án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lastRenderedPageBreak/>
        <w:t>Quản lý và phân công tác vụ cho từng thành viên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Giúp theo dõi tiến độ đồ án</w:t>
      </w:r>
    </w:p>
    <w:p w:rsidR="00E179F8" w:rsidRPr="006326D3" w:rsidRDefault="007A0CD1" w:rsidP="006326D3">
      <w:pPr>
        <w:numPr>
          <w:ilvl w:val="0"/>
          <w:numId w:val="34"/>
        </w:numPr>
        <w:spacing w:before="0" w:after="0" w:line="240" w:lineRule="auto"/>
        <w:jc w:val="both"/>
        <w:rPr>
          <w:spacing w:val="-4"/>
          <w:sz w:val="24"/>
          <w:szCs w:val="24"/>
          <w:lang w:val="pt-BR"/>
        </w:rPr>
      </w:pPr>
      <w:r>
        <w:rPr>
          <w:spacing w:val="-4"/>
          <w:sz w:val="24"/>
          <w:szCs w:val="24"/>
          <w:lang w:val="pt-BR"/>
        </w:rPr>
        <w:t>Cho phép tương tác trên môi trường Web</w:t>
      </w:r>
    </w:p>
    <w:p w:rsidR="00E4223B" w:rsidRPr="00832DE8" w:rsidRDefault="00471996" w:rsidP="00A97BAF">
      <w:pPr>
        <w:pStyle w:val="Heading1"/>
      </w:pPr>
      <w:bookmarkStart w:id="29" w:name="_Toc326952940"/>
      <w:bookmarkStart w:id="30" w:name="_Toc327121395"/>
      <w:r>
        <w:t xml:space="preserve">NGHIÊN CỨU </w:t>
      </w:r>
      <w:bookmarkEnd w:id="28"/>
      <w:r w:rsidR="008A40AA">
        <w:t>LÝ THUYẾT VÀ THỰ</w:t>
      </w:r>
      <w:r w:rsidR="00832DE8">
        <w:t>C NGHIỆ</w:t>
      </w:r>
      <w:r w:rsidR="008A40AA">
        <w:t>M</w:t>
      </w:r>
      <w:bookmarkEnd w:id="29"/>
      <w:bookmarkEnd w:id="30"/>
    </w:p>
    <w:p w:rsidR="00E04C23" w:rsidRPr="00E04C23" w:rsidRDefault="00E04C23" w:rsidP="00E04C23">
      <w:pPr>
        <w:pStyle w:val="ListParagraph"/>
        <w:numPr>
          <w:ilvl w:val="0"/>
          <w:numId w:val="10"/>
        </w:numPr>
        <w:jc w:val="both"/>
        <w:outlineLvl w:val="1"/>
        <w:rPr>
          <w:b/>
          <w:vanish/>
        </w:rPr>
      </w:pPr>
      <w:bookmarkStart w:id="31" w:name="_Toc326077641"/>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832DE8" w:rsidRDefault="00832DE8">
      <w:pPr>
        <w:pStyle w:val="Heading2"/>
      </w:pPr>
      <w:bookmarkStart w:id="32" w:name="_Toc326952941"/>
      <w:bookmarkStart w:id="33" w:name="_Toc327121396"/>
      <w:bookmarkEnd w:id="31"/>
      <w:r>
        <w:t>Cơ sở lý thuyết</w:t>
      </w:r>
      <w:bookmarkEnd w:id="32"/>
      <w:bookmarkEnd w:id="33"/>
    </w:p>
    <w:p w:rsidR="008D0822" w:rsidRDefault="008D0822" w:rsidP="00C20188">
      <w:pPr>
        <w:jc w:val="both"/>
      </w:pPr>
      <w:r>
        <w:t>Con người có những giới hạn ảnh hưởng đến việc làm phần mềm. Đó là khi phải làm việc ở mức độ trừu tượng cao-như viết yêu cầu, thiết kế hệ thống, viết mã nguồn</w:t>
      </w:r>
      <w:proofErr w:type="gramStart"/>
      <w:r>
        <w:t>,…</w:t>
      </w:r>
      <w:proofErr w:type="gramEnd"/>
      <w:r>
        <w:t>-</w:t>
      </w:r>
      <w:r w:rsidR="006F6354">
        <w:t xml:space="preserve">tốc độ làm việc chậm và khó phát hiện lỗi. Do đó chúng ta cần phải hợp tác với nhau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rsidP="00C20188">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rsidP="00C20188">
      <w:pPr>
        <w:jc w:val="both"/>
      </w:pPr>
      <w:r>
        <w:t>Trong ngành công nghệ phần mềm đã nghiên cứu</w:t>
      </w:r>
      <w:r w:rsidR="00444F2A">
        <w:t>,</w:t>
      </w:r>
      <w:r>
        <w:t xml:space="preserve"> áp dụng nhiều kĩ thuật tương tác </w:t>
      </w:r>
      <w:proofErr w:type="gramStart"/>
      <w:r>
        <w:t xml:space="preserve">để  </w:t>
      </w:r>
      <w:r w:rsidR="00444F2A">
        <w:t>giải</w:t>
      </w:r>
      <w:proofErr w:type="gramEnd"/>
      <w:r w:rsidR="00444F2A">
        <w:t xml:space="preserve"> quyết những giới hạn của con người, làm tăng năng suất  phát triển phần mềm. Như sử dụ</w:t>
      </w:r>
      <w:r w:rsidR="000F7431">
        <w:t>ng điệ</w:t>
      </w:r>
      <w:r w:rsidR="00444F2A">
        <w:t xml:space="preserve">n thoại, thư điện tử, tin </w:t>
      </w:r>
      <w:proofErr w:type="gramStart"/>
      <w:r w:rsidR="00444F2A">
        <w:t>nhắn, …</w:t>
      </w:r>
      <w:proofErr w:type="gramEnd"/>
      <w:r w:rsidR="00444F2A">
        <w:t xml:space="preserve"> để tương tác với nhau. Bên cạnh đó các nhà phát triển cũng có thể tương tác với nhau dựa trên đặc tả yêu cầu, </w:t>
      </w:r>
      <w:proofErr w:type="gramStart"/>
      <w:r w:rsidR="00444F2A">
        <w:t>mô  hình</w:t>
      </w:r>
      <w:proofErr w:type="gramEnd"/>
      <w:r w:rsidR="00444F2A">
        <w:t xml:space="preserve"> UML, mã nguồn, ….</w:t>
      </w:r>
    </w:p>
    <w:p w:rsidR="00444F2A" w:rsidRDefault="00444F2A" w:rsidP="00C20188">
      <w:pPr>
        <w:jc w:val="both"/>
      </w:pPr>
      <w:proofErr w:type="gramStart"/>
      <w:r>
        <w:t xml:space="preserve">Có thể chia các công cụ hỗ trợ tương tác trong </w:t>
      </w:r>
      <w:r w:rsidR="006326D3">
        <w:t>công nghệ phần mềm</w:t>
      </w:r>
      <w:r>
        <w:t xml:space="preserve"> thành </w:t>
      </w:r>
      <w:r w:rsidR="00A66A15">
        <w:t>4 nhóm chính</w:t>
      </w:r>
      <w:r w:rsidR="00620530">
        <w:t>.</w:t>
      </w:r>
      <w:proofErr w:type="gramEnd"/>
      <w:r w:rsidR="00620530">
        <w:t xml:space="preserve"> </w:t>
      </w:r>
      <w:r w:rsidR="00A66A15" w:rsidRPr="006326D3">
        <w:rPr>
          <w:i/>
        </w:rPr>
        <w:t>Nhóm công cụ tương tác dựa trên mô hình</w:t>
      </w:r>
      <w:r w:rsidR="00A66A15">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r w:rsidR="00620530">
        <w:t xml:space="preserve"> </w:t>
      </w:r>
      <w:r w:rsidR="005E4D2C">
        <w:t xml:space="preserve"> </w:t>
      </w:r>
      <w:r w:rsidR="005E4D2C" w:rsidRPr="006326D3">
        <w:rPr>
          <w:i/>
        </w:rPr>
        <w:t xml:space="preserve">Nhóm công cụ hỗ trợ tương tác dựa trên quy </w:t>
      </w:r>
      <w:proofErr w:type="gramStart"/>
      <w:r w:rsidR="005E4D2C" w:rsidRPr="006326D3">
        <w:rPr>
          <w:i/>
        </w:rPr>
        <w:t>trình</w:t>
      </w:r>
      <w:r w:rsidR="005E4D2C">
        <w:t xml:space="preserve">  (</w:t>
      </w:r>
      <w:proofErr w:type="gramEnd"/>
      <w:r w:rsidR="005E4D2C">
        <w:t xml:space="preserve">Process centered collaboration) </w:t>
      </w:r>
      <w:r w:rsidR="004D0CE1">
        <w:t xml:space="preserve">cho phép mô hình hóa </w:t>
      </w:r>
      <w:r w:rsidR="005E4D2C">
        <w:t xml:space="preserve">toàn bộ hoặc một </w:t>
      </w:r>
      <w:r w:rsidR="005E4D2C">
        <w:lastRenderedPageBreak/>
        <w:t>phần củ</w:t>
      </w:r>
      <w:r w:rsidR="00395C96">
        <w:t>a qui trình phát triển phần mềm</w:t>
      </w:r>
      <w:r w:rsidR="004D0CE1">
        <w:t xml:space="preserve">.  Các 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 </w:t>
      </w:r>
      <w:proofErr w:type="gramStart"/>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các thành viên khác nhằm tránh xung đột.</w:t>
      </w:r>
      <w:proofErr w:type="gramEnd"/>
      <w:r w:rsidR="00EC4D58">
        <w:t xml:space="preserve"> </w:t>
      </w:r>
      <w:r w:rsidR="00EC4D58" w:rsidRPr="006326D3">
        <w:rPr>
          <w:i/>
        </w:rPr>
        <w:t>Nhóm hạ tầng tương tác</w:t>
      </w:r>
      <w:r w:rsidR="00EC4D58">
        <w:rPr>
          <w:i/>
        </w:rPr>
        <w:t xml:space="preserve"> </w:t>
      </w:r>
      <w:r w:rsidR="00EC4D58">
        <w:t xml:space="preserve">được phát triển nhằm tăng khả năng phối hợp giữa các công cụ hỗ trợ tương tác khác. </w:t>
      </w:r>
      <w:proofErr w:type="gramStart"/>
      <w:r w:rsidR="00EC4D58">
        <w:t>Nhóm hạ tầng tương tác tập trung vào tích hợp dữ liệu và điều khiển giữa các công cụ.</w:t>
      </w:r>
      <w:proofErr w:type="gramEnd"/>
    </w:p>
    <w:p w:rsidR="00DB798C" w:rsidRDefault="0020127E" w:rsidP="00C20188">
      <w:pPr>
        <w:jc w:val="both"/>
      </w:pPr>
      <w:r>
        <w:t>Việc tương tác thường được hỗ trợ bởi các thành phần riêng lẻ như hệ thống quản lý cấu hình</w:t>
      </w:r>
      <w:proofErr w:type="gramStart"/>
      <w:r>
        <w:t>,  hệ</w:t>
      </w:r>
      <w:proofErr w:type="gramEnd"/>
      <w:r>
        <w:t xml:space="preserve">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C20188">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C20188">
      <w:pPr>
        <w:jc w:val="both"/>
      </w:pPr>
      <w:proofErr w:type="gramStart"/>
      <w:r>
        <w:t>Tương tác không phải là</w:t>
      </w:r>
      <w:r w:rsidR="00537659">
        <w:t xml:space="preserve"> điều</w:t>
      </w:r>
      <w:r>
        <w:t xml:space="preserve"> mới</w:t>
      </w:r>
      <w:r w:rsidR="00537659">
        <w:t xml:space="preserve"> mẻ</w:t>
      </w:r>
      <w:r>
        <w:t>.</w:t>
      </w:r>
      <w:proofErr w:type="gramEnd"/>
      <w:r>
        <w:t xml:space="preserve"> Cùng với sự phát triển của internet đã có nhiều công cụ hỗ trợ tương tác như thư điện tử, hệ thống tin nhắn tức thời, wiki</w:t>
      </w:r>
      <w:proofErr w:type="gramStart"/>
      <w:r>
        <w:t>, ..</w:t>
      </w:r>
      <w:proofErr w:type="gramEnd"/>
      <w:r>
        <w:t xml:space="preserve"> </w:t>
      </w:r>
      <w:proofErr w:type="gramStart"/>
      <w:r>
        <w:t>Các công cụ trên đã được sử dụng để hỗ trợ tương tác trong nhóm.</w:t>
      </w:r>
      <w:proofErr w:type="gramEnd"/>
      <w:r>
        <w:t xml:space="preserve">  </w:t>
      </w:r>
      <w:proofErr w:type="gramStart"/>
      <w:r w:rsidR="00537659">
        <w:t>Tuy nhiên CDE cần phải khác so với những công cụ cụ trên.</w:t>
      </w:r>
      <w:proofErr w:type="gramEnd"/>
      <w:r w:rsidR="00537659">
        <w:t xml:space="preserve">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rsidP="00C20188">
      <w:pPr>
        <w:jc w:val="both"/>
      </w:pPr>
      <w:proofErr w:type="gramStart"/>
      <w:r>
        <w:lastRenderedPageBreak/>
        <w:t>CDE không phải là một thứ mới, tuy</w:t>
      </w:r>
      <w:r w:rsidR="00196C4F">
        <w:t xml:space="preserve"> nhiên nó là một thứ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Tuy nhiên nó không được ảnh hưởng đến cách làm việc của cá nhân và của nhóm.</w:t>
      </w:r>
      <w:proofErr w:type="gramEnd"/>
    </w:p>
    <w:p w:rsidR="00937EA6" w:rsidRDefault="00832DE8" w:rsidP="00A1299D">
      <w:pPr>
        <w:pStyle w:val="Heading2"/>
        <w:jc w:val="both"/>
      </w:pPr>
      <w:bookmarkStart w:id="34" w:name="_Toc326952942"/>
      <w:bookmarkStart w:id="35" w:name="_Toc327121397"/>
      <w:r>
        <w:t>Tìm hiểu thực tế</w:t>
      </w:r>
      <w:bookmarkEnd w:id="34"/>
      <w:bookmarkEnd w:id="35"/>
    </w:p>
    <w:p w:rsidR="00A8586B" w:rsidRPr="006C7DA3" w:rsidRDefault="00A8586B" w:rsidP="00C20188">
      <w:pPr>
        <w:jc w:val="both"/>
      </w:pPr>
      <w:proofErr w:type="gramStart"/>
      <w:r>
        <w:t xml:space="preserve">Hiện nay </w:t>
      </w:r>
      <w:r w:rsidR="00B63468">
        <w:t>trên thị trường có một số công cụ</w:t>
      </w:r>
      <w:r>
        <w:t xml:space="preserve"> hỗ trợ việc tương tác trong nhóm như team foundation server của Microsoft, </w:t>
      </w:r>
      <w:r w:rsidRPr="00A8586B">
        <w:t>Assembla</w:t>
      </w:r>
      <w:r>
        <w:t>.</w:t>
      </w:r>
      <w:proofErr w:type="gramEnd"/>
      <w:r w:rsidR="00B63468">
        <w:t xml:space="preserve"> </w:t>
      </w:r>
      <w:r>
        <w:t xml:space="preserve"> </w:t>
      </w:r>
      <w:proofErr w:type="gramStart"/>
      <w:r>
        <w:t>Bên cạnh đó thì cũng nó những công cụ mã nguồn mở hỗ</w:t>
      </w:r>
      <w:r w:rsidR="00186994">
        <w:t xml:space="preserve"> trợ việc tương tác như Redmine</w:t>
      </w:r>
      <w:r w:rsidR="00B63468">
        <w:t>.</w:t>
      </w:r>
      <w:proofErr w:type="gramEnd"/>
    </w:p>
    <w:p w:rsidR="00D827A2" w:rsidRPr="00D827A2" w:rsidRDefault="00937EA6" w:rsidP="00A97BAF">
      <w:pPr>
        <w:pStyle w:val="Heading3"/>
      </w:pPr>
      <w:bookmarkStart w:id="36" w:name="_Toc326077655"/>
      <w:bookmarkStart w:id="37" w:name="_Toc326952943"/>
      <w:bookmarkStart w:id="38" w:name="_Toc327121398"/>
      <w:r>
        <w:t>Team foundation server</w:t>
      </w:r>
      <w:bookmarkEnd w:id="36"/>
      <w:bookmarkEnd w:id="37"/>
      <w:bookmarkEnd w:id="38"/>
      <w:r>
        <w:t xml:space="preserve"> </w:t>
      </w:r>
    </w:p>
    <w:p w:rsidR="00937EA6" w:rsidRDefault="00937EA6" w:rsidP="006C7DA3">
      <w:pPr>
        <w:ind w:left="360"/>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A97BAF">
      <w:pPr>
        <w:keepNext/>
        <w:ind w:left="360" w:firstLine="360"/>
        <w:jc w:val="center"/>
      </w:pPr>
      <w:r>
        <w:rPr>
          <w:noProof/>
        </w:rPr>
        <w:drawing>
          <wp:inline distT="0" distB="0" distL="0" distR="0" wp14:anchorId="750548AC" wp14:editId="66C1DCED">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E012C8">
      <w:pPr>
        <w:pStyle w:val="Caption"/>
        <w:jc w:val="center"/>
      </w:pPr>
      <w:bookmarkStart w:id="39" w:name="_Toc327109436"/>
      <w:r>
        <w:t xml:space="preserve">Hình </w:t>
      </w:r>
      <w:r w:rsidR="00BA2D31">
        <w:fldChar w:fldCharType="begin"/>
      </w:r>
      <w:r w:rsidR="00BA2D31">
        <w:instrText xml:space="preserve"> SEQ Hình \* ARABIC </w:instrText>
      </w:r>
      <w:r w:rsidR="00BA2D31">
        <w:fldChar w:fldCharType="separate"/>
      </w:r>
      <w:r>
        <w:rPr>
          <w:noProof/>
        </w:rPr>
        <w:t>1</w:t>
      </w:r>
      <w:r w:rsidR="00BA2D31">
        <w:rPr>
          <w:noProof/>
        </w:rPr>
        <w:fldChar w:fldCharType="end"/>
      </w:r>
      <w:r>
        <w:t xml:space="preserve"> </w:t>
      </w:r>
      <w:r w:rsidRPr="00AD176A">
        <w:t>Team Foundation Server Proccess</w:t>
      </w:r>
      <w:bookmarkEnd w:id="39"/>
    </w:p>
    <w:p w:rsidR="00B63468" w:rsidRDefault="00B63468" w:rsidP="006C7DA3">
      <w:pPr>
        <w:ind w:left="360"/>
        <w:jc w:val="both"/>
      </w:pPr>
      <w:proofErr w:type="gramStart"/>
      <w:r>
        <w:t>Công cụ có các 5 nhóm chức năng chính là quản lý dự án, quản lý công việc, quản lý cấu hình, tạo báo cáo, xây dựng nhóm.</w:t>
      </w:r>
      <w:proofErr w:type="gramEnd"/>
    </w:p>
    <w:p w:rsidR="00034BC3" w:rsidRPr="00034BC3" w:rsidRDefault="00B63468" w:rsidP="006C7DA3">
      <w:pPr>
        <w:ind w:left="360"/>
        <w:jc w:val="both"/>
      </w:pPr>
      <w:r>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r w:rsidR="00F61D21">
        <w:t xml:space="preserve">Quy trình phát triển </w:t>
      </w:r>
      <w:r w:rsidRPr="00B63468">
        <w:lastRenderedPageBreak/>
        <w:t xml:space="preserve">định nghĩa các loại </w:t>
      </w:r>
      <w:r w:rsidR="00D827A2">
        <w:t>công việc</w:t>
      </w:r>
      <w:r w:rsidRPr="00B63468">
        <w:t xml:space="preserve">, </w:t>
      </w:r>
      <w:r w:rsidR="00D827A2">
        <w:t>mối liên hệ giữa các công việc, truy vấn công việc, báo cáo …</w:t>
      </w:r>
      <w:r w:rsidR="00D827A2" w:rsidRPr="00D827A2">
        <w:t xml:space="preserve"> </w:t>
      </w:r>
      <w:r w:rsidR="00D827A2">
        <w:t xml:space="preserve">Hiện tại TFS hỗ trợ sẵn 2 quy trình là CMMI, Agile.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C7DA3">
      <w:pPr>
        <w:ind w:left="360"/>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TFS cho phép tạo công việc, quản lý tình trạng của công viêc việc cũng như quản </w:t>
      </w:r>
      <w:proofErr w:type="gramStart"/>
      <w:r>
        <w:t>lý  mối</w:t>
      </w:r>
      <w:proofErr w:type="gramEnd"/>
      <w:r>
        <w:t xml:space="preserve"> quan hệ giữa các công việc.</w:t>
      </w:r>
    </w:p>
    <w:p w:rsidR="00F61D21" w:rsidRDefault="00F61D21" w:rsidP="006C7DA3">
      <w:pPr>
        <w:ind w:left="360"/>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 thay đổi được đưa lên hệ thống quản lý phiên bản.</w:t>
      </w:r>
    </w:p>
    <w:p w:rsidR="00F61D21" w:rsidRDefault="00F61D21" w:rsidP="00F61D21">
      <w:pPr>
        <w:ind w:left="360"/>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A1299D">
      <w:pPr>
        <w:ind w:left="360" w:firstLine="360"/>
        <w:jc w:val="both"/>
      </w:pPr>
      <w:proofErr w:type="gramStart"/>
      <w:r>
        <w:t>CMMI.</w:t>
      </w:r>
      <w:proofErr w:type="gramEnd"/>
    </w:p>
    <w:p w:rsidR="00D827A2" w:rsidRDefault="00D827A2" w:rsidP="00A97BAF">
      <w:pPr>
        <w:keepNext/>
        <w:ind w:left="360" w:firstLine="360"/>
        <w:jc w:val="both"/>
      </w:pPr>
      <w:r>
        <w:rPr>
          <w:noProof/>
        </w:rPr>
        <w:lastRenderedPageBreak/>
        <w:drawing>
          <wp:inline distT="0" distB="0" distL="0" distR="0" wp14:anchorId="6FFD096A" wp14:editId="595F09E3">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3C37E7" w:rsidRDefault="00E012C8" w:rsidP="00E012C8">
      <w:pPr>
        <w:pStyle w:val="Caption"/>
        <w:jc w:val="center"/>
      </w:pPr>
      <w:bookmarkStart w:id="40" w:name="_Toc327109437"/>
      <w:r>
        <w:t xml:space="preserve">Hình </w:t>
      </w:r>
      <w:r w:rsidR="00BA2D31">
        <w:fldChar w:fldCharType="begin"/>
      </w:r>
      <w:r w:rsidR="00BA2D31">
        <w:instrText xml:space="preserve"> SEQ Hình \</w:instrText>
      </w:r>
      <w:r w:rsidR="00BA2D31">
        <w:instrText xml:space="preserve">* ARABIC </w:instrText>
      </w:r>
      <w:r w:rsidR="00BA2D31">
        <w:fldChar w:fldCharType="separate"/>
      </w:r>
      <w:r>
        <w:rPr>
          <w:noProof/>
        </w:rPr>
        <w:t>2</w:t>
      </w:r>
      <w:r w:rsidR="00BA2D31">
        <w:rPr>
          <w:noProof/>
        </w:rPr>
        <w:fldChar w:fldCharType="end"/>
      </w:r>
      <w:r>
        <w:t xml:space="preserve"> </w:t>
      </w:r>
      <w:r w:rsidRPr="00866C3B">
        <w:t>CMMI</w:t>
      </w:r>
      <w:bookmarkEnd w:id="40"/>
    </w:p>
    <w:p w:rsidR="00D827A2" w:rsidRDefault="00D827A2" w:rsidP="00A1299D">
      <w:pPr>
        <w:ind w:left="360" w:firstLine="360"/>
        <w:jc w:val="both"/>
      </w:pPr>
      <w:proofErr w:type="gramStart"/>
      <w:r>
        <w:t>Agile.</w:t>
      </w:r>
      <w:proofErr w:type="gramEnd"/>
    </w:p>
    <w:p w:rsidR="00D827A2" w:rsidRPr="004C5495" w:rsidRDefault="00D827A2" w:rsidP="00A97BAF">
      <w:pPr>
        <w:keepNext/>
        <w:ind w:left="360" w:firstLine="360"/>
        <w:jc w:val="both"/>
      </w:pPr>
      <w:r>
        <w:rPr>
          <w:noProof/>
        </w:rPr>
        <w:drawing>
          <wp:inline distT="0" distB="0" distL="0" distR="0" wp14:anchorId="6B1738F5" wp14:editId="74F0EDA3">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E012C8">
      <w:pPr>
        <w:pStyle w:val="Caption"/>
        <w:jc w:val="center"/>
      </w:pPr>
      <w:bookmarkStart w:id="41" w:name="_Toc327109438"/>
      <w:r>
        <w:t xml:space="preserve">Hình </w:t>
      </w:r>
      <w:r w:rsidR="00BA2D31">
        <w:fldChar w:fldCharType="begin"/>
      </w:r>
      <w:r w:rsidR="00BA2D31">
        <w:instrText xml:space="preserve"> SEQ Hình \* ARABIC </w:instrText>
      </w:r>
      <w:r w:rsidR="00BA2D31">
        <w:fldChar w:fldCharType="separate"/>
      </w:r>
      <w:r>
        <w:rPr>
          <w:noProof/>
        </w:rPr>
        <w:t>3</w:t>
      </w:r>
      <w:r w:rsidR="00BA2D31">
        <w:rPr>
          <w:noProof/>
        </w:rPr>
        <w:fldChar w:fldCharType="end"/>
      </w:r>
      <w:r>
        <w:t xml:space="preserve"> </w:t>
      </w:r>
      <w:r w:rsidRPr="008820E5">
        <w:t>Agile</w:t>
      </w:r>
      <w:bookmarkEnd w:id="41"/>
    </w:p>
    <w:p w:rsidR="006B2196" w:rsidRPr="006C7DA3" w:rsidRDefault="006B2196" w:rsidP="006C7DA3">
      <w:pPr>
        <w:rPr>
          <w:b/>
        </w:rPr>
      </w:pPr>
      <w:r w:rsidRPr="006C7DA3">
        <w:rPr>
          <w:b/>
        </w:rPr>
        <w:t xml:space="preserve">Điểm </w:t>
      </w:r>
      <w:proofErr w:type="gramStart"/>
      <w:r w:rsidRPr="006C7DA3">
        <w:rPr>
          <w:b/>
        </w:rPr>
        <w:t>mạnh :</w:t>
      </w:r>
      <w:proofErr w:type="gramEnd"/>
      <w:r w:rsidRPr="006C7DA3">
        <w:rPr>
          <w:b/>
        </w:rPr>
        <w:t xml:space="preserve"> </w:t>
      </w:r>
    </w:p>
    <w:p w:rsidR="006B2196" w:rsidRDefault="00D63482" w:rsidP="006C7DA3">
      <w:pPr>
        <w:pStyle w:val="ListParagraph"/>
        <w:numPr>
          <w:ilvl w:val="0"/>
          <w:numId w:val="36"/>
        </w:numPr>
      </w:pPr>
      <w:r>
        <w:t>Hỗ trợ tốt việc phát triển phần mềm theo quy trình như CMMI, Agile, …</w:t>
      </w:r>
    </w:p>
    <w:p w:rsidR="00D63482" w:rsidRDefault="00D63482" w:rsidP="006C7DA3">
      <w:pPr>
        <w:pStyle w:val="ListParagraph"/>
        <w:numPr>
          <w:ilvl w:val="0"/>
          <w:numId w:val="36"/>
        </w:numPr>
      </w:pPr>
      <w:r>
        <w:lastRenderedPageBreak/>
        <w:t>Bao</w:t>
      </w:r>
      <w:r w:rsidR="006B2196">
        <w:t xml:space="preserve"> quát tất cả các hoạt động trong quá trình phát triển phần mềm.</w:t>
      </w:r>
    </w:p>
    <w:p w:rsidR="00D63482" w:rsidRDefault="00D63482" w:rsidP="006C7DA3">
      <w:pPr>
        <w:pStyle w:val="ListParagraph"/>
        <w:numPr>
          <w:ilvl w:val="0"/>
          <w:numId w:val="36"/>
        </w:numPr>
      </w:pPr>
      <w:r>
        <w:t>Có liên kết với nhiều công cụ thông dụng trong quá trình phát triển phần mềm như Visual Studio Team Suite, MS Office, SharePoint.</w:t>
      </w:r>
    </w:p>
    <w:p w:rsidR="00D63482" w:rsidRDefault="00D63482" w:rsidP="006C7DA3">
      <w:pPr>
        <w:rPr>
          <w:b/>
        </w:rPr>
      </w:pPr>
      <w:r w:rsidRPr="006C7DA3">
        <w:rPr>
          <w:b/>
        </w:rPr>
        <w:t>Điểm yếu:</w:t>
      </w:r>
    </w:p>
    <w:p w:rsidR="00D63482" w:rsidRPr="006C7DA3" w:rsidRDefault="00D63482" w:rsidP="006C7DA3">
      <w:pPr>
        <w:pStyle w:val="ListParagraph"/>
        <w:numPr>
          <w:ilvl w:val="0"/>
          <w:numId w:val="37"/>
        </w:numPr>
        <w:rPr>
          <w:b/>
        </w:rPr>
      </w:pPr>
      <w:r>
        <w:t>Không miễn phí và có giá khá cao.</w:t>
      </w:r>
    </w:p>
    <w:p w:rsidR="00D63482" w:rsidRPr="006C7DA3" w:rsidRDefault="00D63482" w:rsidP="006C7DA3">
      <w:pPr>
        <w:pStyle w:val="ListParagraph"/>
        <w:numPr>
          <w:ilvl w:val="0"/>
          <w:numId w:val="37"/>
        </w:numPr>
        <w:rPr>
          <w:b/>
        </w:rPr>
      </w:pPr>
      <w:r>
        <w:t>Quá phức tạp.</w:t>
      </w:r>
    </w:p>
    <w:p w:rsidR="00816D51" w:rsidRPr="006C7DA3" w:rsidRDefault="00D63482" w:rsidP="006C7DA3">
      <w:pPr>
        <w:pStyle w:val="ListParagraph"/>
        <w:numPr>
          <w:ilvl w:val="0"/>
          <w:numId w:val="37"/>
        </w:numPr>
        <w:rPr>
          <w:b/>
        </w:rPr>
      </w:pPr>
      <w:r>
        <w:t xml:space="preserve">Không thích hợp với các dự </w:t>
      </w:r>
      <w:proofErr w:type="gramStart"/>
      <w:r>
        <w:t>án</w:t>
      </w:r>
      <w:proofErr w:type="gramEnd"/>
      <w:r>
        <w:t xml:space="preserve"> nhỏ như các dự án được thực hiện bởi sinh viên trong lớp học.</w:t>
      </w:r>
    </w:p>
    <w:p w:rsidR="00816D51" w:rsidRDefault="00816D51" w:rsidP="006C7DA3">
      <w:pPr>
        <w:pStyle w:val="Heading3"/>
      </w:pPr>
      <w:bookmarkStart w:id="42" w:name="_Toc326952944"/>
      <w:bookmarkStart w:id="43" w:name="_Toc327121399"/>
      <w:r w:rsidRPr="00816D51">
        <w:t>Redmine</w:t>
      </w:r>
      <w:bookmarkEnd w:id="42"/>
      <w:bookmarkEnd w:id="43"/>
    </w:p>
    <w:p w:rsidR="00BB7C72" w:rsidRDefault="0001413D" w:rsidP="00C20188">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rsidP="00C20188">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E469FF" w:rsidRDefault="00E469FF" w:rsidP="00C20188">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C122DB" w:rsidP="00C20188">
      <w:pPr>
        <w:jc w:val="both"/>
      </w:pPr>
      <w:r>
        <w:t xml:space="preserve">Mỗi dự án có wiki và diễn </w:t>
      </w:r>
      <w:proofErr w:type="gramStart"/>
      <w:r>
        <w:t>đàn  cho</w:t>
      </w:r>
      <w:proofErr w:type="gramEnd"/>
      <w:r>
        <w:t xml:space="preserve"> phép các thành viên tương tác với nhau dễ dàng.</w:t>
      </w:r>
    </w:p>
    <w:p w:rsidR="00C122DB" w:rsidRDefault="00C122DB" w:rsidP="006C7DA3">
      <w:pPr>
        <w:rPr>
          <w:b/>
        </w:rPr>
      </w:pPr>
      <w:r w:rsidRPr="006C7DA3">
        <w:rPr>
          <w:b/>
        </w:rPr>
        <w:t xml:space="preserve">Điểm mạnh </w:t>
      </w:r>
    </w:p>
    <w:p w:rsidR="00C122DB" w:rsidRDefault="00F44EDA" w:rsidP="006C7DA3">
      <w:pPr>
        <w:pStyle w:val="ListParagraph"/>
        <w:numPr>
          <w:ilvl w:val="0"/>
          <w:numId w:val="38"/>
        </w:numPr>
      </w:pPr>
      <w:r>
        <w:t>Mã n</w:t>
      </w:r>
      <w:r w:rsidR="00C122DB">
        <w:t>guồn mở và miễn phí.</w:t>
      </w:r>
    </w:p>
    <w:p w:rsidR="00C122DB" w:rsidRDefault="00B27252" w:rsidP="006C7DA3">
      <w:pPr>
        <w:pStyle w:val="ListParagraph"/>
        <w:numPr>
          <w:ilvl w:val="0"/>
          <w:numId w:val="38"/>
        </w:numPr>
      </w:pPr>
      <w:r>
        <w:t>Hệ thống quản lý vấn đề mạnh.</w:t>
      </w:r>
    </w:p>
    <w:p w:rsidR="00B27252" w:rsidRDefault="00B27252" w:rsidP="006C7DA3">
      <w:pPr>
        <w:pStyle w:val="ListParagraph"/>
        <w:numPr>
          <w:ilvl w:val="0"/>
          <w:numId w:val="38"/>
        </w:numPr>
      </w:pPr>
      <w:r>
        <w:t>Hỗ trợ tương tác trong nhóm thông qua wiki và diễn đàn.</w:t>
      </w:r>
    </w:p>
    <w:p w:rsidR="00B27252" w:rsidRDefault="00B27252" w:rsidP="006C7DA3">
      <w:pPr>
        <w:pStyle w:val="ListParagraph"/>
        <w:numPr>
          <w:ilvl w:val="0"/>
          <w:numId w:val="38"/>
        </w:numPr>
      </w:pPr>
      <w:r>
        <w:lastRenderedPageBreak/>
        <w:t>Đa ngôn ngữ.</w:t>
      </w:r>
    </w:p>
    <w:p w:rsidR="00B27252" w:rsidRPr="006C7DA3" w:rsidRDefault="00B27252" w:rsidP="006C7DA3">
      <w:pPr>
        <w:pStyle w:val="ListParagraph"/>
        <w:numPr>
          <w:ilvl w:val="0"/>
          <w:numId w:val="38"/>
        </w:numPr>
      </w:pPr>
      <w:r>
        <w:t>Không phụ thuộc vào nền tảng và cơ sở dữ liệu.</w:t>
      </w:r>
    </w:p>
    <w:p w:rsidR="00C122DB" w:rsidRDefault="00C122DB" w:rsidP="006C7DA3">
      <w:pPr>
        <w:rPr>
          <w:b/>
        </w:rPr>
      </w:pPr>
      <w:r w:rsidRPr="006C7DA3">
        <w:rPr>
          <w:b/>
        </w:rPr>
        <w:t>Điểm yếu</w:t>
      </w:r>
      <w:r>
        <w:rPr>
          <w:b/>
        </w:rPr>
        <w:t>:</w:t>
      </w:r>
    </w:p>
    <w:p w:rsidR="00C122DB" w:rsidRPr="006C7DA3" w:rsidRDefault="00C122DB" w:rsidP="006C7DA3">
      <w:pPr>
        <w:pStyle w:val="ListParagraph"/>
        <w:numPr>
          <w:ilvl w:val="0"/>
          <w:numId w:val="39"/>
        </w:numPr>
        <w:rPr>
          <w:b/>
        </w:rPr>
      </w:pPr>
      <w:r>
        <w:t>Không hỗ trợ quản lý sự kiện của cá nhân và dự án.</w:t>
      </w:r>
    </w:p>
    <w:p w:rsidR="0065568B" w:rsidRPr="006C7DA3" w:rsidRDefault="00B27252" w:rsidP="00C20188">
      <w:pPr>
        <w:pStyle w:val="ListParagraph"/>
        <w:numPr>
          <w:ilvl w:val="0"/>
          <w:numId w:val="39"/>
        </w:numPr>
        <w:jc w:val="both"/>
        <w:rPr>
          <w:b/>
        </w:rPr>
      </w:pPr>
      <w:r>
        <w:t>Không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6C7DA3">
      <w:pPr>
        <w:pStyle w:val="Heading3"/>
      </w:pPr>
      <w:bookmarkStart w:id="44" w:name="_Toc326952945"/>
      <w:bookmarkStart w:id="45" w:name="_Toc327121400"/>
      <w:r w:rsidRPr="006C7DA3">
        <w:t>Assemla</w:t>
      </w:r>
      <w:bookmarkEnd w:id="44"/>
      <w:bookmarkEnd w:id="45"/>
    </w:p>
    <w:p w:rsidR="0010550A" w:rsidRDefault="0010550A" w:rsidP="0010550A">
      <w:pPr>
        <w:jc w:val="both"/>
        <w:rPr>
          <w:rStyle w:val="apple-style-span"/>
          <w:color w:val="000000"/>
          <w:shd w:val="clear" w:color="auto" w:fill="F5F5FF"/>
        </w:rPr>
      </w:pPr>
      <w:bookmarkStart w:id="46" w:name="_Toc326077694"/>
      <w:bookmarkStart w:id="47" w:name="_Toc326952946"/>
      <w:proofErr w:type="gramStart"/>
      <w:r w:rsidRPr="0051596F">
        <w:rPr>
          <w:rStyle w:val="apple-style-span"/>
          <w:color w:val="000000"/>
          <w:shd w:val="clear" w:color="auto" w:fill="F5F5FF"/>
        </w:rPr>
        <w:t>Đây là một công cụ rất hữu ích cho ai thường xuyên phải làm việc nhóm.</w:t>
      </w:r>
      <w:proofErr w:type="gramEnd"/>
      <w:r w:rsidRPr="0051596F">
        <w:rPr>
          <w:rStyle w:val="apple-style-span"/>
          <w:color w:val="000000"/>
          <w:shd w:val="clear" w:color="auto" w:fill="F5F5FF"/>
        </w:rPr>
        <w:t xml:space="preserve"> </w:t>
      </w:r>
      <w:proofErr w:type="gramStart"/>
      <w:r w:rsidRPr="0051596F">
        <w:rPr>
          <w:rStyle w:val="apple-style-span"/>
          <w:color w:val="000000"/>
          <w:shd w:val="clear" w:color="auto" w:fill="F5F5FF"/>
        </w:rPr>
        <w:t>Nó giúp cho quá trình là</w:t>
      </w:r>
      <w:r>
        <w:rPr>
          <w:rStyle w:val="apple-style-span"/>
          <w:color w:val="000000"/>
          <w:shd w:val="clear" w:color="auto" w:fill="F5F5FF"/>
        </w:rPr>
        <w:t xml:space="preserve">m việc nhóm trở lên hiệu quả </w:t>
      </w:r>
      <w:r w:rsidRPr="0051596F">
        <w:rPr>
          <w:rStyle w:val="apple-style-span"/>
          <w:color w:val="000000"/>
          <w:shd w:val="clear" w:color="auto" w:fill="F5F5FF"/>
        </w:rPr>
        <w:t>hơn.</w:t>
      </w:r>
      <w:proofErr w:type="gramEnd"/>
    </w:p>
    <w:p w:rsidR="0010550A" w:rsidRPr="0051596F" w:rsidRDefault="0010550A" w:rsidP="0010550A">
      <w:pPr>
        <w:pStyle w:val="Heading4"/>
        <w:rPr>
          <w:shd w:val="clear" w:color="auto" w:fill="F5F5FF"/>
        </w:rPr>
      </w:pPr>
      <w:bookmarkStart w:id="48" w:name="_Toc327121401"/>
      <w:r>
        <w:rPr>
          <w:shd w:val="clear" w:color="auto" w:fill="F5F5FF"/>
        </w:rPr>
        <w:t>Đặc điểm</w:t>
      </w:r>
      <w:bookmarkEnd w:id="48"/>
    </w:p>
    <w:p w:rsidR="0010550A" w:rsidRPr="0051596F" w:rsidRDefault="0010550A" w:rsidP="0010550A">
      <w:pPr>
        <w:jc w:val="both"/>
        <w:rPr>
          <w:rStyle w:val="apple-converted-space"/>
          <w:color w:val="000000"/>
          <w:shd w:val="clear" w:color="auto" w:fill="F5F5FF"/>
        </w:rPr>
      </w:pPr>
      <w:r>
        <w:rPr>
          <w:rStyle w:val="apple-style-span"/>
          <w:color w:val="000000"/>
          <w:shd w:val="clear" w:color="auto" w:fill="F5F5FF"/>
        </w:rPr>
        <w:t>Assemla t</w:t>
      </w:r>
      <w:r w:rsidRPr="0051596F">
        <w:rPr>
          <w:rStyle w:val="apple-style-span"/>
          <w:color w:val="000000"/>
          <w:shd w:val="clear" w:color="auto" w:fill="F5F5FF"/>
        </w:rPr>
        <w:t xml:space="preserve">ạo ra một workspace trên mạng </w:t>
      </w:r>
      <w:proofErr w:type="gramStart"/>
      <w:r w:rsidRPr="0051596F">
        <w:rPr>
          <w:rStyle w:val="apple-style-span"/>
          <w:color w:val="000000"/>
          <w:shd w:val="clear" w:color="auto" w:fill="F5F5FF"/>
        </w:rPr>
        <w:t>chung</w:t>
      </w:r>
      <w:proofErr w:type="gramEnd"/>
      <w:r w:rsidRPr="0051596F">
        <w:rPr>
          <w:rStyle w:val="apple-style-span"/>
          <w:color w:val="000000"/>
          <w:shd w:val="clear" w:color="auto" w:fill="F5F5FF"/>
        </w:rPr>
        <w:t xml:space="preserve"> cho cả nhóm. Đây sẽ là nơi lưu trữ sản phẩm làm việc của nhóm (source code, tài liệu, báo cáo...). Tất cả các thành viên trong nhóm có thể truy cập vào workspace này để download, upload, sửa, xóa file...</w:t>
      </w:r>
      <w:r w:rsidRPr="0051596F">
        <w:rPr>
          <w:rStyle w:val="apple-converted-space"/>
          <w:color w:val="000000"/>
          <w:shd w:val="clear" w:color="auto" w:fill="F5F5FF"/>
        </w:rPr>
        <w:t> </w:t>
      </w:r>
    </w:p>
    <w:p w:rsidR="0010550A" w:rsidRPr="0051596F" w:rsidRDefault="0010550A" w:rsidP="0010550A">
      <w:pPr>
        <w:jc w:val="both"/>
        <w:rPr>
          <w:rStyle w:val="apple-converted-space"/>
          <w:color w:val="000000"/>
          <w:shd w:val="clear" w:color="auto" w:fill="F5F5FF"/>
        </w:rPr>
      </w:pPr>
      <w:proofErr w:type="gramStart"/>
      <w:r>
        <w:rPr>
          <w:rStyle w:val="apple-style-span"/>
          <w:color w:val="000000"/>
          <w:shd w:val="clear" w:color="auto" w:fill="F5F5FF"/>
        </w:rPr>
        <w:t>Đặc biệt assemla</w:t>
      </w:r>
      <w:r w:rsidRPr="0051596F">
        <w:rPr>
          <w:rStyle w:val="apple-style-span"/>
          <w:color w:val="000000"/>
          <w:shd w:val="clear" w:color="auto" w:fill="F5F5FF"/>
        </w:rPr>
        <w:t xml:space="preserve"> được sử dụng cùng với một phần mềm client.</w:t>
      </w:r>
      <w:proofErr w:type="gramEnd"/>
      <w:r w:rsidRPr="0051596F">
        <w:rPr>
          <w:rStyle w:val="apple-style-span"/>
          <w:color w:val="000000"/>
          <w:shd w:val="clear" w:color="auto" w:fill="F5F5FF"/>
        </w:rPr>
        <w:t xml:space="preserve"> Phần mềm này cho phép download và upload một cách dễ dàng và nhanh c</w:t>
      </w:r>
      <w:r>
        <w:rPr>
          <w:rStyle w:val="apple-style-span"/>
          <w:color w:val="000000"/>
          <w:shd w:val="clear" w:color="auto" w:fill="F5F5FF"/>
        </w:rPr>
        <w:t>hóng các file trên workspace</w:t>
      </w:r>
      <w:proofErr w:type="gramStart"/>
      <w:r>
        <w:rPr>
          <w:rStyle w:val="apple-style-span"/>
          <w:color w:val="000000"/>
          <w:shd w:val="clear" w:color="auto" w:fill="F5F5FF"/>
        </w:rPr>
        <w:t xml:space="preserve">, </w:t>
      </w:r>
      <w:r w:rsidRPr="0051596F">
        <w:rPr>
          <w:rStyle w:val="apple-style-span"/>
          <w:color w:val="000000"/>
          <w:shd w:val="clear" w:color="auto" w:fill="F5F5FF"/>
        </w:rPr>
        <w:t xml:space="preserve"> giúp</w:t>
      </w:r>
      <w:proofErr w:type="gramEnd"/>
      <w:r w:rsidRPr="0051596F">
        <w:rPr>
          <w:rStyle w:val="apple-style-span"/>
          <w:color w:val="000000"/>
          <w:shd w:val="clear" w:color="auto" w:fill="F5F5FF"/>
        </w:rPr>
        <w:t xml:space="preserve"> cho tất cả các thành viên trong nhóm có thể biết được về tiến độ làm việc của nhóm một cách và đồng bộ và cập nhật nhất.</w:t>
      </w:r>
      <w:r w:rsidRPr="0051596F">
        <w:rPr>
          <w:rStyle w:val="apple-converted-space"/>
          <w:color w:val="000000"/>
          <w:shd w:val="clear" w:color="auto" w:fill="F5F5FF"/>
        </w:rPr>
        <w:t> </w:t>
      </w:r>
    </w:p>
    <w:p w:rsidR="0010550A" w:rsidRPr="0051596F" w:rsidRDefault="0010550A" w:rsidP="0010550A">
      <w:pPr>
        <w:jc w:val="both"/>
        <w:rPr>
          <w:rStyle w:val="apple-style-span"/>
          <w:color w:val="000000"/>
          <w:shd w:val="clear" w:color="auto" w:fill="F5F5FF"/>
        </w:rPr>
      </w:pPr>
      <w:r w:rsidRPr="0051596F">
        <w:rPr>
          <w:rStyle w:val="apple-style-span"/>
          <w:color w:val="000000"/>
          <w:shd w:val="clear" w:color="auto" w:fill="F5F5FF"/>
        </w:rPr>
        <w:t>Ngoài ra còn các tính năng khác như phân công công việc, chat...</w:t>
      </w:r>
    </w:p>
    <w:p w:rsidR="00471996" w:rsidRDefault="00471996" w:rsidP="00A97BAF">
      <w:pPr>
        <w:pStyle w:val="Heading1"/>
      </w:pPr>
      <w:bookmarkStart w:id="49" w:name="_Toc327121402"/>
      <w:r>
        <w:t>TRÌNH BÀY, ĐÁNH GIÁ BÀN LUẬN VỀ CÁC KẾT QUẢ</w:t>
      </w:r>
      <w:bookmarkEnd w:id="46"/>
      <w:bookmarkEnd w:id="47"/>
      <w:bookmarkEnd w:id="49"/>
    </w:p>
    <w:p w:rsidR="00E04C23" w:rsidRPr="00E04C23" w:rsidRDefault="00E04C23" w:rsidP="00E04C23">
      <w:pPr>
        <w:pStyle w:val="ListParagraph"/>
        <w:numPr>
          <w:ilvl w:val="0"/>
          <w:numId w:val="10"/>
        </w:numPr>
        <w:outlineLvl w:val="1"/>
        <w:rPr>
          <w:b/>
          <w:vanish/>
        </w:rPr>
      </w:pPr>
    </w:p>
    <w:p w:rsidR="008E6B44" w:rsidRDefault="00DE5B4D" w:rsidP="00A97BAF">
      <w:pPr>
        <w:pStyle w:val="Heading2"/>
        <w:ind w:left="1080"/>
      </w:pPr>
      <w:r>
        <w:t>DanhDanh</w:t>
      </w:r>
      <w:r w:rsidR="00F91671">
        <w:t xml:space="preserve"> </w:t>
      </w:r>
      <w:bookmarkStart w:id="50" w:name="_Toc327121403"/>
      <w:r>
        <w:t>Danh sách các Actor</w:t>
      </w:r>
      <w:bookmarkEnd w:id="50"/>
    </w:p>
    <w:p w:rsidR="007C4387" w:rsidRDefault="00E814AA" w:rsidP="007C4387">
      <w:pPr>
        <w:pStyle w:val="ListParagraph"/>
        <w:keepNext/>
        <w:ind w:left="0"/>
        <w:jc w:val="center"/>
      </w:pPr>
      <w:r>
        <w:rPr>
          <w:noProof/>
        </w:rPr>
        <w:lastRenderedPageBreak/>
        <w:drawing>
          <wp:inline distT="0" distB="0" distL="0" distR="0" wp14:anchorId="28259BE6" wp14:editId="45DA8D36">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DE5B4D" w:rsidRDefault="007C4387" w:rsidP="00A97BAF">
      <w:pPr>
        <w:pStyle w:val="Caption"/>
        <w:jc w:val="center"/>
      </w:pPr>
      <w:bookmarkStart w:id="51" w:name="_Toc327109439"/>
      <w:r>
        <w:t>Hình</w:t>
      </w:r>
      <w:r w:rsidR="00DE5B4D">
        <w:t xml:space="preserve"> </w:t>
      </w:r>
      <w:r w:rsidR="00BA2D31">
        <w:fldChar w:fldCharType="begin"/>
      </w:r>
      <w:r w:rsidR="00BA2D31">
        <w:instrText xml:space="preserve"> SEQ Hình \* ARABIC </w:instrText>
      </w:r>
      <w:r w:rsidR="00BA2D31">
        <w:fldChar w:fldCharType="separate"/>
      </w:r>
      <w:r w:rsidR="00E012C8">
        <w:rPr>
          <w:noProof/>
        </w:rPr>
        <w:t>4</w:t>
      </w:r>
      <w:r w:rsidR="00BA2D31">
        <w:rPr>
          <w:noProof/>
        </w:rPr>
        <w:fldChar w:fldCharType="end"/>
      </w:r>
      <w:r w:rsidR="00DE5B4D" w:rsidRPr="00A668A7">
        <w:t xml:space="preserve"> Danh sách </w:t>
      </w:r>
      <w:r>
        <w:t>actor</w:t>
      </w:r>
      <w:bookmarkEnd w:id="51"/>
    </w:p>
    <w:tbl>
      <w:tblPr>
        <w:tblStyle w:val="TableGrid"/>
        <w:tblW w:w="0" w:type="auto"/>
        <w:tblLook w:val="04A0" w:firstRow="1" w:lastRow="0" w:firstColumn="1" w:lastColumn="0" w:noHBand="0" w:noVBand="1"/>
      </w:tblPr>
      <w:tblGrid>
        <w:gridCol w:w="679"/>
        <w:gridCol w:w="1340"/>
        <w:gridCol w:w="7318"/>
      </w:tblGrid>
      <w:tr w:rsidR="00DE5B4D" w:rsidTr="00A97BAF">
        <w:tc>
          <w:tcPr>
            <w:tcW w:w="648" w:type="dxa"/>
          </w:tcPr>
          <w:p w:rsidR="00DE5B4D" w:rsidRDefault="00DE5B4D" w:rsidP="00AF7A7E">
            <w:pPr>
              <w:pStyle w:val="ListParagraph"/>
              <w:ind w:left="0"/>
            </w:pPr>
            <w:r>
              <w:t>STT</w:t>
            </w:r>
          </w:p>
        </w:tc>
        <w:tc>
          <w:tcPr>
            <w:tcW w:w="1350" w:type="dxa"/>
          </w:tcPr>
          <w:p w:rsidR="00DE5B4D" w:rsidRDefault="00DE5B4D" w:rsidP="00AF7A7E">
            <w:pPr>
              <w:pStyle w:val="ListParagraph"/>
              <w:ind w:left="0"/>
            </w:pPr>
            <w:r>
              <w:t>Actor</w:t>
            </w:r>
          </w:p>
        </w:tc>
        <w:tc>
          <w:tcPr>
            <w:tcW w:w="7578" w:type="dxa"/>
          </w:tcPr>
          <w:p w:rsidR="00DE5B4D" w:rsidRDefault="00DE5B4D" w:rsidP="00AF7A7E">
            <w:pPr>
              <w:pStyle w:val="ListParagraph"/>
              <w:ind w:left="0"/>
            </w:pPr>
            <w:r>
              <w:t>Mô tả</w:t>
            </w:r>
          </w:p>
        </w:tc>
      </w:tr>
      <w:tr w:rsidR="00DE5B4D" w:rsidTr="00A97BAF">
        <w:tc>
          <w:tcPr>
            <w:tcW w:w="648" w:type="dxa"/>
          </w:tcPr>
          <w:p w:rsidR="00DE5B4D" w:rsidRDefault="00DE5B4D" w:rsidP="00AF7A7E">
            <w:pPr>
              <w:pStyle w:val="ListParagraph"/>
              <w:ind w:left="0"/>
            </w:pPr>
            <w:r>
              <w:t>1</w:t>
            </w:r>
          </w:p>
        </w:tc>
        <w:tc>
          <w:tcPr>
            <w:tcW w:w="1350" w:type="dxa"/>
          </w:tcPr>
          <w:p w:rsidR="00DE5B4D" w:rsidRDefault="00DE5B4D" w:rsidP="00AF7A7E">
            <w:pPr>
              <w:pStyle w:val="ListParagraph"/>
              <w:ind w:left="0"/>
            </w:pPr>
            <w:r>
              <w:t>User</w:t>
            </w:r>
          </w:p>
        </w:tc>
        <w:tc>
          <w:tcPr>
            <w:tcW w:w="7578" w:type="dxa"/>
          </w:tcPr>
          <w:p w:rsidR="00DE5B4D" w:rsidRDefault="00DE5B4D" w:rsidP="00AF7A7E">
            <w:pPr>
              <w:pStyle w:val="ListParagraph"/>
              <w:ind w:left="0"/>
            </w:pPr>
            <w:r>
              <w:t>Người sử dụng chương trình đã có tài khoản đăng nhập đang ở trạng thái hoạt động bình thường</w:t>
            </w:r>
          </w:p>
        </w:tc>
      </w:tr>
      <w:tr w:rsidR="00DE5B4D" w:rsidTr="00A97BAF">
        <w:tc>
          <w:tcPr>
            <w:tcW w:w="648" w:type="dxa"/>
          </w:tcPr>
          <w:p w:rsidR="00DE5B4D" w:rsidRDefault="00DE5B4D" w:rsidP="00AF7A7E">
            <w:pPr>
              <w:pStyle w:val="ListParagraph"/>
              <w:ind w:left="0"/>
            </w:pPr>
            <w:r>
              <w:t>2</w:t>
            </w:r>
          </w:p>
        </w:tc>
        <w:tc>
          <w:tcPr>
            <w:tcW w:w="1350" w:type="dxa"/>
          </w:tcPr>
          <w:p w:rsidR="00DE5B4D" w:rsidRDefault="00DE5B4D" w:rsidP="00AF7A7E">
            <w:pPr>
              <w:pStyle w:val="ListParagraph"/>
              <w:ind w:left="0"/>
            </w:pPr>
            <w:r>
              <w:t>Admin</w:t>
            </w:r>
          </w:p>
        </w:tc>
        <w:tc>
          <w:tcPr>
            <w:tcW w:w="7578" w:type="dxa"/>
          </w:tcPr>
          <w:p w:rsidR="00DE5B4D" w:rsidRDefault="00DE5B4D" w:rsidP="00AF7A7E">
            <w:pPr>
              <w:pStyle w:val="ListParagraph"/>
              <w:ind w:left="0"/>
            </w:pPr>
            <w:r>
              <w:t>Người có quyền quản lý process, user, class, project</w:t>
            </w:r>
          </w:p>
        </w:tc>
      </w:tr>
      <w:tr w:rsidR="00DE5B4D" w:rsidTr="00A97BAF">
        <w:tc>
          <w:tcPr>
            <w:tcW w:w="648" w:type="dxa"/>
          </w:tcPr>
          <w:p w:rsidR="00DE5B4D" w:rsidRDefault="00DE5B4D" w:rsidP="00AF7A7E">
            <w:pPr>
              <w:pStyle w:val="ListParagraph"/>
              <w:ind w:left="0"/>
            </w:pPr>
            <w:r>
              <w:t>3</w:t>
            </w:r>
          </w:p>
        </w:tc>
        <w:tc>
          <w:tcPr>
            <w:tcW w:w="1350" w:type="dxa"/>
          </w:tcPr>
          <w:p w:rsidR="00DE5B4D" w:rsidRDefault="00DE5B4D" w:rsidP="00AF7A7E">
            <w:pPr>
              <w:pStyle w:val="ListParagraph"/>
              <w:ind w:left="0"/>
            </w:pPr>
            <w:r>
              <w:t>Project member</w:t>
            </w:r>
          </w:p>
        </w:tc>
        <w:tc>
          <w:tcPr>
            <w:tcW w:w="7578" w:type="dxa"/>
          </w:tcPr>
          <w:p w:rsidR="00DE5B4D" w:rsidRDefault="00DE5B4D" w:rsidP="00AF7A7E">
            <w:pPr>
              <w:pStyle w:val="ListParagraph"/>
              <w:ind w:left="0"/>
            </w:pPr>
            <w:r>
              <w:t>Những người thực hiện 1 project, có quyền thao tác trên project đó</w:t>
            </w:r>
          </w:p>
        </w:tc>
      </w:tr>
      <w:tr w:rsidR="00DE5B4D" w:rsidTr="00A97BAF">
        <w:tc>
          <w:tcPr>
            <w:tcW w:w="648" w:type="dxa"/>
          </w:tcPr>
          <w:p w:rsidR="00DE5B4D" w:rsidRDefault="00DE5B4D" w:rsidP="00AF7A7E">
            <w:pPr>
              <w:pStyle w:val="ListParagraph"/>
              <w:ind w:left="0"/>
            </w:pPr>
            <w:r>
              <w:t>4</w:t>
            </w:r>
          </w:p>
        </w:tc>
        <w:tc>
          <w:tcPr>
            <w:tcW w:w="1350" w:type="dxa"/>
          </w:tcPr>
          <w:p w:rsidR="00DE5B4D" w:rsidRDefault="00DE5B4D" w:rsidP="00AF7A7E">
            <w:pPr>
              <w:pStyle w:val="ListParagraph"/>
              <w:ind w:left="0"/>
            </w:pPr>
            <w:r>
              <w:t xml:space="preserve">Project </w:t>
            </w:r>
            <w:r>
              <w:lastRenderedPageBreak/>
              <w:t>manager</w:t>
            </w:r>
          </w:p>
        </w:tc>
        <w:tc>
          <w:tcPr>
            <w:tcW w:w="7578" w:type="dxa"/>
          </w:tcPr>
          <w:p w:rsidR="00DE5B4D" w:rsidRDefault="00DE5B4D" w:rsidP="00AF7A7E">
            <w:pPr>
              <w:pStyle w:val="ListParagraph"/>
              <w:ind w:left="0"/>
            </w:pPr>
            <w:r>
              <w:lastRenderedPageBreak/>
              <w:t xml:space="preserve">Người có quyền thao tác trên project, thay đổi những thiết lập của </w:t>
            </w:r>
            <w:r>
              <w:lastRenderedPageBreak/>
              <w:t>project</w:t>
            </w:r>
          </w:p>
        </w:tc>
      </w:tr>
      <w:tr w:rsidR="00DE5B4D" w:rsidTr="00A97BAF">
        <w:tc>
          <w:tcPr>
            <w:tcW w:w="648" w:type="dxa"/>
          </w:tcPr>
          <w:p w:rsidR="00DE5B4D" w:rsidRDefault="00DE5B4D" w:rsidP="00AF7A7E">
            <w:pPr>
              <w:pStyle w:val="ListParagraph"/>
              <w:ind w:left="0"/>
            </w:pPr>
            <w:r>
              <w:lastRenderedPageBreak/>
              <w:t>5</w:t>
            </w:r>
          </w:p>
        </w:tc>
        <w:tc>
          <w:tcPr>
            <w:tcW w:w="1350" w:type="dxa"/>
          </w:tcPr>
          <w:p w:rsidR="00DE5B4D" w:rsidRDefault="00DE5B4D" w:rsidP="00AF7A7E">
            <w:pPr>
              <w:pStyle w:val="ListParagraph"/>
              <w:ind w:left="0"/>
            </w:pPr>
            <w:r>
              <w:t>Normal member</w:t>
            </w:r>
          </w:p>
        </w:tc>
        <w:tc>
          <w:tcPr>
            <w:tcW w:w="7578" w:type="dxa"/>
          </w:tcPr>
          <w:p w:rsidR="00DE5B4D" w:rsidRDefault="00DE5B4D" w:rsidP="00A97BAF">
            <w:pPr>
              <w:pStyle w:val="ListParagraph"/>
              <w:ind w:left="0"/>
            </w:pPr>
            <w:r>
              <w:t>Người có quyền thao tác trên project nhưng không được phép thay đổi thiết lập của project</w:t>
            </w:r>
          </w:p>
        </w:tc>
      </w:tr>
    </w:tbl>
    <w:p w:rsidR="004A605E" w:rsidRDefault="004A605E" w:rsidP="004A605E">
      <w:pPr>
        <w:pStyle w:val="Caption"/>
        <w:jc w:val="center"/>
      </w:pPr>
      <w:bookmarkStart w:id="52" w:name="_Toc327109561"/>
      <w:r>
        <w:t xml:space="preserve">Bảng </w:t>
      </w:r>
      <w:r w:rsidR="00BA2D31">
        <w:fldChar w:fldCharType="begin"/>
      </w:r>
      <w:r w:rsidR="00BA2D31">
        <w:instrText xml:space="preserve"> SEQ B</w:instrText>
      </w:r>
      <w:r w:rsidR="00BA2D31">
        <w:instrText>ả</w:instrText>
      </w:r>
      <w:r w:rsidR="00BA2D31">
        <w:instrText xml:space="preserve">ng \* ARABIC </w:instrText>
      </w:r>
      <w:r w:rsidR="00BA2D31">
        <w:fldChar w:fldCharType="separate"/>
      </w:r>
      <w:r>
        <w:rPr>
          <w:noProof/>
        </w:rPr>
        <w:t>1</w:t>
      </w:r>
      <w:r w:rsidR="00BA2D31">
        <w:rPr>
          <w:noProof/>
        </w:rPr>
        <w:fldChar w:fldCharType="end"/>
      </w:r>
      <w:r>
        <w:t xml:space="preserve"> Danh sách actor</w:t>
      </w:r>
      <w:bookmarkEnd w:id="52"/>
    </w:p>
    <w:p w:rsidR="00DE5B4D" w:rsidRPr="00510308" w:rsidRDefault="00DE5B4D" w:rsidP="00A97BAF">
      <w:pPr>
        <w:pStyle w:val="Heading2"/>
        <w:ind w:left="1080"/>
      </w:pPr>
      <w:bookmarkStart w:id="53" w:name="_Toc327121404"/>
      <w:r>
        <w:t>Sơ đồ Use-Case</w:t>
      </w:r>
      <w:bookmarkEnd w:id="53"/>
    </w:p>
    <w:p w:rsidR="00E814AA" w:rsidRPr="00100368" w:rsidRDefault="00E814AA" w:rsidP="00E814AA">
      <w:pPr>
        <w:pStyle w:val="Heading3"/>
      </w:pPr>
      <w:bookmarkStart w:id="54" w:name="_Toc327121405"/>
      <w:r>
        <w:t>Mô hình Use-Case</w:t>
      </w:r>
      <w:bookmarkEnd w:id="54"/>
    </w:p>
    <w:p w:rsidR="00DE5B4D" w:rsidRDefault="00DE5B4D" w:rsidP="00DE5B4D">
      <w:pPr>
        <w:pStyle w:val="ListParagraph"/>
        <w:ind w:left="0"/>
        <w:rPr>
          <w:noProof/>
        </w:rPr>
      </w:pPr>
      <w:r>
        <w:rPr>
          <w:noProof/>
        </w:rPr>
        <w:t>Gồm 2 khối chính:</w:t>
      </w:r>
    </w:p>
    <w:p w:rsidR="00DE5B4D" w:rsidRDefault="00DE5B4D" w:rsidP="00A97BAF">
      <w:pPr>
        <w:pStyle w:val="ListParagraph"/>
        <w:keepNext/>
        <w:ind w:left="0"/>
        <w:jc w:val="center"/>
      </w:pPr>
      <w:r>
        <w:rPr>
          <w:noProof/>
        </w:rPr>
        <w:drawing>
          <wp:inline distT="0" distB="0" distL="0" distR="0" wp14:anchorId="5D5A2E22" wp14:editId="67A8B84C">
            <wp:extent cx="3821430" cy="846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1430" cy="846455"/>
                    </a:xfrm>
                    <a:prstGeom prst="rect">
                      <a:avLst/>
                    </a:prstGeom>
                    <a:noFill/>
                    <a:ln>
                      <a:noFill/>
                    </a:ln>
                  </pic:spPr>
                </pic:pic>
              </a:graphicData>
            </a:graphic>
          </wp:inline>
        </w:drawing>
      </w:r>
    </w:p>
    <w:p w:rsidR="00E814AA" w:rsidRDefault="00E012C8" w:rsidP="003C37E7">
      <w:pPr>
        <w:pStyle w:val="Caption"/>
        <w:jc w:val="center"/>
      </w:pPr>
      <w:bookmarkStart w:id="55" w:name="_Toc327109440"/>
      <w:r>
        <w:t xml:space="preserve">Hình </w:t>
      </w:r>
      <w:r w:rsidR="00BA2D31">
        <w:fldChar w:fldCharType="begin"/>
      </w:r>
      <w:r w:rsidR="00BA2D31">
        <w:instrText xml:space="preserve"> SEQ Hình \* ARABIC </w:instrText>
      </w:r>
      <w:r w:rsidR="00BA2D31">
        <w:fldChar w:fldCharType="separate"/>
      </w:r>
      <w:r>
        <w:rPr>
          <w:noProof/>
        </w:rPr>
        <w:t>5</w:t>
      </w:r>
      <w:r w:rsidR="00BA2D31">
        <w:rPr>
          <w:noProof/>
        </w:rPr>
        <w:fldChar w:fldCharType="end"/>
      </w:r>
      <w:r>
        <w:t xml:space="preserve"> </w:t>
      </w:r>
      <w:r w:rsidRPr="002700FA">
        <w:t>Các khối chính trong mô hình Use-Case</w:t>
      </w:r>
      <w:bookmarkEnd w:id="55"/>
    </w:p>
    <w:tbl>
      <w:tblPr>
        <w:tblStyle w:val="TableGrid"/>
        <w:tblW w:w="0" w:type="auto"/>
        <w:tblLook w:val="04A0" w:firstRow="1" w:lastRow="0" w:firstColumn="1" w:lastColumn="0" w:noHBand="0" w:noVBand="1"/>
      </w:tblPr>
      <w:tblGrid>
        <w:gridCol w:w="1169"/>
        <w:gridCol w:w="2918"/>
        <w:gridCol w:w="5250"/>
      </w:tblGrid>
      <w:tr w:rsidR="00DE5B4D" w:rsidTr="00AF7A7E">
        <w:tc>
          <w:tcPr>
            <w:tcW w:w="1188" w:type="dxa"/>
          </w:tcPr>
          <w:p w:rsidR="00DE5B4D" w:rsidRDefault="00DE5B4D" w:rsidP="00AF7A7E">
            <w:pPr>
              <w:pStyle w:val="ListParagraph"/>
              <w:ind w:left="0"/>
            </w:pPr>
            <w:r>
              <w:t>STT</w:t>
            </w:r>
          </w:p>
        </w:tc>
        <w:tc>
          <w:tcPr>
            <w:tcW w:w="2970" w:type="dxa"/>
          </w:tcPr>
          <w:p w:rsidR="00DE5B4D" w:rsidRDefault="00DE5B4D" w:rsidP="00AF7A7E">
            <w:pPr>
              <w:pStyle w:val="ListParagraph"/>
              <w:ind w:left="0"/>
            </w:pPr>
            <w:r>
              <w:t>Packages</w:t>
            </w:r>
          </w:p>
        </w:tc>
        <w:tc>
          <w:tcPr>
            <w:tcW w:w="5418" w:type="dxa"/>
          </w:tcPr>
          <w:p w:rsidR="00DE5B4D" w:rsidRDefault="00DE5B4D" w:rsidP="00AF7A7E">
            <w:pPr>
              <w:pStyle w:val="ListParagraph"/>
              <w:ind w:left="0"/>
            </w:pPr>
            <w:r>
              <w:t>Mô tả</w:t>
            </w:r>
          </w:p>
        </w:tc>
      </w:tr>
      <w:tr w:rsidR="00DE5B4D" w:rsidTr="00AF7A7E">
        <w:tc>
          <w:tcPr>
            <w:tcW w:w="1188" w:type="dxa"/>
          </w:tcPr>
          <w:p w:rsidR="00DE5B4D" w:rsidRDefault="00DE5B4D" w:rsidP="00AF7A7E">
            <w:pPr>
              <w:pStyle w:val="ListParagraph"/>
              <w:ind w:left="0"/>
            </w:pPr>
            <w:r>
              <w:t>1</w:t>
            </w:r>
          </w:p>
        </w:tc>
        <w:tc>
          <w:tcPr>
            <w:tcW w:w="2970" w:type="dxa"/>
          </w:tcPr>
          <w:p w:rsidR="00DE5B4D" w:rsidRDefault="00DE5B4D" w:rsidP="00AF7A7E">
            <w:pPr>
              <w:pStyle w:val="ListParagraph"/>
              <w:ind w:left="0"/>
            </w:pPr>
            <w:r>
              <w:t>Account management</w:t>
            </w:r>
          </w:p>
        </w:tc>
        <w:tc>
          <w:tcPr>
            <w:tcW w:w="5418" w:type="dxa"/>
          </w:tcPr>
          <w:p w:rsidR="00DE5B4D" w:rsidRDefault="00DE5B4D" w:rsidP="00AF7A7E">
            <w:pPr>
              <w:pStyle w:val="ListParagraph"/>
              <w:ind w:left="0"/>
            </w:pPr>
            <w:r>
              <w:t>Các chức năng về quản lý tài khoản</w:t>
            </w:r>
          </w:p>
        </w:tc>
      </w:tr>
      <w:tr w:rsidR="00DE5B4D" w:rsidTr="00AF7A7E">
        <w:tc>
          <w:tcPr>
            <w:tcW w:w="1188" w:type="dxa"/>
          </w:tcPr>
          <w:p w:rsidR="00DE5B4D" w:rsidRDefault="00DE5B4D" w:rsidP="00AF7A7E">
            <w:pPr>
              <w:pStyle w:val="ListParagraph"/>
              <w:ind w:left="0"/>
            </w:pPr>
            <w:r>
              <w:t>2</w:t>
            </w:r>
          </w:p>
        </w:tc>
        <w:tc>
          <w:tcPr>
            <w:tcW w:w="2970" w:type="dxa"/>
          </w:tcPr>
          <w:p w:rsidR="00DE5B4D" w:rsidRDefault="00DE5B4D" w:rsidP="00AF7A7E">
            <w:pPr>
              <w:pStyle w:val="ListParagraph"/>
              <w:ind w:left="0"/>
            </w:pPr>
            <w:r>
              <w:t>Project management</w:t>
            </w:r>
          </w:p>
        </w:tc>
        <w:tc>
          <w:tcPr>
            <w:tcW w:w="5418" w:type="dxa"/>
          </w:tcPr>
          <w:p w:rsidR="00DE5B4D" w:rsidRDefault="00DE5B4D" w:rsidP="00A97BAF">
            <w:pPr>
              <w:pStyle w:val="ListParagraph"/>
              <w:ind w:left="0"/>
            </w:pPr>
            <w:r>
              <w:t>Các chức năng về quản lý dự án</w:t>
            </w:r>
          </w:p>
        </w:tc>
      </w:tr>
    </w:tbl>
    <w:p w:rsidR="004A605E" w:rsidRDefault="004A605E" w:rsidP="004A605E">
      <w:pPr>
        <w:pStyle w:val="Caption"/>
        <w:jc w:val="center"/>
      </w:pPr>
      <w:bookmarkStart w:id="56" w:name="_Toc327109562"/>
      <w:r>
        <w:t xml:space="preserve">Bảng </w:t>
      </w:r>
      <w:r w:rsidR="00BA2D31">
        <w:fldChar w:fldCharType="begin"/>
      </w:r>
      <w:r w:rsidR="00BA2D31">
        <w:instrText xml:space="preserve"> SEQ B</w:instrText>
      </w:r>
      <w:r w:rsidR="00BA2D31">
        <w:instrText>ả</w:instrText>
      </w:r>
      <w:r w:rsidR="00BA2D31">
        <w:instrText xml:space="preserve">ng \* ARABIC </w:instrText>
      </w:r>
      <w:r w:rsidR="00BA2D31">
        <w:fldChar w:fldCharType="separate"/>
      </w:r>
      <w:r>
        <w:rPr>
          <w:noProof/>
        </w:rPr>
        <w:t>2</w:t>
      </w:r>
      <w:r w:rsidR="00BA2D31">
        <w:rPr>
          <w:noProof/>
        </w:rPr>
        <w:fldChar w:fldCharType="end"/>
      </w:r>
      <w:r>
        <w:t xml:space="preserve"> </w:t>
      </w:r>
      <w:r w:rsidRPr="004428CC">
        <w:t>Các khối chính trong mô hình Use-Case</w:t>
      </w:r>
      <w:bookmarkEnd w:id="56"/>
    </w:p>
    <w:p w:rsidR="00DE5B4D" w:rsidRDefault="00DE5B4D" w:rsidP="00DE5B4D">
      <w:r>
        <w:br w:type="page"/>
      </w:r>
    </w:p>
    <w:p w:rsidR="00DE5B4D" w:rsidRDefault="00DE5B4D" w:rsidP="00A97BAF">
      <w:pPr>
        <w:pStyle w:val="Heading4"/>
      </w:pPr>
      <w:bookmarkStart w:id="57" w:name="_Toc327121406"/>
      <w:r>
        <w:lastRenderedPageBreak/>
        <w:t>Account management</w:t>
      </w:r>
      <w:bookmarkEnd w:id="57"/>
    </w:p>
    <w:p w:rsidR="00DE5B4D" w:rsidRDefault="00DE5B4D" w:rsidP="00A97BAF">
      <w:pPr>
        <w:pStyle w:val="ListParagraph"/>
        <w:ind w:left="0"/>
        <w:jc w:val="center"/>
      </w:pPr>
      <w:r>
        <w:rPr>
          <w:noProof/>
        </w:rPr>
        <w:lastRenderedPageBreak/>
        <w:drawing>
          <wp:inline distT="0" distB="0" distL="0" distR="0" wp14:anchorId="6B9611D9" wp14:editId="77379EC6">
            <wp:extent cx="7933009" cy="3403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933009" cy="3403239"/>
                    </a:xfrm>
                    <a:prstGeom prst="rect">
                      <a:avLst/>
                    </a:prstGeom>
                    <a:noFill/>
                    <a:ln>
                      <a:noFill/>
                    </a:ln>
                  </pic:spPr>
                </pic:pic>
              </a:graphicData>
            </a:graphic>
          </wp:inline>
        </w:drawing>
      </w:r>
    </w:p>
    <w:p w:rsidR="003C37E7" w:rsidRDefault="00E012C8" w:rsidP="00E012C8">
      <w:pPr>
        <w:pStyle w:val="Caption"/>
        <w:jc w:val="center"/>
      </w:pPr>
      <w:bookmarkStart w:id="58" w:name="_Toc327109441"/>
      <w:r>
        <w:lastRenderedPageBreak/>
        <w:t xml:space="preserve">Hình </w:t>
      </w:r>
      <w:r w:rsidR="00BA2D31">
        <w:fldChar w:fldCharType="begin"/>
      </w:r>
      <w:r w:rsidR="00BA2D31">
        <w:instrText xml:space="preserve"> SEQ Hình \* ARABIC </w:instrText>
      </w:r>
      <w:r w:rsidR="00BA2D31">
        <w:fldChar w:fldCharType="separate"/>
      </w:r>
      <w:r>
        <w:rPr>
          <w:noProof/>
        </w:rPr>
        <w:t>6</w:t>
      </w:r>
      <w:r w:rsidR="00BA2D31">
        <w:rPr>
          <w:noProof/>
        </w:rPr>
        <w:fldChar w:fldCharType="end"/>
      </w:r>
      <w:r>
        <w:t xml:space="preserve"> </w:t>
      </w:r>
      <w:r w:rsidRPr="00991BC4">
        <w:t>Use-Case Account Management</w:t>
      </w:r>
      <w:bookmarkEnd w:id="58"/>
    </w:p>
    <w:p w:rsidR="00DE5B4D" w:rsidRDefault="00DE5B4D" w:rsidP="00A97BAF">
      <w:pPr>
        <w:keepNext/>
        <w:jc w:val="center"/>
      </w:pPr>
    </w:p>
    <w:p w:rsidR="003C37E7" w:rsidRDefault="00E012C8" w:rsidP="00E012C8">
      <w:pPr>
        <w:pStyle w:val="Caption"/>
        <w:jc w:val="center"/>
      </w:pPr>
      <w:bookmarkStart w:id="59" w:name="_Toc327109442"/>
      <w:r>
        <w:t xml:space="preserve">Hình </w:t>
      </w:r>
      <w:r w:rsidR="00BA2D31">
        <w:fldChar w:fldCharType="begin"/>
      </w:r>
      <w:r w:rsidR="00BA2D31">
        <w:instrText xml:space="preserve"> SEQ Hình \* ARABIC </w:instrText>
      </w:r>
      <w:r w:rsidR="00BA2D31">
        <w:fldChar w:fldCharType="separate"/>
      </w:r>
      <w:r>
        <w:rPr>
          <w:noProof/>
        </w:rPr>
        <w:t>7</w:t>
      </w:r>
      <w:r w:rsidR="00BA2D31">
        <w:rPr>
          <w:noProof/>
        </w:rPr>
        <w:fldChar w:fldCharType="end"/>
      </w:r>
      <w:r>
        <w:t xml:space="preserve"> </w:t>
      </w:r>
      <w:r w:rsidRPr="00EA253A">
        <w:t>Project Management Package</w:t>
      </w:r>
      <w:bookmarkEnd w:id="59"/>
    </w:p>
    <w:p w:rsidR="00DE5B4D" w:rsidRDefault="00DE5B4D">
      <w:pPr>
        <w:pStyle w:val="Heading4"/>
        <w:pPrChange w:id="60" w:author="xx" w:date="2012-06-11T08:59:00Z">
          <w:pPr>
            <w:pStyle w:val="Heading5"/>
            <w:numPr>
              <w:numId w:val="45"/>
            </w:numPr>
            <w:ind w:left="720" w:hanging="360"/>
          </w:pPr>
        </w:pPrChange>
      </w:pPr>
      <w:bookmarkStart w:id="61" w:name="_Toc327121408"/>
      <w:r>
        <w:t>Project structure management</w:t>
      </w:r>
      <w:bookmarkEnd w:id="61"/>
    </w:p>
    <w:p w:rsidR="00DE5B4D" w:rsidRDefault="00DE5B4D" w:rsidP="00A97BAF">
      <w:pPr>
        <w:ind w:left="-1440"/>
        <w:jc w:val="center"/>
      </w:pPr>
    </w:p>
    <w:p w:rsidR="00E012C8" w:rsidRDefault="00E814AA" w:rsidP="00E012C8">
      <w:pPr>
        <w:keepNext/>
        <w:ind w:left="-1440"/>
        <w:jc w:val="center"/>
      </w:pPr>
      <w:r>
        <w:rPr>
          <w:noProof/>
        </w:rPr>
        <w:drawing>
          <wp:inline distT="0" distB="0" distL="0" distR="0" wp14:anchorId="03CF4AED" wp14:editId="427A0B43">
            <wp:extent cx="5379191" cy="4228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801" r="22796" b="2391"/>
                    <a:stretch/>
                  </pic:blipFill>
                  <pic:spPr bwMode="auto">
                    <a:xfrm>
                      <a:off x="0" y="0"/>
                      <a:ext cx="5386333" cy="4233800"/>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E012C8">
      <w:pPr>
        <w:pStyle w:val="Caption"/>
        <w:jc w:val="center"/>
      </w:pPr>
      <w:bookmarkStart w:id="62" w:name="_Toc327109443"/>
      <w:r>
        <w:t xml:space="preserve">Hình </w:t>
      </w:r>
      <w:r w:rsidR="00BA2D31">
        <w:fldChar w:fldCharType="begin"/>
      </w:r>
      <w:r w:rsidR="00BA2D31">
        <w:instrText xml:space="preserve"> SEQ Hình \* ARABIC </w:instrText>
      </w:r>
      <w:r w:rsidR="00BA2D31">
        <w:fldChar w:fldCharType="separate"/>
      </w:r>
      <w:r>
        <w:rPr>
          <w:noProof/>
        </w:rPr>
        <w:t>8</w:t>
      </w:r>
      <w:r w:rsidR="00BA2D31">
        <w:rPr>
          <w:noProof/>
        </w:rPr>
        <w:fldChar w:fldCharType="end"/>
      </w:r>
      <w:r>
        <w:t xml:space="preserve"> </w:t>
      </w:r>
      <w:r w:rsidRPr="0050798A">
        <w:t>Use-Case Project structure management</w:t>
      </w:r>
      <w:bookmarkEnd w:id="62"/>
    </w:p>
    <w:p w:rsidR="00E814AA" w:rsidRDefault="00E814AA" w:rsidP="00E814AA">
      <w:pPr>
        <w:pStyle w:val="ListParagraph"/>
      </w:pPr>
    </w:p>
    <w:p w:rsidR="00DE5B4D" w:rsidRDefault="00DE5B4D">
      <w:pPr>
        <w:pStyle w:val="Heading4"/>
        <w:pPrChange w:id="63" w:author="xx" w:date="2012-06-11T08:59:00Z">
          <w:pPr>
            <w:pStyle w:val="Heading5"/>
            <w:numPr>
              <w:numId w:val="10"/>
            </w:numPr>
            <w:ind w:left="1800" w:hanging="360"/>
          </w:pPr>
        </w:pPrChange>
      </w:pPr>
      <w:bookmarkStart w:id="64" w:name="_Toc327121409"/>
      <w:r>
        <w:t>Project activity</w:t>
      </w:r>
      <w:bookmarkEnd w:id="64"/>
    </w:p>
    <w:p w:rsidR="003C37E7" w:rsidRDefault="00E012C8" w:rsidP="00E012C8">
      <w:pPr>
        <w:pStyle w:val="Caption"/>
        <w:jc w:val="center"/>
      </w:pPr>
      <w:bookmarkStart w:id="65" w:name="_Toc327109444"/>
      <w:r>
        <w:t xml:space="preserve">Hình </w:t>
      </w:r>
      <w:r w:rsidR="00BA2D31">
        <w:fldChar w:fldCharType="begin"/>
      </w:r>
      <w:r w:rsidR="00BA2D31">
        <w:instrText xml:space="preserve"> SEQ Hình \* ARABIC </w:instrText>
      </w:r>
      <w:r w:rsidR="00BA2D31">
        <w:fldChar w:fldCharType="separate"/>
      </w:r>
      <w:r>
        <w:rPr>
          <w:noProof/>
        </w:rPr>
        <w:t>9</w:t>
      </w:r>
      <w:r w:rsidR="00BA2D31">
        <w:rPr>
          <w:noProof/>
        </w:rPr>
        <w:fldChar w:fldCharType="end"/>
      </w:r>
      <w:r>
        <w:t xml:space="preserve"> </w:t>
      </w:r>
      <w:r w:rsidRPr="00385CDB">
        <w:t>Use-Case Project activity</w:t>
      </w:r>
      <w:bookmarkEnd w:id="65"/>
    </w:p>
    <w:p w:rsidR="00E814AA" w:rsidRPr="00CA057A" w:rsidRDefault="00E814AA" w:rsidP="00E814AA">
      <w:pPr>
        <w:pStyle w:val="ListParagraph"/>
        <w:keepNext/>
        <w:keepLines/>
        <w:numPr>
          <w:ilvl w:val="0"/>
          <w:numId w:val="10"/>
        </w:numPr>
        <w:spacing w:before="200" w:after="0"/>
        <w:ind w:left="1800"/>
        <w:contextualSpacing w:val="0"/>
        <w:outlineLvl w:val="4"/>
        <w:rPr>
          <w:rFonts w:asciiTheme="majorHAnsi" w:eastAsiaTheme="majorEastAsia" w:hAnsiTheme="majorHAnsi" w:cstheme="majorBidi"/>
          <w:vanish/>
          <w:color w:val="243F60" w:themeColor="accent1" w:themeShade="7F"/>
        </w:rPr>
      </w:pPr>
    </w:p>
    <w:p w:rsidR="00E814AA" w:rsidRPr="00CA057A" w:rsidRDefault="00E814AA" w:rsidP="00E814AA">
      <w:pPr>
        <w:pStyle w:val="ListParagraph"/>
        <w:keepNext/>
        <w:keepLines/>
        <w:numPr>
          <w:ilvl w:val="0"/>
          <w:numId w:val="10"/>
        </w:numPr>
        <w:spacing w:before="200" w:after="0"/>
        <w:ind w:left="1800"/>
        <w:contextualSpacing w:val="0"/>
        <w:outlineLvl w:val="4"/>
        <w:rPr>
          <w:rFonts w:asciiTheme="majorHAnsi" w:eastAsiaTheme="majorEastAsia" w:hAnsiTheme="majorHAnsi" w:cstheme="majorBidi"/>
          <w:vanish/>
          <w:color w:val="243F60" w:themeColor="accent1" w:themeShade="7F"/>
        </w:rPr>
      </w:pPr>
    </w:p>
    <w:p w:rsidR="00E814AA" w:rsidRPr="00CA057A" w:rsidRDefault="00E814AA" w:rsidP="00E814AA">
      <w:pPr>
        <w:pStyle w:val="ListParagraph"/>
        <w:numPr>
          <w:ilvl w:val="1"/>
          <w:numId w:val="10"/>
        </w:numPr>
        <w:ind w:left="2190"/>
        <w:outlineLvl w:val="1"/>
        <w:rPr>
          <w:b/>
          <w:vanish/>
        </w:rPr>
      </w:pPr>
    </w:p>
    <w:p w:rsidR="00E814AA" w:rsidRPr="00CA057A" w:rsidRDefault="00E814AA" w:rsidP="00E814AA">
      <w:pPr>
        <w:pStyle w:val="ListParagraph"/>
        <w:numPr>
          <w:ilvl w:val="1"/>
          <w:numId w:val="10"/>
        </w:numPr>
        <w:ind w:left="2190"/>
        <w:outlineLvl w:val="1"/>
        <w:rPr>
          <w:b/>
          <w:vanish/>
        </w:rPr>
      </w:pPr>
    </w:p>
    <w:p w:rsidR="00E814AA" w:rsidRPr="00CA057A" w:rsidRDefault="00E814AA" w:rsidP="00E814AA">
      <w:pPr>
        <w:pStyle w:val="ListParagraph"/>
        <w:numPr>
          <w:ilvl w:val="2"/>
          <w:numId w:val="10"/>
        </w:numPr>
        <w:ind w:left="2880"/>
        <w:outlineLvl w:val="2"/>
        <w:rPr>
          <w:b/>
          <w:vanish/>
        </w:rPr>
      </w:pPr>
    </w:p>
    <w:p w:rsidR="00E814AA" w:rsidRDefault="00E814AA" w:rsidP="00E814AA">
      <w:pPr>
        <w:pStyle w:val="Heading3"/>
      </w:pPr>
      <w:bookmarkStart w:id="66" w:name="_Toc327121410"/>
      <w:r w:rsidRPr="004F072D">
        <w:t>Đặc</w:t>
      </w:r>
      <w:r>
        <w:t xml:space="preserve"> tả Use-Case</w:t>
      </w:r>
      <w:bookmarkEnd w:id="66"/>
    </w:p>
    <w:p w:rsidR="0079611E" w:rsidRDefault="0079611E" w:rsidP="0079611E">
      <w:pPr>
        <w:pStyle w:val="Heading4"/>
        <w:rPr>
          <w:ins w:id="67" w:author="xx" w:date="2012-06-10T21:53:00Z"/>
        </w:rPr>
      </w:pPr>
      <w:bookmarkStart w:id="68" w:name="_Toc327121411"/>
      <w:ins w:id="69" w:author="xx" w:date="2012-06-10T21:53:00Z">
        <w:r>
          <w:lastRenderedPageBreak/>
          <w:t>Use-Case admin create account</w:t>
        </w:r>
      </w:ins>
    </w:p>
    <w:p w:rsidR="0079611E" w:rsidRDefault="0079611E" w:rsidP="0079611E">
      <w:pPr>
        <w:rPr>
          <w:ins w:id="70" w:author="xx" w:date="2012-06-10T21:53:00Z"/>
        </w:rPr>
      </w:pPr>
      <w:ins w:id="71" w:author="xx" w:date="2012-06-10T21:53:00Z">
        <w:r>
          <w:tab/>
          <w:t xml:space="preserve">Tóm </w:t>
        </w:r>
        <w:proofErr w:type="gramStart"/>
        <w:r>
          <w:t>tắt :</w:t>
        </w:r>
        <w:proofErr w:type="gramEnd"/>
        <w:r>
          <w:t xml:space="preserve"> admin tạo lập tài khoản mới dựa theo email.</w:t>
        </w:r>
      </w:ins>
    </w:p>
    <w:p w:rsidR="0079611E" w:rsidRDefault="0079611E" w:rsidP="0079611E">
      <w:pPr>
        <w:rPr>
          <w:ins w:id="72" w:author="xx" w:date="2012-06-10T21:53:00Z"/>
        </w:rPr>
      </w:pPr>
      <w:ins w:id="73" w:author="xx" w:date="2012-06-10T21:53:00Z">
        <w:r>
          <w:tab/>
          <w:t xml:space="preserve">Dòng sự </w:t>
        </w:r>
        <w:proofErr w:type="gramStart"/>
        <w:r>
          <w:t>kiện :</w:t>
        </w:r>
        <w:proofErr w:type="gramEnd"/>
        <w:r>
          <w:t xml:space="preserve"> </w:t>
        </w:r>
      </w:ins>
    </w:p>
    <w:p w:rsidR="0079611E" w:rsidRDefault="0079611E" w:rsidP="0079611E">
      <w:pPr>
        <w:pStyle w:val="ListParagraph"/>
        <w:numPr>
          <w:ilvl w:val="0"/>
          <w:numId w:val="47"/>
        </w:numPr>
        <w:jc w:val="both"/>
        <w:rPr>
          <w:ins w:id="74" w:author="xx" w:date="2012-06-10T21:53:00Z"/>
        </w:rPr>
      </w:pPr>
      <w:ins w:id="75" w:author="xx" w:date="2012-06-10T21:53:00Z">
        <w:r>
          <w:t>Admin chọn chức năng tạo mới account.</w:t>
        </w:r>
      </w:ins>
    </w:p>
    <w:p w:rsidR="0079611E" w:rsidRDefault="0079611E" w:rsidP="0079611E">
      <w:pPr>
        <w:pStyle w:val="ListParagraph"/>
        <w:numPr>
          <w:ilvl w:val="0"/>
          <w:numId w:val="47"/>
        </w:numPr>
        <w:jc w:val="both"/>
        <w:rPr>
          <w:ins w:id="76" w:author="xx" w:date="2012-06-10T21:53:00Z"/>
        </w:rPr>
      </w:pPr>
      <w:ins w:id="77" w:author="xx" w:date="2012-06-10T21:53:00Z">
        <w:r>
          <w:t>Admin nhập email và tạo tài khoản.</w:t>
        </w:r>
      </w:ins>
    </w:p>
    <w:p w:rsidR="0079611E" w:rsidRDefault="0079611E" w:rsidP="0079611E">
      <w:pPr>
        <w:pStyle w:val="ListParagraph"/>
        <w:numPr>
          <w:ilvl w:val="0"/>
          <w:numId w:val="47"/>
        </w:numPr>
        <w:jc w:val="both"/>
        <w:rPr>
          <w:ins w:id="78" w:author="xx" w:date="2012-06-10T21:53:00Z"/>
        </w:rPr>
      </w:pPr>
      <w:ins w:id="79" w:author="xx" w:date="2012-06-10T21:53:00Z">
        <w:r>
          <w:t>Hệ thống gửi email kích hoạt tới thành viên, đồng thời lưu vào database.</w:t>
        </w:r>
      </w:ins>
    </w:p>
    <w:p w:rsidR="0079611E" w:rsidRDefault="0079611E" w:rsidP="0079611E">
      <w:pPr>
        <w:pStyle w:val="ListParagraph"/>
        <w:numPr>
          <w:ilvl w:val="0"/>
          <w:numId w:val="47"/>
        </w:numPr>
        <w:jc w:val="both"/>
        <w:rPr>
          <w:ins w:id="80" w:author="xx" w:date="2012-06-10T21:53:00Z"/>
        </w:rPr>
      </w:pPr>
      <w:ins w:id="81" w:author="xx" w:date="2012-06-10T21:53:00Z">
        <w:r>
          <w:t>Hệ thống trả về thông tin trạng thái người dùng mới khởi tạo.</w:t>
        </w:r>
      </w:ins>
    </w:p>
    <w:p w:rsidR="0079611E" w:rsidRDefault="0079611E" w:rsidP="0079611E">
      <w:pPr>
        <w:rPr>
          <w:ins w:id="82" w:author="xx" w:date="2012-06-10T21:53:00Z"/>
        </w:rPr>
      </w:pPr>
      <w:ins w:id="83" w:author="xx" w:date="2012-06-10T21:53:00Z">
        <w:r>
          <w:tab/>
          <w:t xml:space="preserve">Các yêu cầu đặc </w:t>
        </w:r>
        <w:proofErr w:type="gramStart"/>
        <w:r>
          <w:t>biệt :</w:t>
        </w:r>
        <w:proofErr w:type="gramEnd"/>
      </w:ins>
    </w:p>
    <w:p w:rsidR="0079611E" w:rsidRDefault="0079611E" w:rsidP="0079611E">
      <w:pPr>
        <w:pStyle w:val="ListParagraph"/>
        <w:numPr>
          <w:ilvl w:val="0"/>
          <w:numId w:val="47"/>
        </w:numPr>
        <w:rPr>
          <w:ins w:id="84" w:author="xx" w:date="2012-06-10T21:53:00Z"/>
        </w:rPr>
      </w:pPr>
      <w:ins w:id="85" w:author="xx" w:date="2012-06-10T21:53:00Z">
        <w:r>
          <w:t>Đăng nhập với quyền admin.</w:t>
        </w:r>
      </w:ins>
    </w:p>
    <w:p w:rsidR="0079611E" w:rsidRDefault="0079611E" w:rsidP="0079611E">
      <w:pPr>
        <w:rPr>
          <w:ins w:id="86" w:author="xx" w:date="2012-06-10T21:53:00Z"/>
        </w:rPr>
      </w:pPr>
      <w:ins w:id="87" w:author="xx" w:date="2012-06-10T21:53:00Z">
        <w:r>
          <w:tab/>
          <w:t xml:space="preserve">Điều kiện tiên </w:t>
        </w:r>
        <w:proofErr w:type="gramStart"/>
        <w:r>
          <w:t>quyết :</w:t>
        </w:r>
        <w:proofErr w:type="gramEnd"/>
      </w:ins>
    </w:p>
    <w:p w:rsidR="0079611E" w:rsidRDefault="0079611E" w:rsidP="0079611E">
      <w:pPr>
        <w:pStyle w:val="ListParagraph"/>
        <w:numPr>
          <w:ilvl w:val="0"/>
          <w:numId w:val="47"/>
        </w:numPr>
        <w:rPr>
          <w:ins w:id="88" w:author="xx" w:date="2012-06-10T21:53:00Z"/>
        </w:rPr>
      </w:pPr>
      <w:ins w:id="89" w:author="xx" w:date="2012-06-10T21:53:00Z">
        <w:r>
          <w:t>Đăng nhập với quyền admin.</w:t>
        </w:r>
      </w:ins>
    </w:p>
    <w:p w:rsidR="0079611E" w:rsidRDefault="0079611E" w:rsidP="0079611E">
      <w:pPr>
        <w:rPr>
          <w:ins w:id="90" w:author="xx" w:date="2012-06-10T21:53:00Z"/>
        </w:rPr>
      </w:pPr>
      <w:ins w:id="91" w:author="xx" w:date="2012-06-10T21:53:00Z">
        <w:r>
          <w:tab/>
          <w:t xml:space="preserve">Điều kiện kết </w:t>
        </w:r>
        <w:proofErr w:type="gramStart"/>
        <w:r>
          <w:t>thúc :</w:t>
        </w:r>
        <w:proofErr w:type="gramEnd"/>
        <w:r>
          <w:t xml:space="preserve"> </w:t>
        </w:r>
      </w:ins>
    </w:p>
    <w:p w:rsidR="0079611E" w:rsidRDefault="0079611E" w:rsidP="0079611E">
      <w:pPr>
        <w:pStyle w:val="ListParagraph"/>
        <w:numPr>
          <w:ilvl w:val="0"/>
          <w:numId w:val="47"/>
        </w:numPr>
        <w:rPr>
          <w:ins w:id="92" w:author="xx" w:date="2012-06-10T21:53:00Z"/>
        </w:rPr>
      </w:pPr>
      <w:ins w:id="93" w:author="xx" w:date="2012-06-10T21:53:00Z">
        <w:r>
          <w:t>Hê thống lưu trữ vào database.</w:t>
        </w:r>
      </w:ins>
    </w:p>
    <w:p w:rsidR="0079611E" w:rsidRDefault="0079611E" w:rsidP="0079611E">
      <w:pPr>
        <w:rPr>
          <w:ins w:id="94" w:author="xx" w:date="2012-06-10T21:53:00Z"/>
        </w:rPr>
      </w:pPr>
      <w:ins w:id="95" w:author="xx" w:date="2012-06-10T21:53:00Z">
        <w:r>
          <w:tab/>
          <w:t>Điểm mở rộng:</w:t>
        </w:r>
      </w:ins>
    </w:p>
    <w:p w:rsidR="0079611E" w:rsidRDefault="0079611E" w:rsidP="0079611E">
      <w:pPr>
        <w:pStyle w:val="ListParagraph"/>
        <w:numPr>
          <w:ilvl w:val="0"/>
          <w:numId w:val="47"/>
        </w:numPr>
        <w:jc w:val="both"/>
        <w:rPr>
          <w:ins w:id="96" w:author="xx" w:date="2012-06-10T21:53:00Z"/>
        </w:rPr>
      </w:pPr>
      <w:ins w:id="97" w:author="xx" w:date="2012-06-10T21:53:00Z">
        <w:r>
          <w:t>Không thể tạo tài khoản với những email đã tồn tại và đang hoạt động trong hệ thống.</w:t>
        </w:r>
      </w:ins>
    </w:p>
    <w:p w:rsidR="00E814AA" w:rsidDel="0079611E" w:rsidRDefault="00E814AA" w:rsidP="00E814AA">
      <w:pPr>
        <w:pStyle w:val="Heading4"/>
        <w:rPr>
          <w:del w:id="98" w:author="xx" w:date="2012-06-10T21:53:00Z"/>
        </w:rPr>
      </w:pPr>
      <w:del w:id="99" w:author="xx" w:date="2012-06-10T21:53:00Z">
        <w:r w:rsidDel="0079611E">
          <w:delText>Use-Case admin create account</w:delText>
        </w:r>
        <w:bookmarkEnd w:id="68"/>
      </w:del>
    </w:p>
    <w:p w:rsidR="00E814AA" w:rsidDel="0079611E" w:rsidRDefault="00E814AA" w:rsidP="00E814AA">
      <w:pPr>
        <w:rPr>
          <w:del w:id="100" w:author="xx" w:date="2012-06-10T21:53:00Z"/>
        </w:rPr>
      </w:pPr>
      <w:del w:id="101" w:author="xx" w:date="2012-06-10T21:53:00Z">
        <w:r w:rsidDel="0079611E">
          <w:tab/>
          <w:delText>Tóm tắt : admin tạo lập tài khoản mới dựa theo email.</w:delText>
        </w:r>
      </w:del>
    </w:p>
    <w:p w:rsidR="00DE5B4D" w:rsidDel="0079611E" w:rsidRDefault="00E814AA" w:rsidP="00DE5B4D">
      <w:pPr>
        <w:pStyle w:val="ListParagraph"/>
        <w:ind w:left="540"/>
        <w:rPr>
          <w:del w:id="102" w:author="xx" w:date="2012-06-10T21:53:00Z"/>
        </w:rPr>
      </w:pPr>
      <w:del w:id="103" w:author="xx" w:date="2012-06-10T21:53:00Z">
        <w:r w:rsidDel="0079611E">
          <w:tab/>
        </w:r>
      </w:del>
      <w:del w:id="104" w:author="xx" w:date="2012-06-10T21:51:00Z">
        <w:r w:rsidR="00930FF6" w:rsidDel="0079611E">
          <w:rPr>
            <w:noProof/>
          </w:rPr>
          <w:drawing>
            <wp:inline distT="0" distB="0" distL="0" distR="0" wp14:anchorId="202A2E64" wp14:editId="0D427B3D">
              <wp:extent cx="5791835" cy="3930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930395"/>
                      </a:xfrm>
                      <a:prstGeom prst="rect">
                        <a:avLst/>
                      </a:prstGeom>
                      <a:noFill/>
                      <a:ln>
                        <a:noFill/>
                      </a:ln>
                    </pic:spPr>
                  </pic:pic>
                </a:graphicData>
              </a:graphic>
            </wp:inline>
          </w:drawing>
        </w:r>
      </w:del>
    </w:p>
    <w:p w:rsidR="00930FF6" w:rsidDel="0079611E" w:rsidRDefault="00930FF6" w:rsidP="00DE5B4D">
      <w:pPr>
        <w:pStyle w:val="ListParagraph"/>
        <w:ind w:left="540"/>
        <w:rPr>
          <w:del w:id="105" w:author="xx" w:date="2012-06-10T21:53:00Z"/>
        </w:rPr>
      </w:pPr>
    </w:p>
    <w:p w:rsidR="00DE5B4D" w:rsidDel="0079611E" w:rsidRDefault="00930FF6" w:rsidP="00A97BAF">
      <w:pPr>
        <w:pStyle w:val="Heading4"/>
        <w:rPr>
          <w:del w:id="106" w:author="xx" w:date="2012-06-10T21:53:00Z"/>
        </w:rPr>
      </w:pPr>
      <w:del w:id="107" w:author="xx" w:date="2012-06-10T21:53:00Z">
        <w:r w:rsidDel="0079611E">
          <w:delText>Create work item</w:delText>
        </w:r>
      </w:del>
    </w:p>
    <w:p w:rsidR="00930FF6" w:rsidDel="0079611E" w:rsidRDefault="00930FF6" w:rsidP="00DE5B4D">
      <w:pPr>
        <w:pStyle w:val="ListParagraph"/>
        <w:ind w:left="1800"/>
        <w:rPr>
          <w:del w:id="108" w:author="xx" w:date="2012-06-10T21:53:00Z"/>
        </w:rPr>
      </w:pPr>
      <w:del w:id="109" w:author="xx" w:date="2012-06-10T21:53:00Z">
        <w:r w:rsidDel="0079611E">
          <w:delText>Thành viên dự án tạo work item cho dự án.</w:delText>
        </w:r>
      </w:del>
    </w:p>
    <w:p w:rsidR="00930FF6" w:rsidRPr="00A97BAF" w:rsidDel="0079611E" w:rsidRDefault="00930FF6" w:rsidP="00A97BAF">
      <w:pPr>
        <w:rPr>
          <w:del w:id="110" w:author="xx" w:date="2012-06-10T21:53:00Z"/>
          <w:b/>
        </w:rPr>
      </w:pPr>
      <w:del w:id="111" w:author="xx" w:date="2012-06-10T21:53:00Z">
        <w:r w:rsidRPr="00A97BAF" w:rsidDel="0079611E">
          <w:rPr>
            <w:b/>
          </w:rPr>
          <w:delText>Dòng sự kiện</w:delText>
        </w:r>
        <w:r w:rsidR="00E814AA" w:rsidDel="0079611E">
          <w:delText xml:space="preserve"> : </w:delText>
        </w:r>
        <w:r w:rsidRPr="00A97BAF" w:rsidDel="0079611E">
          <w:rPr>
            <w:b/>
          </w:rPr>
          <w:delText>:</w:delText>
        </w:r>
      </w:del>
    </w:p>
    <w:p w:rsidR="008D3354" w:rsidRPr="00A97BAF" w:rsidDel="0079611E" w:rsidRDefault="00E814AA" w:rsidP="00A97BAF">
      <w:pPr>
        <w:pStyle w:val="ListParagraph"/>
        <w:numPr>
          <w:ilvl w:val="0"/>
          <w:numId w:val="42"/>
        </w:numPr>
        <w:rPr>
          <w:del w:id="112" w:author="xx" w:date="2012-06-10T21:53:00Z"/>
          <w:b/>
        </w:rPr>
      </w:pPr>
      <w:del w:id="113" w:author="xx" w:date="2012-06-10T21:53:00Z">
        <w:r w:rsidDel="0079611E">
          <w:delText>Admin</w:delText>
        </w:r>
        <w:r w:rsidR="00930FF6" w:rsidDel="0079611E">
          <w:delText xml:space="preserve">Thành viên chọn </w:delText>
        </w:r>
        <w:r w:rsidDel="0079611E">
          <w:delText>chức năng</w:delText>
        </w:r>
        <w:r w:rsidR="00930FF6" w:rsidDel="0079611E">
          <w:delText>loại work item muốn tạo</w:delText>
        </w:r>
        <w:r w:rsidDel="0079611E">
          <w:delText xml:space="preserve"> mới account</w:delText>
        </w:r>
        <w:r w:rsidR="00930FF6" w:rsidDel="0079611E">
          <w:delText>.</w:delText>
        </w:r>
      </w:del>
    </w:p>
    <w:p w:rsidR="00E814AA" w:rsidDel="0079611E" w:rsidRDefault="00E814AA" w:rsidP="00E814AA">
      <w:pPr>
        <w:pStyle w:val="ListParagraph"/>
        <w:numPr>
          <w:ilvl w:val="0"/>
          <w:numId w:val="9"/>
        </w:numPr>
        <w:jc w:val="both"/>
        <w:rPr>
          <w:del w:id="114" w:author="xx" w:date="2012-06-10T21:53:00Z"/>
        </w:rPr>
      </w:pPr>
      <w:del w:id="115" w:author="xx" w:date="2012-06-10T21:53:00Z">
        <w:r w:rsidDel="0079611E">
          <w:delText>Admin nhập email và tạo tài khoản.</w:delText>
        </w:r>
      </w:del>
    </w:p>
    <w:p w:rsidR="00930FF6" w:rsidRPr="00A97BAF" w:rsidDel="0079611E" w:rsidRDefault="00930FF6" w:rsidP="00A97BAF">
      <w:pPr>
        <w:pStyle w:val="ListParagraph"/>
        <w:numPr>
          <w:ilvl w:val="0"/>
          <w:numId w:val="42"/>
        </w:numPr>
        <w:rPr>
          <w:del w:id="116" w:author="xx" w:date="2012-06-10T21:53:00Z"/>
          <w:b/>
        </w:rPr>
      </w:pPr>
      <w:del w:id="117" w:author="xx" w:date="2012-06-10T21:53:00Z">
        <w:r w:rsidDel="0079611E">
          <w:delText>Thành viên cung cấp các thông tin cần có của workitem.</w:delText>
        </w:r>
      </w:del>
    </w:p>
    <w:p w:rsidR="00930FF6" w:rsidRPr="00A97BAF" w:rsidDel="0079611E" w:rsidRDefault="00930FF6" w:rsidP="00A97BAF">
      <w:pPr>
        <w:pStyle w:val="ListParagraph"/>
        <w:numPr>
          <w:ilvl w:val="0"/>
          <w:numId w:val="42"/>
        </w:numPr>
        <w:rPr>
          <w:del w:id="118" w:author="xx" w:date="2012-06-10T21:53:00Z"/>
          <w:b/>
        </w:rPr>
      </w:pPr>
      <w:del w:id="119" w:author="xx" w:date="2012-06-10T21:53:00Z">
        <w:r w:rsidDel="0079611E">
          <w:delText xml:space="preserve">Hệ thống </w:delText>
        </w:r>
        <w:r w:rsidR="00E814AA" w:rsidDel="0079611E">
          <w:delText>gửi email kích hoạt tới</w:delText>
        </w:r>
        <w:r w:rsidDel="0079611E">
          <w:delText>ghi nhận work item vừa tạo.</w:delText>
        </w:r>
      </w:del>
    </w:p>
    <w:p w:rsidR="003C106B" w:rsidRPr="00A97BAF" w:rsidDel="0079611E" w:rsidRDefault="003C106B" w:rsidP="00A97BAF">
      <w:pPr>
        <w:pStyle w:val="ListParagraph"/>
        <w:numPr>
          <w:ilvl w:val="0"/>
          <w:numId w:val="42"/>
        </w:numPr>
        <w:rPr>
          <w:del w:id="120" w:author="xx" w:date="2012-06-10T21:53:00Z"/>
          <w:b/>
        </w:rPr>
      </w:pPr>
      <w:del w:id="121" w:author="xx" w:date="2012-06-10T21:53:00Z">
        <w:r w:rsidDel="0079611E">
          <w:delText>Kết thúc use case</w:delText>
        </w:r>
      </w:del>
    </w:p>
    <w:p w:rsidR="00930FF6" w:rsidDel="0079611E" w:rsidRDefault="00930FF6" w:rsidP="00A97BAF">
      <w:pPr>
        <w:ind w:left="1800"/>
        <w:rPr>
          <w:del w:id="122" w:author="xx" w:date="2012-06-10T21:53:00Z"/>
        </w:rPr>
      </w:pPr>
      <w:del w:id="123" w:author="xx" w:date="2012-06-10T21:53:00Z">
        <w:r w:rsidRPr="00A97BAF" w:rsidDel="0079611E">
          <w:rPr>
            <w:b/>
          </w:rPr>
          <w:delText>Dòng sự kiên khác</w:delText>
        </w:r>
        <w:r w:rsidDel="0079611E">
          <w:rPr>
            <w:b/>
          </w:rPr>
          <w:delText xml:space="preserve"> </w:delText>
        </w:r>
      </w:del>
    </w:p>
    <w:p w:rsidR="008D3354" w:rsidDel="0079611E" w:rsidRDefault="003C3853" w:rsidP="00A97BAF">
      <w:pPr>
        <w:ind w:left="1800"/>
        <w:rPr>
          <w:del w:id="124" w:author="xx" w:date="2012-06-10T21:53:00Z"/>
        </w:rPr>
      </w:pPr>
      <w:del w:id="125" w:author="xx" w:date="2012-06-10T21:53:00Z">
        <w:r w:rsidDel="0079611E">
          <w:delText>Ở</w:delText>
        </w:r>
        <w:r w:rsidR="008D3354" w:rsidDel="0079611E">
          <w:delText xml:space="preserve"> bước 2 thành viên</w:delText>
        </w:r>
        <w:r w:rsidR="00E814AA" w:rsidDel="0079611E">
          <w:delText>, đồng thời lưu vào database</w:delText>
        </w:r>
        <w:r w:rsidR="008D3354" w:rsidDel="0079611E">
          <w:delText xml:space="preserve"> nhập thông tin không đúng.</w:delText>
        </w:r>
      </w:del>
    </w:p>
    <w:p w:rsidR="008D3354" w:rsidDel="0079611E" w:rsidRDefault="008D3354" w:rsidP="00A97BAF">
      <w:pPr>
        <w:pStyle w:val="ListParagraph"/>
        <w:ind w:left="2160"/>
        <w:rPr>
          <w:del w:id="126" w:author="xx" w:date="2012-06-10T21:53:00Z"/>
        </w:rPr>
      </w:pPr>
      <w:del w:id="127" w:author="xx" w:date="2012-06-10T21:53:00Z">
        <w:r w:rsidDel="0079611E">
          <w:delText xml:space="preserve">2.1 : Hệ thống </w:delText>
        </w:r>
        <w:r w:rsidR="00E814AA" w:rsidDel="0079611E">
          <w:delText xml:space="preserve">trả về </w:delText>
        </w:r>
        <w:r w:rsidDel="0079611E">
          <w:delText xml:space="preserve">thông </w:delText>
        </w:r>
        <w:r w:rsidR="00E814AA" w:rsidDel="0079611E">
          <w:delText>tin trạng thái</w:delText>
        </w:r>
        <w:r w:rsidDel="0079611E">
          <w:delText>báo đã nhập sai</w:delText>
        </w:r>
      </w:del>
    </w:p>
    <w:p w:rsidR="00736517" w:rsidDel="0079611E" w:rsidRDefault="008D3354" w:rsidP="00A97BAF">
      <w:pPr>
        <w:pStyle w:val="ListParagraph"/>
        <w:ind w:left="2160"/>
        <w:rPr>
          <w:del w:id="128" w:author="xx" w:date="2012-06-10T21:53:00Z"/>
        </w:rPr>
      </w:pPr>
      <w:del w:id="129" w:author="xx" w:date="2012-06-10T21:53:00Z">
        <w:r w:rsidDel="0079611E">
          <w:delText xml:space="preserve">2.2 : Hệ thống yêu cầu người dùng </w:delText>
        </w:r>
        <w:r w:rsidR="00E814AA" w:rsidDel="0079611E">
          <w:delText>mới khởi</w:delText>
        </w:r>
        <w:r w:rsidDel="0079611E">
          <w:delText>nhập lại.</w:delText>
        </w:r>
      </w:del>
    </w:p>
    <w:p w:rsidR="003C106B" w:rsidDel="0079611E" w:rsidRDefault="003C3853" w:rsidP="00A97BAF">
      <w:pPr>
        <w:pStyle w:val="ListParagraph"/>
        <w:ind w:left="2160"/>
        <w:rPr>
          <w:del w:id="130" w:author="xx" w:date="2012-06-10T21:53:00Z"/>
        </w:rPr>
      </w:pPr>
      <w:del w:id="131" w:author="xx" w:date="2012-06-10T21:53:00Z">
        <w:r w:rsidDel="0079611E">
          <w:delText xml:space="preserve">Ở </w:delText>
        </w:r>
        <w:r w:rsidR="003C106B" w:rsidDel="0079611E">
          <w:delText xml:space="preserve">bước 2 người dùng không </w:delText>
        </w:r>
        <w:r w:rsidDel="0079611E">
          <w:delText>muốn hủy bỏ việc tạo work item</w:delText>
        </w:r>
        <w:r w:rsidR="003C106B" w:rsidDel="0079611E">
          <w:delText>.</w:delText>
        </w:r>
      </w:del>
    </w:p>
    <w:p w:rsidR="00E814AA" w:rsidDel="0079611E" w:rsidRDefault="00E814AA" w:rsidP="00E814AA">
      <w:pPr>
        <w:rPr>
          <w:del w:id="132" w:author="xx" w:date="2012-06-10T21:53:00Z"/>
        </w:rPr>
      </w:pPr>
      <w:del w:id="133" w:author="xx" w:date="2012-06-10T21:53:00Z">
        <w:r w:rsidDel="0079611E">
          <w:tab/>
          <w:delText>Các yêu cầu đặc biệt :</w:delText>
        </w:r>
      </w:del>
    </w:p>
    <w:p w:rsidR="00E814AA" w:rsidDel="0079611E" w:rsidRDefault="00E814AA" w:rsidP="00E814AA">
      <w:pPr>
        <w:pStyle w:val="ListParagraph"/>
        <w:numPr>
          <w:ilvl w:val="0"/>
          <w:numId w:val="9"/>
        </w:numPr>
        <w:rPr>
          <w:del w:id="134" w:author="xx" w:date="2012-06-10T21:53:00Z"/>
        </w:rPr>
      </w:pPr>
      <w:del w:id="135" w:author="xx" w:date="2012-06-10T21:53:00Z">
        <w:r w:rsidDel="0079611E">
          <w:delText>Đăng nhập với quyền admin.</w:delText>
        </w:r>
      </w:del>
    </w:p>
    <w:p w:rsidR="003C106B" w:rsidDel="0079611E" w:rsidRDefault="00E814AA" w:rsidP="00A97BAF">
      <w:pPr>
        <w:pStyle w:val="ListParagraph"/>
        <w:ind w:left="2160"/>
        <w:rPr>
          <w:del w:id="136" w:author="xx" w:date="2012-06-10T21:53:00Z"/>
        </w:rPr>
      </w:pPr>
      <w:del w:id="137" w:author="xx" w:date="2012-06-10T21:53:00Z">
        <w:r w:rsidDel="0079611E">
          <w:tab/>
        </w:r>
        <w:r w:rsidR="003C106B" w:rsidDel="0079611E">
          <w:delText>2.1 : Kết thúc use case</w:delText>
        </w:r>
      </w:del>
    </w:p>
    <w:p w:rsidR="00736517" w:rsidDel="0079611E" w:rsidRDefault="00736517" w:rsidP="00A97BAF">
      <w:pPr>
        <w:pStyle w:val="ListParagraph"/>
        <w:ind w:left="2160"/>
        <w:rPr>
          <w:del w:id="138" w:author="xx" w:date="2012-06-10T21:53:00Z"/>
        </w:rPr>
      </w:pPr>
      <w:del w:id="139" w:author="xx" w:date="2012-06-10T21:53:00Z">
        <w:r w:rsidDel="0079611E">
          <w:delText xml:space="preserve">Ở bước 2 người dùng có thể </w:delText>
        </w:r>
        <w:r w:rsidRPr="00A97BAF" w:rsidDel="0079611E">
          <w:rPr>
            <w:b/>
          </w:rPr>
          <w:delText>attach file</w:delText>
        </w:r>
        <w:r w:rsidDel="0079611E">
          <w:delText>.</w:delText>
        </w:r>
      </w:del>
    </w:p>
    <w:p w:rsidR="00930FF6" w:rsidDel="0079611E" w:rsidRDefault="00930FF6" w:rsidP="00A97BAF">
      <w:pPr>
        <w:ind w:left="1800"/>
        <w:rPr>
          <w:del w:id="140" w:author="xx" w:date="2012-06-10T21:53:00Z"/>
        </w:rPr>
      </w:pPr>
      <w:del w:id="141" w:author="xx" w:date="2012-06-10T21:53:00Z">
        <w:r w:rsidRPr="00A97BAF" w:rsidDel="0079611E">
          <w:rPr>
            <w:b/>
          </w:rPr>
          <w:delText>Điều kiện tiên quyết</w:delText>
        </w:r>
        <w:r w:rsidR="00E814AA" w:rsidDel="0079611E">
          <w:delText xml:space="preserve"> :</w:delText>
        </w:r>
      </w:del>
    </w:p>
    <w:p w:rsidR="00930FF6" w:rsidDel="0079611E" w:rsidRDefault="00930FF6" w:rsidP="00A97BAF">
      <w:pPr>
        <w:ind w:left="1800"/>
        <w:rPr>
          <w:del w:id="142" w:author="xx" w:date="2012-06-10T21:53:00Z"/>
        </w:rPr>
      </w:pPr>
      <w:del w:id="143" w:author="xx" w:date="2012-06-10T21:53:00Z">
        <w:r w:rsidDel="0079611E">
          <w:delText>Người dùng đã đăng nhập và là thành viên của dư án.</w:delText>
        </w:r>
      </w:del>
    </w:p>
    <w:p w:rsidR="00E814AA" w:rsidDel="0079611E" w:rsidRDefault="00930FF6" w:rsidP="00E814AA">
      <w:pPr>
        <w:pStyle w:val="ListParagraph"/>
        <w:numPr>
          <w:ilvl w:val="0"/>
          <w:numId w:val="9"/>
        </w:numPr>
        <w:rPr>
          <w:del w:id="144" w:author="xx" w:date="2012-06-10T21:53:00Z"/>
        </w:rPr>
      </w:pPr>
      <w:del w:id="145" w:author="xx" w:date="2012-06-10T21:53:00Z">
        <w:r w:rsidRPr="00A97BAF" w:rsidDel="0079611E">
          <w:rPr>
            <w:b/>
          </w:rPr>
          <w:delText>Điều kiện kết thúc</w:delText>
        </w:r>
        <w:r w:rsidR="00E814AA" w:rsidDel="0079611E">
          <w:delText>Đăng nhập với quyền admin.</w:delText>
        </w:r>
      </w:del>
    </w:p>
    <w:p w:rsidR="00E814AA" w:rsidDel="0079611E" w:rsidRDefault="00E814AA" w:rsidP="00E814AA">
      <w:pPr>
        <w:rPr>
          <w:del w:id="146" w:author="xx" w:date="2012-06-10T21:53:00Z"/>
        </w:rPr>
      </w:pPr>
      <w:del w:id="147" w:author="xx" w:date="2012-06-10T21:53:00Z">
        <w:r w:rsidDel="0079611E">
          <w:tab/>
          <w:delText xml:space="preserve">Điều kiện kết thúc : </w:delText>
        </w:r>
      </w:del>
    </w:p>
    <w:p w:rsidR="00930FF6" w:rsidDel="0079611E" w:rsidRDefault="00E814AA" w:rsidP="00A97BAF">
      <w:pPr>
        <w:ind w:left="1800"/>
        <w:rPr>
          <w:del w:id="148" w:author="xx" w:date="2012-06-10T21:53:00Z"/>
          <w:b/>
        </w:rPr>
      </w:pPr>
      <w:del w:id="149" w:author="xx" w:date="2012-06-10T21:53:00Z">
        <w:r w:rsidDel="0079611E">
          <w:delText>Hê</w:delText>
        </w:r>
      </w:del>
    </w:p>
    <w:p w:rsidR="00736517" w:rsidDel="0079611E" w:rsidRDefault="00736517" w:rsidP="00A97BAF">
      <w:pPr>
        <w:ind w:left="1800"/>
        <w:rPr>
          <w:del w:id="150" w:author="xx" w:date="2012-06-10T21:53:00Z"/>
        </w:rPr>
      </w:pPr>
      <w:del w:id="151" w:author="xx" w:date="2012-06-10T21:53:00Z">
        <w:r w:rsidDel="0079611E">
          <w:delText xml:space="preserve">Hệ thống </w:delText>
        </w:r>
        <w:r w:rsidR="00E814AA" w:rsidDel="0079611E">
          <w:delText>lưu trữ vào database</w:delText>
        </w:r>
        <w:r w:rsidDel="0079611E">
          <w:delText>ghi nhập work item mới tạo.</w:delText>
        </w:r>
      </w:del>
    </w:p>
    <w:p w:rsidR="00736517" w:rsidDel="0079611E" w:rsidRDefault="00E814AA" w:rsidP="00A97BAF">
      <w:pPr>
        <w:ind w:left="1800"/>
        <w:rPr>
          <w:del w:id="152" w:author="xx" w:date="2012-06-10T21:53:00Z"/>
        </w:rPr>
      </w:pPr>
      <w:del w:id="153" w:author="xx" w:date="2012-06-10T21:53:00Z">
        <w:r w:rsidDel="0079611E">
          <w:tab/>
        </w:r>
        <w:r w:rsidR="00736517" w:rsidRPr="00A97BAF" w:rsidDel="0079611E">
          <w:rPr>
            <w:b/>
          </w:rPr>
          <w:delText>Điểm mở rộng</w:delText>
        </w:r>
        <w:r w:rsidR="00736517" w:rsidDel="0079611E">
          <w:delText>:</w:delText>
        </w:r>
      </w:del>
    </w:p>
    <w:p w:rsidR="00E814AA" w:rsidRPr="002B64F8" w:rsidDel="0079611E" w:rsidRDefault="00E814AA" w:rsidP="00E814AA">
      <w:pPr>
        <w:pStyle w:val="ListParagraph"/>
        <w:numPr>
          <w:ilvl w:val="0"/>
          <w:numId w:val="9"/>
        </w:numPr>
        <w:jc w:val="both"/>
        <w:rPr>
          <w:del w:id="154" w:author="xx" w:date="2012-06-10T21:53:00Z"/>
        </w:rPr>
      </w:pPr>
      <w:del w:id="155" w:author="xx" w:date="2012-06-10T21:53:00Z">
        <w:r w:rsidDel="0079611E">
          <w:delText>Không thể tạo tài khoản với những email đã tồn tại và đang hoạt động trong hệ thống.</w:delText>
        </w:r>
      </w:del>
    </w:p>
    <w:p w:rsidR="00E814AA" w:rsidRDefault="00E814AA" w:rsidP="00E814AA">
      <w:pPr>
        <w:pStyle w:val="Heading4"/>
      </w:pPr>
      <w:bookmarkStart w:id="156" w:name="_Toc327121412"/>
      <w:r>
        <w:t>Use-Case admin search account</w:t>
      </w:r>
      <w:bookmarkEnd w:id="156"/>
    </w:p>
    <w:p w:rsidR="00E814AA" w:rsidRDefault="00E814AA" w:rsidP="00E814AA">
      <w:r>
        <w:tab/>
        <w:t xml:space="preserve">Tóm </w:t>
      </w:r>
      <w:proofErr w:type="gramStart"/>
      <w:r>
        <w:t>tắt :</w:t>
      </w:r>
      <w:proofErr w:type="gramEnd"/>
      <w:r>
        <w:t xml:space="preserve"> admin sử dụng chức năng tìm kiếm account</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Admin nhập điều kiện tìm kiếm và sử dụng chức năng tìm kiếm.</w:t>
      </w:r>
    </w:p>
    <w:p w:rsidR="00E814AA" w:rsidRDefault="00E814AA" w:rsidP="00E814AA">
      <w:pPr>
        <w:pStyle w:val="ListParagraph"/>
        <w:numPr>
          <w:ilvl w:val="0"/>
          <w:numId w:val="9"/>
        </w:numPr>
      </w:pPr>
      <w:r>
        <w:t>Hệ thống lọc dựa và điều kiện và trả về danh sách account thỏa điều kiện.</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lastRenderedPageBreak/>
        <w:t>Đăng nhập với quyền admin</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đưa ra kết quả trả về.</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736517" w:rsidRDefault="00E814AA" w:rsidP="00A97BAF">
      <w:pPr>
        <w:ind w:left="1800"/>
      </w:pPr>
      <w:bookmarkStart w:id="157" w:name="_Toc327121413"/>
      <w:r>
        <w:t xml:space="preserve">Use-Case admin </w:t>
      </w:r>
      <w:r w:rsidR="00736517">
        <w:t>Attach file</w:t>
      </w:r>
    </w:p>
    <w:p w:rsidR="00736517" w:rsidRDefault="00736517" w:rsidP="00A97BAF">
      <w:pPr>
        <w:pStyle w:val="Heading4"/>
      </w:pPr>
      <w:proofErr w:type="gramStart"/>
      <w:r>
        <w:t>update</w:t>
      </w:r>
      <w:proofErr w:type="gramEnd"/>
      <w:r>
        <w:t xml:space="preserve"> </w:t>
      </w:r>
      <w:r w:rsidR="00E814AA">
        <w:t>account</w:t>
      </w:r>
      <w:bookmarkEnd w:id="157"/>
      <w:del w:id="158" w:author="xx" w:date="2012-06-10T21:50:00Z">
        <w:r w:rsidDel="0079611E">
          <w:delText>work</w:delText>
        </w:r>
        <w:r w:rsidR="003C3853" w:rsidDel="0079611E">
          <w:delText xml:space="preserve"> item</w:delText>
        </w:r>
      </w:del>
    </w:p>
    <w:p w:rsidR="00E814AA" w:rsidRDefault="00E814AA" w:rsidP="00E814AA">
      <w:r>
        <w:tab/>
        <w:t xml:space="preserve">Tóm </w:t>
      </w:r>
      <w:proofErr w:type="gramStart"/>
      <w:r>
        <w:t>tắt :</w:t>
      </w:r>
      <w:proofErr w:type="gramEnd"/>
      <w:r>
        <w:t xml:space="preserve"> admin thực hiện chức năng update account (thay đổi trạng thái).</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Admin thực hiện chức năng tìm kiếm</w:t>
      </w:r>
    </w:p>
    <w:p w:rsidR="00E814AA" w:rsidRDefault="00E814AA" w:rsidP="00E814AA">
      <w:pPr>
        <w:pStyle w:val="ListParagraph"/>
        <w:numPr>
          <w:ilvl w:val="0"/>
          <w:numId w:val="9"/>
        </w:numPr>
      </w:pPr>
      <w:r>
        <w:t>Admin chọn account và chọn tác vụ update</w:t>
      </w:r>
    </w:p>
    <w:p w:rsidR="00E814AA" w:rsidRDefault="00E814AA" w:rsidP="00E814AA">
      <w:pPr>
        <w:pStyle w:val="ListParagraph"/>
        <w:numPr>
          <w:ilvl w:val="0"/>
          <w:numId w:val="9"/>
        </w:numPr>
      </w:pPr>
      <w:r>
        <w:t>Hệ thống cập nhật thông tin mới về account</w:t>
      </w:r>
    </w:p>
    <w:p w:rsidR="00E814AA" w:rsidRDefault="00E814AA" w:rsidP="00E814AA">
      <w:pPr>
        <w:pStyle w:val="ListParagraph"/>
        <w:numPr>
          <w:ilvl w:val="0"/>
          <w:numId w:val="9"/>
        </w:numPr>
      </w:pPr>
      <w:r>
        <w:t>Hệ thống trả về danh sách account với những cập nhật mới thay đổi</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Đăng nhập với quyền admin</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Đăng nhập với quyền admin</w:t>
      </w:r>
    </w:p>
    <w:p w:rsidR="00E814AA" w:rsidRDefault="00E814AA" w:rsidP="00E814AA">
      <w:r>
        <w:tab/>
        <w:t xml:space="preserve">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lastRenderedPageBreak/>
        <w:t>Không có</w:t>
      </w:r>
    </w:p>
    <w:p w:rsidR="00E814AA" w:rsidRDefault="00E814AA" w:rsidP="00E814AA">
      <w:pPr>
        <w:pStyle w:val="Heading4"/>
      </w:pPr>
      <w:bookmarkStart w:id="159" w:name="_Toc327121414"/>
      <w:r>
        <w:t>Use-Case admin delete account</w:t>
      </w:r>
      <w:bookmarkEnd w:id="159"/>
    </w:p>
    <w:p w:rsidR="00E814AA" w:rsidRDefault="00E814AA" w:rsidP="00E814AA">
      <w:r>
        <w:tab/>
        <w:t xml:space="preserve">Tóm </w:t>
      </w:r>
      <w:proofErr w:type="gramStart"/>
      <w:r>
        <w:t>tắt :</w:t>
      </w:r>
      <w:proofErr w:type="gramEnd"/>
      <w:r>
        <w:t xml:space="preserve"> admin thực hiện chức năng xóa account</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Admin thực hiện chức năng tìm kiếm account.</w:t>
      </w:r>
    </w:p>
    <w:p w:rsidR="00E814AA" w:rsidRDefault="00E814AA" w:rsidP="00E814AA">
      <w:pPr>
        <w:pStyle w:val="ListParagraph"/>
        <w:numPr>
          <w:ilvl w:val="0"/>
          <w:numId w:val="9"/>
        </w:numPr>
      </w:pPr>
      <w:r>
        <w:t>Admin chọn account và chọn tác vụ delete.</w:t>
      </w:r>
    </w:p>
    <w:p w:rsidR="00E814AA" w:rsidRDefault="00E814AA" w:rsidP="00E814AA">
      <w:pPr>
        <w:pStyle w:val="ListParagraph"/>
        <w:numPr>
          <w:ilvl w:val="0"/>
          <w:numId w:val="9"/>
        </w:numPr>
        <w:jc w:val="both"/>
      </w:pPr>
      <w:r>
        <w:t>Hệ thống thay đổi trạng thái của account thành đã xóa, đồng thời xóa email của account trong hệ thống.</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Đăng nhập với quyền admin.</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cập nhật trạng thái của account.</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60" w:name="_Toc327121415"/>
      <w:r>
        <w:t>Use-Case guest active account</w:t>
      </w:r>
      <w:bookmarkEnd w:id="160"/>
    </w:p>
    <w:p w:rsidR="00E814AA" w:rsidRDefault="00E814AA" w:rsidP="00E814AA">
      <w:pPr>
        <w:jc w:val="both"/>
      </w:pPr>
      <w:r>
        <w:tab/>
        <w:t xml:space="preserve">Tóm </w:t>
      </w:r>
      <w:proofErr w:type="gramStart"/>
      <w:r>
        <w:t>tắt :</w:t>
      </w:r>
      <w:proofErr w:type="gramEnd"/>
      <w:r>
        <w:t xml:space="preserve"> Người dùng chưa có tài khoản active account để bắt đầu sử dụng tài khoản của hệ thống.</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jc w:val="both"/>
      </w:pPr>
      <w:r>
        <w:t>Sau khi hệ thống gửi mail kích hoạt, người dùng sẽ nhận được mail với đường link kích hoạt tài khoản.</w:t>
      </w:r>
    </w:p>
    <w:p w:rsidR="00E814AA" w:rsidRDefault="00E814AA" w:rsidP="00E814AA">
      <w:pPr>
        <w:pStyle w:val="ListParagraph"/>
        <w:numPr>
          <w:ilvl w:val="0"/>
          <w:numId w:val="9"/>
        </w:numPr>
        <w:jc w:val="both"/>
      </w:pPr>
      <w:r>
        <w:lastRenderedPageBreak/>
        <w:t>Người dùng truy cập link kích hoạt, xác lập mật khẩu.</w:t>
      </w:r>
    </w:p>
    <w:p w:rsidR="00E814AA" w:rsidRDefault="00E814AA" w:rsidP="00E814AA">
      <w:pPr>
        <w:pStyle w:val="ListParagraph"/>
        <w:numPr>
          <w:ilvl w:val="0"/>
          <w:numId w:val="9"/>
        </w:numPr>
        <w:jc w:val="both"/>
      </w:pPr>
      <w:r>
        <w:t>Hệ thống thay đổi trạng thái của người dùng với trạng thái active và mật khẩu mới.</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Admin tạo tài khoản trong hệ thống.</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cập nhật tài khoản.</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61" w:name="_Toc327121416"/>
      <w:r>
        <w:t>Use-Case guest login</w:t>
      </w:r>
      <w:bookmarkEnd w:id="161"/>
    </w:p>
    <w:p w:rsidR="00E814AA" w:rsidRDefault="00E814AA" w:rsidP="00E814AA">
      <w:r>
        <w:tab/>
        <w:t xml:space="preserve">Tóm </w:t>
      </w:r>
      <w:proofErr w:type="gramStart"/>
      <w:r>
        <w:t>tắt :</w:t>
      </w:r>
      <w:proofErr w:type="gramEnd"/>
      <w:r>
        <w:t xml:space="preserve"> người dùng sử dụng chức năng đăng nhập vào hệ thống.</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Người dùng nhập email, password và tiến hành đăng nhập.</w:t>
      </w:r>
    </w:p>
    <w:p w:rsidR="00E814AA" w:rsidRDefault="00E814AA" w:rsidP="00E814AA">
      <w:pPr>
        <w:pStyle w:val="ListParagraph"/>
        <w:numPr>
          <w:ilvl w:val="0"/>
          <w:numId w:val="9"/>
        </w:numPr>
        <w:jc w:val="both"/>
      </w:pPr>
      <w:r>
        <w:t>Hệ thống kiểm tra tài khoản và trả về màn hình đăng nhập nếu đăng nhập thất bại, trả về màn hình dashboard của người dùng nếu đăng nhập thành công.</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Người dùng đã có tài khoản đang hoạt động bình thường trong hệ thống.</w:t>
      </w:r>
    </w:p>
    <w:p w:rsidR="00E814AA" w:rsidRDefault="00E814AA" w:rsidP="00E814AA">
      <w:r>
        <w:lastRenderedPageBreak/>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62" w:name="_Toc327121417"/>
      <w:r>
        <w:t>Use-Case user update user’s account</w:t>
      </w:r>
      <w:bookmarkEnd w:id="162"/>
    </w:p>
    <w:p w:rsidR="00E814AA" w:rsidRDefault="00E814AA" w:rsidP="00E814AA">
      <w:r>
        <w:tab/>
        <w:t xml:space="preserve">Tóm </w:t>
      </w:r>
      <w:proofErr w:type="gramStart"/>
      <w:r>
        <w:t>tắt :</w:t>
      </w:r>
      <w:proofErr w:type="gramEnd"/>
      <w:r>
        <w:t xml:space="preserve"> user sử dụng chức năng update account</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User thay đổi thông tin và chọn tác vụ update.</w:t>
      </w:r>
    </w:p>
    <w:p w:rsidR="00E814AA" w:rsidRDefault="00E814AA" w:rsidP="00E814AA">
      <w:pPr>
        <w:pStyle w:val="ListParagraph"/>
        <w:numPr>
          <w:ilvl w:val="0"/>
          <w:numId w:val="9"/>
        </w:numPr>
      </w:pPr>
      <w:r>
        <w:t>Hệ thống cập nhật thay đổi và trả về màn hình dashboard của user.</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User đã đăng nhập.</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cập nhật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63" w:name="_Toc327121418"/>
      <w:r>
        <w:t>Use-Case user create user’s event</w:t>
      </w:r>
      <w:bookmarkEnd w:id="163"/>
      <w:r>
        <w:tab/>
      </w:r>
    </w:p>
    <w:p w:rsidR="00E814AA" w:rsidRDefault="00E814AA" w:rsidP="00E814AA">
      <w:pPr>
        <w:ind w:firstLine="720"/>
      </w:pPr>
      <w:r>
        <w:t xml:space="preserve">Tóm </w:t>
      </w:r>
      <w:proofErr w:type="gramStart"/>
      <w:r>
        <w:t>tắt :</w:t>
      </w:r>
      <w:proofErr w:type="gramEnd"/>
      <w:r>
        <w:t xml:space="preserve"> user thực hiện chức năng tạo tự kiện cá nhân.</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User thực hiện tác vụ tạo sự kiện.</w:t>
      </w:r>
    </w:p>
    <w:p w:rsidR="00E814AA" w:rsidRDefault="00E814AA" w:rsidP="00E814AA">
      <w:pPr>
        <w:pStyle w:val="ListParagraph"/>
        <w:numPr>
          <w:ilvl w:val="0"/>
          <w:numId w:val="9"/>
        </w:numPr>
      </w:pPr>
      <w:r>
        <w:t>Hệ thống cập nhật sự kiện</w:t>
      </w:r>
    </w:p>
    <w:p w:rsidR="00E814AA" w:rsidRDefault="00E814AA" w:rsidP="00E814AA">
      <w:r>
        <w:lastRenderedPageBreak/>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User đã đăng nhập.</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Không có.</w:t>
      </w:r>
    </w:p>
    <w:p w:rsidR="00E814AA" w:rsidRDefault="00E814AA" w:rsidP="00E814AA">
      <w:r>
        <w:tab/>
        <w:t>Điểm mở rộng:</w:t>
      </w:r>
    </w:p>
    <w:p w:rsidR="00E814AA" w:rsidRDefault="00E814AA" w:rsidP="00E814AA">
      <w:pPr>
        <w:pStyle w:val="ListParagraph"/>
        <w:numPr>
          <w:ilvl w:val="0"/>
          <w:numId w:val="9"/>
        </w:numPr>
      </w:pPr>
      <w:proofErr w:type="gramStart"/>
      <w:r>
        <w:t>Không  có</w:t>
      </w:r>
      <w:proofErr w:type="gramEnd"/>
      <w:r>
        <w:t>.</w:t>
      </w:r>
    </w:p>
    <w:p w:rsidR="00E814AA" w:rsidRDefault="00E814AA" w:rsidP="00E814AA">
      <w:pPr>
        <w:pStyle w:val="Heading4"/>
      </w:pPr>
      <w:bookmarkStart w:id="164" w:name="_Toc327121419"/>
      <w:r>
        <w:t>Use-Case user view user’s event</w:t>
      </w:r>
      <w:bookmarkEnd w:id="164"/>
      <w:r>
        <w:tab/>
      </w:r>
    </w:p>
    <w:p w:rsidR="00E814AA" w:rsidRDefault="00E814AA" w:rsidP="00E814AA">
      <w:r>
        <w:tab/>
        <w:t xml:space="preserve">Tóm </w:t>
      </w:r>
      <w:proofErr w:type="gramStart"/>
      <w:r>
        <w:t>tắt :</w:t>
      </w:r>
      <w:proofErr w:type="gramEnd"/>
      <w:r>
        <w:t xml:space="preserve"> user thực hiện chức năng xem lịch cá nhân.</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User chọn tác vụ xem lịch cá nhân.</w:t>
      </w:r>
    </w:p>
    <w:p w:rsidR="00E814AA" w:rsidRDefault="00E814AA" w:rsidP="00E814AA">
      <w:pPr>
        <w:pStyle w:val="ListParagraph"/>
        <w:numPr>
          <w:ilvl w:val="0"/>
          <w:numId w:val="9"/>
        </w:numPr>
      </w:pPr>
      <w:r>
        <w:t>Hệ thống xử lý dữ liệu và trả về lịch cá nhân của người dùng tương ứng.</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65" w:name="_Toc327121420"/>
      <w:r>
        <w:lastRenderedPageBreak/>
        <w:t>Use-Case user update user’s event</w:t>
      </w:r>
      <w:bookmarkEnd w:id="165"/>
    </w:p>
    <w:p w:rsidR="00E814AA" w:rsidRDefault="00E814AA" w:rsidP="00E814AA">
      <w:r>
        <w:tab/>
        <w:t xml:space="preserve">Tóm </w:t>
      </w:r>
      <w:proofErr w:type="gramStart"/>
      <w:r>
        <w:t>tắt :</w:t>
      </w:r>
      <w:proofErr w:type="gramEnd"/>
      <w:r>
        <w:t xml:space="preserve"> người dùng thực hiện chức năng update sự kiện.</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Người dùng chọn sự kiện và thực hiện tác vụ update.</w:t>
      </w:r>
    </w:p>
    <w:p w:rsidR="00E814AA" w:rsidRDefault="00E814AA" w:rsidP="00E814AA">
      <w:pPr>
        <w:pStyle w:val="ListParagraph"/>
        <w:numPr>
          <w:ilvl w:val="0"/>
          <w:numId w:val="9"/>
        </w:numPr>
      </w:pPr>
      <w:r>
        <w:t>Hệ thống cập nhật thay đổi và trả về danh sách sự kiện với những thay đổi đã được cập nhật.</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66" w:name="_Toc327121421"/>
      <w:r>
        <w:t>Use-Case user view user’s project</w:t>
      </w:r>
      <w:bookmarkEnd w:id="166"/>
    </w:p>
    <w:p w:rsidR="00E814AA" w:rsidRDefault="00E814AA" w:rsidP="00E814AA">
      <w:r>
        <w:tab/>
        <w:t xml:space="preserve">Tóm </w:t>
      </w:r>
      <w:proofErr w:type="gramStart"/>
      <w:r>
        <w:t>tắt :</w:t>
      </w:r>
      <w:proofErr w:type="gramEnd"/>
      <w:r>
        <w:t xml:space="preserve"> người dùng xem những dự án mà mình có tham gia.</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 xml:space="preserve">Người dùng thực hiện tác vụ xem danh sách dự </w:t>
      </w:r>
      <w:proofErr w:type="gramStart"/>
      <w:r>
        <w:t>án</w:t>
      </w:r>
      <w:proofErr w:type="gramEnd"/>
      <w:r>
        <w:t xml:space="preserve"> mình có tham gia.</w:t>
      </w:r>
    </w:p>
    <w:p w:rsidR="00E814AA" w:rsidRDefault="00E814AA" w:rsidP="00E814AA">
      <w:pPr>
        <w:pStyle w:val="ListParagraph"/>
        <w:numPr>
          <w:ilvl w:val="0"/>
          <w:numId w:val="9"/>
        </w:numPr>
      </w:pPr>
      <w:r>
        <w:t xml:space="preserve">Hệ thống xử lý dữ liệu và trả về danh sách dự </w:t>
      </w:r>
      <w:proofErr w:type="gramStart"/>
      <w:r>
        <w:t>án</w:t>
      </w:r>
      <w:proofErr w:type="gramEnd"/>
      <w:r>
        <w:t xml:space="preserve"> của người dùng tương ứng.</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lastRenderedPageBreak/>
        <w:t>Người dùng đã đăng nhập.</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67" w:name="_Toc327121422"/>
      <w:r>
        <w:t>Use-Case user view work item assign to me</w:t>
      </w:r>
      <w:bookmarkEnd w:id="167"/>
    </w:p>
    <w:p w:rsidR="00E814AA" w:rsidRDefault="00E814AA" w:rsidP="00E814AA">
      <w:pPr>
        <w:ind w:firstLine="720"/>
      </w:pPr>
      <w:r>
        <w:t xml:space="preserve">Tóm </w:t>
      </w:r>
      <w:proofErr w:type="gramStart"/>
      <w:r>
        <w:t>tắt :</w:t>
      </w:r>
      <w:proofErr w:type="gramEnd"/>
      <w:r>
        <w:t xml:space="preserve"> người dùng coi những tác vụ được giao cho mình trong thời gian tới.</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Người chọn tác vụ xem trang thông tin chính của mình (dashboard).</w:t>
      </w:r>
    </w:p>
    <w:p w:rsidR="00E814AA" w:rsidRDefault="00E814AA" w:rsidP="00E814AA">
      <w:pPr>
        <w:pStyle w:val="ListParagraph"/>
        <w:numPr>
          <w:ilvl w:val="0"/>
          <w:numId w:val="9"/>
        </w:numPr>
      </w:pPr>
      <w:r>
        <w:t>Hệ thống xử lý dữ liệu và trả về thông tin của những tác vụ được giao cho người dùng trong thời gian tới.</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68" w:name="_Toc327121423"/>
      <w:r>
        <w:t>Use-Case logout</w:t>
      </w:r>
      <w:bookmarkEnd w:id="168"/>
    </w:p>
    <w:p w:rsidR="00E814AA" w:rsidRDefault="00E814AA" w:rsidP="00E814AA">
      <w:r>
        <w:tab/>
        <w:t xml:space="preserve">Tóm </w:t>
      </w:r>
      <w:proofErr w:type="gramStart"/>
      <w:r>
        <w:t>tắt :</w:t>
      </w:r>
      <w:proofErr w:type="gramEnd"/>
      <w:r>
        <w:t xml:space="preserve"> người dùng thoát khỏi hệ thống.</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lastRenderedPageBreak/>
        <w:t>Người dùng chọn chức năng log out.</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Điểm mở rộng:</w:t>
      </w:r>
    </w:p>
    <w:p w:rsidR="003C3853" w:rsidRDefault="00E814AA" w:rsidP="00A97BAF">
      <w:pPr>
        <w:rPr>
          <w:ins w:id="169" w:author="xx" w:date="2012-06-10T21:54:00Z"/>
        </w:rPr>
      </w:pPr>
      <w:r>
        <w:t>Không có</w:t>
      </w:r>
    </w:p>
    <w:p w:rsidR="00AF7A7E" w:rsidRPr="005E7A50" w:rsidRDefault="00AF7A7E">
      <w:pPr>
        <w:pStyle w:val="Heading4"/>
        <w:rPr>
          <w:ins w:id="170" w:author="xx" w:date="2012-06-10T21:55:00Z"/>
        </w:rPr>
        <w:pPrChange w:id="171" w:author="xx" w:date="2012-06-10T22:16:00Z">
          <w:pPr/>
        </w:pPrChange>
      </w:pPr>
      <w:ins w:id="172" w:author="xx" w:date="2012-06-10T21:54:00Z">
        <w:r w:rsidRPr="005E7A50">
          <w:t>Use-Case Create Work Item</w:t>
        </w:r>
      </w:ins>
    </w:p>
    <w:p w:rsidR="00AF7A7E" w:rsidRDefault="00AF7A7E" w:rsidP="00A97BAF">
      <w:pPr>
        <w:rPr>
          <w:ins w:id="173" w:author="xx" w:date="2012-06-10T22:09:00Z"/>
        </w:rPr>
      </w:pPr>
      <w:ins w:id="174" w:author="xx" w:date="2012-06-10T21:55:00Z">
        <w:r w:rsidRPr="00AF7A7E">
          <w:rPr>
            <w:b/>
            <w:rPrChange w:id="175" w:author="xx" w:date="2012-06-10T22:02:00Z">
              <w:rPr/>
            </w:rPrChange>
          </w:rPr>
          <w:t xml:space="preserve">Tóm </w:t>
        </w:r>
        <w:proofErr w:type="gramStart"/>
        <w:r w:rsidRPr="00AF7A7E">
          <w:rPr>
            <w:b/>
            <w:rPrChange w:id="176" w:author="xx" w:date="2012-06-10T22:02:00Z">
              <w:rPr/>
            </w:rPrChange>
          </w:rPr>
          <w:t>tắt</w:t>
        </w:r>
        <w:r>
          <w:t xml:space="preserve"> :</w:t>
        </w:r>
        <w:proofErr w:type="gramEnd"/>
        <w:r>
          <w:t xml:space="preserve"> Thành viên dự án tạo work item cho dự án.</w:t>
        </w:r>
      </w:ins>
    </w:p>
    <w:p w:rsidR="00CF0A46" w:rsidRDefault="00CF0A46" w:rsidP="00A97BAF">
      <w:pPr>
        <w:rPr>
          <w:ins w:id="177" w:author="xx" w:date="2012-06-10T22:12:00Z"/>
        </w:rPr>
      </w:pPr>
      <w:ins w:id="178" w:author="xx" w:date="2012-06-10T22:09:00Z">
        <w:r w:rsidRPr="00CF0A46">
          <w:rPr>
            <w:b/>
            <w:rPrChange w:id="179" w:author="xx" w:date="2012-06-10T22:09:00Z">
              <w:rPr/>
            </w:rPrChange>
          </w:rPr>
          <w:t xml:space="preserve">Actor </w:t>
        </w:r>
        <w:proofErr w:type="gramStart"/>
        <w:r w:rsidRPr="00CF0A46">
          <w:rPr>
            <w:b/>
            <w:rPrChange w:id="180" w:author="xx" w:date="2012-06-10T22:09:00Z">
              <w:rPr/>
            </w:rPrChange>
          </w:rPr>
          <w:t>chính</w:t>
        </w:r>
        <w:r>
          <w:t xml:space="preserve"> :</w:t>
        </w:r>
        <w:proofErr w:type="gramEnd"/>
        <w:r>
          <w:t xml:space="preserve"> project member.</w:t>
        </w:r>
      </w:ins>
    </w:p>
    <w:p w:rsidR="00CF0A46" w:rsidRDefault="00CF0A46" w:rsidP="00CF0A46">
      <w:pPr>
        <w:rPr>
          <w:ins w:id="181" w:author="xx" w:date="2012-06-10T22:12:00Z"/>
        </w:rPr>
      </w:pPr>
      <w:ins w:id="182" w:author="xx" w:date="2012-06-10T22:12:00Z">
        <w:r w:rsidRPr="00CE7628">
          <w:rPr>
            <w:b/>
          </w:rPr>
          <w:t xml:space="preserve">Điều kiện tiên </w:t>
        </w:r>
        <w:proofErr w:type="gramStart"/>
        <w:r w:rsidRPr="00CE7628">
          <w:rPr>
            <w:b/>
          </w:rPr>
          <w:t>quyết</w:t>
        </w:r>
        <w:r>
          <w:t xml:space="preserve"> :</w:t>
        </w:r>
        <w:proofErr w:type="gramEnd"/>
        <w:r>
          <w:t xml:space="preserve"> Người dùng đã đăng nhập và là thành viên của dự án.</w:t>
        </w:r>
      </w:ins>
    </w:p>
    <w:p w:rsidR="00CF0A46" w:rsidRDefault="00CF0A46" w:rsidP="00CF0A46">
      <w:pPr>
        <w:rPr>
          <w:ins w:id="183" w:author="xx" w:date="2012-06-10T22:12:00Z"/>
        </w:rPr>
      </w:pPr>
      <w:ins w:id="184" w:author="xx" w:date="2012-06-10T22:12:00Z">
        <w:r w:rsidRPr="00CE7628">
          <w:rPr>
            <w:b/>
          </w:rPr>
          <w:t xml:space="preserve">Điều kiện kết thúc thành </w:t>
        </w:r>
        <w:proofErr w:type="gramStart"/>
        <w:r w:rsidRPr="00CE7628">
          <w:rPr>
            <w:b/>
          </w:rPr>
          <w:t>công</w:t>
        </w:r>
        <w:r>
          <w:t xml:space="preserve"> :</w:t>
        </w:r>
        <w:proofErr w:type="gramEnd"/>
        <w:r>
          <w:t xml:space="preserve"> Hệ thống ghi nhận work item vừa tạo.</w:t>
        </w:r>
      </w:ins>
    </w:p>
    <w:p w:rsidR="00CF0A46" w:rsidRDefault="00CF0A46" w:rsidP="00A97BAF">
      <w:pPr>
        <w:rPr>
          <w:ins w:id="185" w:author="xx" w:date="2012-06-10T22:10:00Z"/>
        </w:rPr>
      </w:pPr>
      <w:ins w:id="186" w:author="xx" w:date="2012-06-10T22:12:00Z">
        <w:r w:rsidRPr="00CE7628">
          <w:rPr>
            <w:b/>
          </w:rPr>
          <w:t xml:space="preserve">Điều kiện kết thúc tối </w:t>
        </w:r>
        <w:proofErr w:type="gramStart"/>
        <w:r w:rsidRPr="00CE7628">
          <w:rPr>
            <w:b/>
          </w:rPr>
          <w:t>thiểu</w:t>
        </w:r>
        <w:r>
          <w:t xml:space="preserve"> :</w:t>
        </w:r>
        <w:proofErr w:type="gramEnd"/>
        <w:r>
          <w:t xml:space="preserve"> Khôi phục lại tình trạng hệ thống trước khi tạo work item. </w:t>
        </w:r>
      </w:ins>
    </w:p>
    <w:p w:rsidR="00CF0A46" w:rsidRDefault="00CF0A46" w:rsidP="00A97BAF">
      <w:pPr>
        <w:rPr>
          <w:ins w:id="187" w:author="xx" w:date="2012-06-10T21:55:00Z"/>
        </w:rPr>
      </w:pPr>
      <w:proofErr w:type="gramStart"/>
      <w:ins w:id="188" w:author="xx" w:date="2012-06-10T22:10:00Z">
        <w:r w:rsidRPr="00CF0A46">
          <w:rPr>
            <w:b/>
            <w:rPrChange w:id="189" w:author="xx" w:date="2012-06-10T22:10:00Z">
              <w:rPr/>
            </w:rPrChange>
          </w:rPr>
          <w:t>Trigger</w:t>
        </w:r>
        <w:r>
          <w:t xml:space="preserve"> :</w:t>
        </w:r>
        <w:proofErr w:type="gramEnd"/>
        <w:r>
          <w:t xml:space="preserve"> </w:t>
        </w:r>
      </w:ins>
      <w:ins w:id="190" w:author="xx" w:date="2012-06-10T22:11:00Z">
        <w:r>
          <w:t>Thành viên</w:t>
        </w:r>
      </w:ins>
      <w:ins w:id="191" w:author="xx" w:date="2012-06-10T22:10:00Z">
        <w:r>
          <w:t xml:space="preserve"> chọn chức năng tạo work item.</w:t>
        </w:r>
      </w:ins>
    </w:p>
    <w:p w:rsidR="00AF7A7E" w:rsidRDefault="00AF7A7E" w:rsidP="00A97BAF">
      <w:pPr>
        <w:rPr>
          <w:ins w:id="192" w:author="xx" w:date="2012-06-10T21:55:00Z"/>
        </w:rPr>
      </w:pPr>
      <w:ins w:id="193" w:author="xx" w:date="2012-06-10T21:55:00Z">
        <w:r w:rsidRPr="00AF7A7E">
          <w:rPr>
            <w:b/>
            <w:rPrChange w:id="194" w:author="xx" w:date="2012-06-10T22:02:00Z">
              <w:rPr/>
            </w:rPrChange>
          </w:rPr>
          <w:t>Dòng sư kiện chính</w:t>
        </w:r>
        <w:r>
          <w:t>:</w:t>
        </w:r>
      </w:ins>
    </w:p>
    <w:p w:rsidR="00AF7A7E" w:rsidRDefault="00AF7A7E">
      <w:pPr>
        <w:pStyle w:val="ListParagraph"/>
        <w:numPr>
          <w:ilvl w:val="0"/>
          <w:numId w:val="48"/>
        </w:numPr>
        <w:rPr>
          <w:ins w:id="195" w:author="xx" w:date="2012-06-10T21:56:00Z"/>
        </w:rPr>
        <w:pPrChange w:id="196" w:author="xx" w:date="2012-06-10T21:56:00Z">
          <w:pPr/>
        </w:pPrChange>
      </w:pPr>
      <w:ins w:id="197" w:author="xx" w:date="2012-06-10T21:56:00Z">
        <w:r>
          <w:t xml:space="preserve">Thành viên dự </w:t>
        </w:r>
        <w:proofErr w:type="gramStart"/>
        <w:r>
          <w:t>án</w:t>
        </w:r>
        <w:proofErr w:type="gramEnd"/>
        <w:r>
          <w:t xml:space="preserve"> chọn loại work item cần tạo.</w:t>
        </w:r>
      </w:ins>
    </w:p>
    <w:p w:rsidR="00AF7A7E" w:rsidRDefault="00AF7A7E">
      <w:pPr>
        <w:pStyle w:val="ListParagraph"/>
        <w:numPr>
          <w:ilvl w:val="0"/>
          <w:numId w:val="48"/>
        </w:numPr>
        <w:rPr>
          <w:ins w:id="198" w:author="xx" w:date="2012-06-10T21:56:00Z"/>
        </w:rPr>
        <w:pPrChange w:id="199" w:author="xx" w:date="2012-06-10T21:56:00Z">
          <w:pPr/>
        </w:pPrChange>
      </w:pPr>
      <w:ins w:id="200" w:author="xx" w:date="2012-06-10T21:56:00Z">
        <w:r>
          <w:t xml:space="preserve">Thành viên dự </w:t>
        </w:r>
        <w:proofErr w:type="gramStart"/>
        <w:r>
          <w:t>án</w:t>
        </w:r>
        <w:proofErr w:type="gramEnd"/>
        <w:r>
          <w:t xml:space="preserve"> cung cấp thông tin của work item cần tạo.</w:t>
        </w:r>
      </w:ins>
    </w:p>
    <w:p w:rsidR="00AF7A7E" w:rsidRDefault="00AF7A7E">
      <w:pPr>
        <w:pStyle w:val="ListParagraph"/>
        <w:numPr>
          <w:ilvl w:val="0"/>
          <w:numId w:val="48"/>
        </w:numPr>
        <w:rPr>
          <w:ins w:id="201" w:author="xx" w:date="2012-06-10T21:56:00Z"/>
        </w:rPr>
        <w:pPrChange w:id="202" w:author="xx" w:date="2012-06-10T21:56:00Z">
          <w:pPr/>
        </w:pPrChange>
      </w:pPr>
      <w:ins w:id="203" w:author="xx" w:date="2012-06-10T21:56:00Z">
        <w:r>
          <w:t>Hệ thống ghi nhận.</w:t>
        </w:r>
      </w:ins>
    </w:p>
    <w:p w:rsidR="00AF7A7E" w:rsidRDefault="00AF7A7E">
      <w:pPr>
        <w:pStyle w:val="ListParagraph"/>
        <w:numPr>
          <w:ilvl w:val="0"/>
          <w:numId w:val="48"/>
        </w:numPr>
        <w:rPr>
          <w:ins w:id="204" w:author="xx" w:date="2012-06-10T21:57:00Z"/>
        </w:rPr>
        <w:pPrChange w:id="205" w:author="xx" w:date="2012-06-10T21:56:00Z">
          <w:pPr/>
        </w:pPrChange>
      </w:pPr>
      <w:ins w:id="206" w:author="xx" w:date="2012-06-10T21:56:00Z">
        <w:r>
          <w:lastRenderedPageBreak/>
          <w:t>Kết thúc</w:t>
        </w:r>
      </w:ins>
    </w:p>
    <w:p w:rsidR="00AF7A7E" w:rsidRDefault="00AF7A7E">
      <w:pPr>
        <w:rPr>
          <w:ins w:id="207" w:author="xx" w:date="2012-06-10T21:57:00Z"/>
        </w:rPr>
      </w:pPr>
      <w:ins w:id="208" w:author="xx" w:date="2012-06-10T21:57:00Z">
        <w:r w:rsidRPr="00AF7A7E">
          <w:rPr>
            <w:b/>
            <w:rPrChange w:id="209" w:author="xx" w:date="2012-06-10T22:02:00Z">
              <w:rPr/>
            </w:rPrChange>
          </w:rPr>
          <w:t xml:space="preserve">Dòng sự kiện </w:t>
        </w:r>
        <w:proofErr w:type="gramStart"/>
        <w:r w:rsidRPr="00AF7A7E">
          <w:rPr>
            <w:b/>
            <w:rPrChange w:id="210" w:author="xx" w:date="2012-06-10T22:02:00Z">
              <w:rPr/>
            </w:rPrChange>
          </w:rPr>
          <w:t>phụ</w:t>
        </w:r>
        <w:r>
          <w:t xml:space="preserve"> :</w:t>
        </w:r>
        <w:proofErr w:type="gramEnd"/>
      </w:ins>
    </w:p>
    <w:p w:rsidR="00AF7A7E" w:rsidRDefault="00AF7A7E">
      <w:pPr>
        <w:rPr>
          <w:ins w:id="211" w:author="xx" w:date="2012-06-10T21:58:00Z"/>
        </w:rPr>
      </w:pPr>
      <w:proofErr w:type="gramStart"/>
      <w:ins w:id="212" w:author="xx" w:date="2012-06-10T21:58:00Z">
        <w:r>
          <w:t>2a. Thành viên cung cấp thông tin không đúng.</w:t>
        </w:r>
        <w:proofErr w:type="gramEnd"/>
      </w:ins>
    </w:p>
    <w:p w:rsidR="00AF7A7E" w:rsidRDefault="00AF7A7E">
      <w:pPr>
        <w:rPr>
          <w:ins w:id="213" w:author="xx" w:date="2012-06-10T22:00:00Z"/>
        </w:rPr>
      </w:pPr>
      <w:ins w:id="214" w:author="xx" w:date="2012-06-10T21:59:00Z">
        <w:r>
          <w:tab/>
        </w:r>
        <w:proofErr w:type="gramStart"/>
        <w:r>
          <w:t xml:space="preserve">2a1. Hệ thống </w:t>
        </w:r>
      </w:ins>
      <w:ins w:id="215" w:author="xx" w:date="2012-06-10T22:00:00Z">
        <w:r>
          <w:t>thông báo đã người dùng đã nhập sai thông tin và yêu cầu nhập lại.</w:t>
        </w:r>
        <w:proofErr w:type="gramEnd"/>
      </w:ins>
    </w:p>
    <w:p w:rsidR="00AF7A7E" w:rsidRDefault="00AF7A7E">
      <w:pPr>
        <w:rPr>
          <w:ins w:id="216" w:author="xx" w:date="2012-06-10T22:00:00Z"/>
        </w:rPr>
      </w:pPr>
      <w:ins w:id="217" w:author="xx" w:date="2012-06-10T22:00:00Z">
        <w:r>
          <w:tab/>
        </w:r>
        <w:proofErr w:type="gramStart"/>
        <w:r>
          <w:t>2a</w:t>
        </w:r>
      </w:ins>
      <w:ins w:id="218" w:author="xx" w:date="2012-06-10T22:02:00Z">
        <w:r>
          <w:t>2</w:t>
        </w:r>
      </w:ins>
      <w:ins w:id="219" w:author="xx" w:date="2012-06-10T22:00:00Z">
        <w:r>
          <w:t xml:space="preserve">. </w:t>
        </w:r>
      </w:ins>
      <w:ins w:id="220" w:author="xx" w:date="2012-06-10T22:02:00Z">
        <w:r w:rsidR="00CF0A46">
          <w:t>Thực hiện lại</w:t>
        </w:r>
      </w:ins>
      <w:ins w:id="221" w:author="xx" w:date="2012-06-10T22:00:00Z">
        <w:r>
          <w:t xml:space="preserve"> bước 2.</w:t>
        </w:r>
        <w:proofErr w:type="gramEnd"/>
      </w:ins>
    </w:p>
    <w:p w:rsidR="00AF7A7E" w:rsidRDefault="00AF7A7E">
      <w:pPr>
        <w:rPr>
          <w:ins w:id="222" w:author="xx" w:date="2012-06-10T22:01:00Z"/>
        </w:rPr>
      </w:pPr>
      <w:proofErr w:type="gramStart"/>
      <w:ins w:id="223" w:author="xx" w:date="2012-06-10T22:01:00Z">
        <w:r>
          <w:t xml:space="preserve">2b. </w:t>
        </w:r>
      </w:ins>
      <w:ins w:id="224" w:author="xx" w:date="2012-06-10T22:11:00Z">
        <w:r w:rsidR="00CF0A46">
          <w:t>Thành viên</w:t>
        </w:r>
      </w:ins>
      <w:ins w:id="225" w:author="xx" w:date="2012-06-10T22:01:00Z">
        <w:r>
          <w:t xml:space="preserve"> muốn hủy bỏ quá trình tạo work item.</w:t>
        </w:r>
        <w:proofErr w:type="gramEnd"/>
      </w:ins>
    </w:p>
    <w:p w:rsidR="00CF0A46" w:rsidRDefault="00AF7A7E">
      <w:pPr>
        <w:rPr>
          <w:ins w:id="226" w:author="xx" w:date="2012-06-10T22:12:00Z"/>
        </w:rPr>
      </w:pPr>
      <w:ins w:id="227" w:author="xx" w:date="2012-06-10T22:01:00Z">
        <w:r>
          <w:tab/>
          <w:t>2b1. Kết thúc use case</w:t>
        </w:r>
      </w:ins>
      <w:ins w:id="228" w:author="xx" w:date="2012-06-10T22:02:00Z">
        <w:r w:rsidR="00CF0A46">
          <w:t xml:space="preserve"> và </w:t>
        </w:r>
      </w:ins>
      <w:ins w:id="229" w:author="xx" w:date="2012-06-10T22:03:00Z">
        <w:r w:rsidR="00CF0A46">
          <w:t>không ghi nhập thông tin về work item người dùng đang tạo.</w:t>
        </w:r>
      </w:ins>
    </w:p>
    <w:p w:rsidR="00CF0A46" w:rsidRDefault="00CF0A46">
      <w:pPr>
        <w:rPr>
          <w:ins w:id="230" w:author="xx" w:date="2012-06-10T22:15:00Z"/>
          <w:i/>
        </w:rPr>
      </w:pPr>
      <w:ins w:id="231" w:author="xx" w:date="2012-06-10T22:12:00Z">
        <w:r>
          <w:t>2c. Thành viên</w:t>
        </w:r>
        <w:r w:rsidR="00B56F96">
          <w:t xml:space="preserve"> có thể attach file trong khi tạo work </w:t>
        </w:r>
        <w:proofErr w:type="gramStart"/>
        <w:r w:rsidR="00B56F96">
          <w:t>item .</w:t>
        </w:r>
        <w:proofErr w:type="gramEnd"/>
        <w:r w:rsidR="00B56F96">
          <w:t xml:space="preserve"> Xem use case </w:t>
        </w:r>
        <w:r w:rsidR="00B56F96" w:rsidRPr="00B56F96">
          <w:rPr>
            <w:i/>
            <w:rPrChange w:id="232" w:author="xx" w:date="2012-06-10T22:13:00Z">
              <w:rPr/>
            </w:rPrChange>
          </w:rPr>
          <w:t>attach file.</w:t>
        </w:r>
      </w:ins>
    </w:p>
    <w:p w:rsidR="00B56F96" w:rsidRDefault="00B56F96">
      <w:pPr>
        <w:pStyle w:val="Heading4"/>
        <w:rPr>
          <w:ins w:id="233" w:author="xx" w:date="2012-06-10T22:15:00Z"/>
        </w:rPr>
        <w:pPrChange w:id="234" w:author="xx" w:date="2012-06-10T22:16:00Z">
          <w:pPr/>
        </w:pPrChange>
      </w:pPr>
      <w:ins w:id="235" w:author="xx" w:date="2012-06-10T22:15:00Z">
        <w:r>
          <w:t xml:space="preserve">Use </w:t>
        </w:r>
        <w:proofErr w:type="gramStart"/>
        <w:r>
          <w:t>case :</w:t>
        </w:r>
        <w:proofErr w:type="gramEnd"/>
        <w:r>
          <w:t xml:space="preserve"> </w:t>
        </w:r>
      </w:ins>
      <w:ins w:id="236" w:author="xx" w:date="2012-06-10T22:16:00Z">
        <w:r>
          <w:t>Update Work Item</w:t>
        </w:r>
      </w:ins>
    </w:p>
    <w:p w:rsidR="00B56F96" w:rsidRDefault="00B56F96" w:rsidP="00B56F96">
      <w:pPr>
        <w:rPr>
          <w:ins w:id="237" w:author="xx" w:date="2012-06-10T22:21:00Z"/>
        </w:rPr>
      </w:pPr>
      <w:ins w:id="238" w:author="xx" w:date="2012-06-10T22:21:00Z">
        <w:r w:rsidRPr="00CE7628">
          <w:rPr>
            <w:b/>
          </w:rPr>
          <w:t xml:space="preserve">Tóm </w:t>
        </w:r>
        <w:proofErr w:type="gramStart"/>
        <w:r w:rsidRPr="00CE7628">
          <w:rPr>
            <w:b/>
          </w:rPr>
          <w:t>tắt</w:t>
        </w:r>
        <w:r>
          <w:t xml:space="preserve"> :</w:t>
        </w:r>
        <w:proofErr w:type="gramEnd"/>
        <w:r>
          <w:t xml:space="preserve"> Thành viên dự án </w:t>
        </w:r>
      </w:ins>
      <w:ins w:id="239" w:author="xx" w:date="2012-06-10T22:22:00Z">
        <w:r>
          <w:t>cập nhật</w:t>
        </w:r>
      </w:ins>
      <w:ins w:id="240" w:author="xx" w:date="2012-06-10T22:21:00Z">
        <w:r>
          <w:t xml:space="preserve"> work item </w:t>
        </w:r>
      </w:ins>
      <w:ins w:id="241" w:author="xx" w:date="2012-06-10T22:22:00Z">
        <w:r>
          <w:t>của</w:t>
        </w:r>
      </w:ins>
      <w:ins w:id="242" w:author="xx" w:date="2012-06-10T22:21:00Z">
        <w:r>
          <w:t xml:space="preserve"> dự án.</w:t>
        </w:r>
      </w:ins>
    </w:p>
    <w:p w:rsidR="00B56F96" w:rsidRDefault="00B56F96" w:rsidP="00B56F96">
      <w:pPr>
        <w:rPr>
          <w:ins w:id="243" w:author="xx" w:date="2012-06-10T22:21:00Z"/>
        </w:rPr>
      </w:pPr>
      <w:ins w:id="244" w:author="xx" w:date="2012-06-10T22:21:00Z">
        <w:r w:rsidRPr="00CE7628">
          <w:rPr>
            <w:b/>
          </w:rPr>
          <w:t xml:space="preserve">Actor </w:t>
        </w:r>
        <w:proofErr w:type="gramStart"/>
        <w:r w:rsidRPr="00CE7628">
          <w:rPr>
            <w:b/>
          </w:rPr>
          <w:t>chính</w:t>
        </w:r>
        <w:r>
          <w:t xml:space="preserve"> :</w:t>
        </w:r>
        <w:proofErr w:type="gramEnd"/>
        <w:r>
          <w:t xml:space="preserve"> project member.</w:t>
        </w:r>
      </w:ins>
    </w:p>
    <w:p w:rsidR="00B56F96" w:rsidRDefault="00B56F96" w:rsidP="00B56F96">
      <w:pPr>
        <w:rPr>
          <w:ins w:id="245" w:author="xx" w:date="2012-06-10T22:21:00Z"/>
        </w:rPr>
      </w:pPr>
      <w:ins w:id="246" w:author="xx" w:date="2012-06-10T22:21:00Z">
        <w:r w:rsidRPr="00CE7628">
          <w:rPr>
            <w:b/>
          </w:rPr>
          <w:t xml:space="preserve">Điều kiện tiên </w:t>
        </w:r>
        <w:proofErr w:type="gramStart"/>
        <w:r w:rsidRPr="00CE7628">
          <w:rPr>
            <w:b/>
          </w:rPr>
          <w:t>quyết</w:t>
        </w:r>
        <w:r>
          <w:t xml:space="preserve"> :</w:t>
        </w:r>
        <w:proofErr w:type="gramEnd"/>
        <w:r>
          <w:t xml:space="preserve"> Người dùng đã đăng nhập và là thành viên của dự án.</w:t>
        </w:r>
      </w:ins>
    </w:p>
    <w:p w:rsidR="00B56F96" w:rsidRDefault="00B56F96" w:rsidP="00B56F96">
      <w:pPr>
        <w:rPr>
          <w:ins w:id="247" w:author="xx" w:date="2012-06-10T22:21:00Z"/>
        </w:rPr>
      </w:pPr>
      <w:ins w:id="248" w:author="xx" w:date="2012-06-10T22:21:00Z">
        <w:r w:rsidRPr="00CE7628">
          <w:rPr>
            <w:b/>
          </w:rPr>
          <w:t xml:space="preserve">Điều kiện kết thúc thành </w:t>
        </w:r>
        <w:proofErr w:type="gramStart"/>
        <w:r w:rsidRPr="00CE7628">
          <w:rPr>
            <w:b/>
          </w:rPr>
          <w:t>công</w:t>
        </w:r>
        <w:r>
          <w:t xml:space="preserve"> :</w:t>
        </w:r>
        <w:proofErr w:type="gramEnd"/>
        <w:r>
          <w:t xml:space="preserve"> Hệ thống ghi nhận thay đổi.</w:t>
        </w:r>
      </w:ins>
    </w:p>
    <w:p w:rsidR="00B56F96" w:rsidRDefault="00B56F96" w:rsidP="00B56F96">
      <w:pPr>
        <w:rPr>
          <w:ins w:id="249" w:author="xx" w:date="2012-06-10T22:21:00Z"/>
        </w:rPr>
      </w:pPr>
      <w:ins w:id="250" w:author="xx" w:date="2012-06-10T22:21:00Z">
        <w:r w:rsidRPr="00CE7628">
          <w:rPr>
            <w:b/>
          </w:rPr>
          <w:t xml:space="preserve">Điều kiện kết thúc tối </w:t>
        </w:r>
        <w:proofErr w:type="gramStart"/>
        <w:r w:rsidRPr="00CE7628">
          <w:rPr>
            <w:b/>
          </w:rPr>
          <w:t>thiểu</w:t>
        </w:r>
        <w:r>
          <w:t xml:space="preserve"> :</w:t>
        </w:r>
        <w:proofErr w:type="gramEnd"/>
        <w:r>
          <w:t xml:space="preserve"> Khôi phục lại tình trạng hệ thống trước khi tạo work item. </w:t>
        </w:r>
      </w:ins>
    </w:p>
    <w:p w:rsidR="00B56F96" w:rsidRDefault="00B56F96" w:rsidP="00B56F96">
      <w:pPr>
        <w:rPr>
          <w:ins w:id="251" w:author="xx" w:date="2012-06-10T22:21:00Z"/>
        </w:rPr>
      </w:pPr>
      <w:proofErr w:type="gramStart"/>
      <w:ins w:id="252" w:author="xx" w:date="2012-06-10T22:21:00Z">
        <w:r w:rsidRPr="00CE7628">
          <w:rPr>
            <w:b/>
          </w:rPr>
          <w:t>Trigger</w:t>
        </w:r>
        <w:r>
          <w:t xml:space="preserve"> :</w:t>
        </w:r>
        <w:proofErr w:type="gramEnd"/>
        <w:r>
          <w:t xml:space="preserve"> Thành viên chọn chức năng </w:t>
        </w:r>
      </w:ins>
      <w:ins w:id="253" w:author="xx" w:date="2012-06-10T22:22:00Z">
        <w:r>
          <w:t>cập nhật</w:t>
        </w:r>
      </w:ins>
      <w:ins w:id="254" w:author="xx" w:date="2012-06-10T22:21:00Z">
        <w:r>
          <w:t xml:space="preserve"> work item.</w:t>
        </w:r>
      </w:ins>
    </w:p>
    <w:p w:rsidR="00B56F96" w:rsidRDefault="00B56F96" w:rsidP="00B56F96">
      <w:pPr>
        <w:rPr>
          <w:ins w:id="255" w:author="xx" w:date="2012-06-10T22:21:00Z"/>
        </w:rPr>
      </w:pPr>
      <w:ins w:id="256" w:author="xx" w:date="2012-06-10T22:21:00Z">
        <w:r w:rsidRPr="00CE7628">
          <w:rPr>
            <w:b/>
          </w:rPr>
          <w:t>Dòng sư kiện chính</w:t>
        </w:r>
        <w:r>
          <w:t>:</w:t>
        </w:r>
      </w:ins>
    </w:p>
    <w:p w:rsidR="00B56F96" w:rsidRDefault="00B56F96" w:rsidP="00B56F96">
      <w:pPr>
        <w:pStyle w:val="ListParagraph"/>
        <w:numPr>
          <w:ilvl w:val="0"/>
          <w:numId w:val="49"/>
        </w:numPr>
        <w:rPr>
          <w:ins w:id="257" w:author="xx" w:date="2012-06-10T22:21:00Z"/>
        </w:rPr>
      </w:pPr>
      <w:ins w:id="258" w:author="xx" w:date="2012-06-10T22:21:00Z">
        <w:r>
          <w:t xml:space="preserve">Thành viên dự </w:t>
        </w:r>
        <w:proofErr w:type="gramStart"/>
        <w:r>
          <w:t>án</w:t>
        </w:r>
        <w:proofErr w:type="gramEnd"/>
        <w:r>
          <w:t xml:space="preserve"> chọn work item cần cập nhật.</w:t>
        </w:r>
      </w:ins>
    </w:p>
    <w:p w:rsidR="00B56F96" w:rsidRDefault="00B56F96" w:rsidP="00B56F96">
      <w:pPr>
        <w:pStyle w:val="ListParagraph"/>
        <w:numPr>
          <w:ilvl w:val="0"/>
          <w:numId w:val="49"/>
        </w:numPr>
        <w:rPr>
          <w:ins w:id="259" w:author="xx" w:date="2012-06-10T22:21:00Z"/>
        </w:rPr>
      </w:pPr>
      <w:ins w:id="260" w:author="xx" w:date="2012-06-10T22:21:00Z">
        <w:r>
          <w:t xml:space="preserve">Thành viên dự án cung cấp thông tin </w:t>
        </w:r>
      </w:ins>
      <w:ins w:id="261" w:author="xx" w:date="2012-06-10T22:23:00Z">
        <w:r>
          <w:t>mới</w:t>
        </w:r>
      </w:ins>
      <w:ins w:id="262" w:author="xx" w:date="2012-06-10T22:21:00Z">
        <w:r>
          <w:t xml:space="preserve"> </w:t>
        </w:r>
      </w:ins>
      <w:ins w:id="263" w:author="xx" w:date="2012-06-10T22:23:00Z">
        <w:r>
          <w:t>của work item</w:t>
        </w:r>
      </w:ins>
    </w:p>
    <w:p w:rsidR="00B56F96" w:rsidRDefault="00B56F96" w:rsidP="00B56F96">
      <w:pPr>
        <w:pStyle w:val="ListParagraph"/>
        <w:numPr>
          <w:ilvl w:val="0"/>
          <w:numId w:val="49"/>
        </w:numPr>
        <w:rPr>
          <w:ins w:id="264" w:author="xx" w:date="2012-06-10T22:21:00Z"/>
        </w:rPr>
      </w:pPr>
      <w:ins w:id="265" w:author="xx" w:date="2012-06-10T22:21:00Z">
        <w:r>
          <w:t>Hệ thống ghi nhận.</w:t>
        </w:r>
      </w:ins>
    </w:p>
    <w:p w:rsidR="00B56F96" w:rsidRDefault="00B56F96" w:rsidP="00B56F96">
      <w:pPr>
        <w:pStyle w:val="ListParagraph"/>
        <w:numPr>
          <w:ilvl w:val="0"/>
          <w:numId w:val="49"/>
        </w:numPr>
        <w:rPr>
          <w:ins w:id="266" w:author="xx" w:date="2012-06-10T22:21:00Z"/>
        </w:rPr>
      </w:pPr>
      <w:ins w:id="267" w:author="xx" w:date="2012-06-10T22:21:00Z">
        <w:r>
          <w:t>Kết thúc</w:t>
        </w:r>
      </w:ins>
    </w:p>
    <w:p w:rsidR="00B56F96" w:rsidRDefault="00B56F96" w:rsidP="00B56F96">
      <w:pPr>
        <w:rPr>
          <w:ins w:id="268" w:author="xx" w:date="2012-06-10T22:21:00Z"/>
        </w:rPr>
      </w:pPr>
      <w:ins w:id="269" w:author="xx" w:date="2012-06-10T22:21:00Z">
        <w:r w:rsidRPr="00CE7628">
          <w:rPr>
            <w:b/>
          </w:rPr>
          <w:lastRenderedPageBreak/>
          <w:t xml:space="preserve">Dòng sự kiện </w:t>
        </w:r>
        <w:proofErr w:type="gramStart"/>
        <w:r w:rsidRPr="00CE7628">
          <w:rPr>
            <w:b/>
          </w:rPr>
          <w:t>phụ</w:t>
        </w:r>
        <w:r>
          <w:t xml:space="preserve"> :</w:t>
        </w:r>
        <w:proofErr w:type="gramEnd"/>
      </w:ins>
    </w:p>
    <w:p w:rsidR="00B56F96" w:rsidRDefault="00B56F96" w:rsidP="00B56F96">
      <w:pPr>
        <w:rPr>
          <w:ins w:id="270" w:author="xx" w:date="2012-06-10T22:21:00Z"/>
        </w:rPr>
      </w:pPr>
      <w:proofErr w:type="gramStart"/>
      <w:ins w:id="271" w:author="xx" w:date="2012-06-10T22:21:00Z">
        <w:r>
          <w:t>2a. Thành viên cung cấp thông tin không đúng.</w:t>
        </w:r>
        <w:proofErr w:type="gramEnd"/>
      </w:ins>
    </w:p>
    <w:p w:rsidR="00B56F96" w:rsidRDefault="00B56F96" w:rsidP="00B56F96">
      <w:pPr>
        <w:rPr>
          <w:ins w:id="272" w:author="xx" w:date="2012-06-10T22:21:00Z"/>
        </w:rPr>
      </w:pPr>
      <w:ins w:id="273" w:author="xx" w:date="2012-06-10T22:21:00Z">
        <w:r>
          <w:tab/>
        </w:r>
        <w:proofErr w:type="gramStart"/>
        <w:r>
          <w:t>2a1. Hệ thống thông báo đã người dùng đã nhập sai thông tin và yêu cầu nhập lại.</w:t>
        </w:r>
        <w:proofErr w:type="gramEnd"/>
      </w:ins>
    </w:p>
    <w:p w:rsidR="00B56F96" w:rsidRDefault="00B56F96" w:rsidP="00B56F96">
      <w:pPr>
        <w:rPr>
          <w:ins w:id="274" w:author="xx" w:date="2012-06-10T22:21:00Z"/>
        </w:rPr>
      </w:pPr>
      <w:ins w:id="275" w:author="xx" w:date="2012-06-10T22:21:00Z">
        <w:r>
          <w:tab/>
        </w:r>
        <w:proofErr w:type="gramStart"/>
        <w:r>
          <w:t>2a2. Thực hiện lại bước 2.</w:t>
        </w:r>
        <w:proofErr w:type="gramEnd"/>
      </w:ins>
    </w:p>
    <w:p w:rsidR="00B56F96" w:rsidRDefault="00B56F96" w:rsidP="00B56F96">
      <w:pPr>
        <w:rPr>
          <w:ins w:id="276" w:author="xx" w:date="2012-06-10T22:21:00Z"/>
        </w:rPr>
      </w:pPr>
      <w:proofErr w:type="gramStart"/>
      <w:ins w:id="277" w:author="xx" w:date="2012-06-10T22:21:00Z">
        <w:r>
          <w:t xml:space="preserve">2b. Thành viên muốn hủy bỏ quá trình </w:t>
        </w:r>
      </w:ins>
      <w:ins w:id="278" w:author="xx" w:date="2012-06-10T22:23:00Z">
        <w:r w:rsidR="002F475F">
          <w:t>cập nhật</w:t>
        </w:r>
      </w:ins>
      <w:ins w:id="279" w:author="xx" w:date="2012-06-10T22:21:00Z">
        <w:r>
          <w:t xml:space="preserve"> work item.</w:t>
        </w:r>
        <w:proofErr w:type="gramEnd"/>
      </w:ins>
    </w:p>
    <w:p w:rsidR="00B56F96" w:rsidRDefault="00B56F96" w:rsidP="00B56F96">
      <w:pPr>
        <w:rPr>
          <w:ins w:id="280" w:author="xx" w:date="2012-06-10T22:21:00Z"/>
        </w:rPr>
      </w:pPr>
      <w:ins w:id="281" w:author="xx" w:date="2012-06-10T22:21:00Z">
        <w:r>
          <w:tab/>
          <w:t xml:space="preserve">2b1. Kết thúc use case và không ghi nhập </w:t>
        </w:r>
      </w:ins>
      <w:ins w:id="282" w:author="xx" w:date="2012-06-10T22:23:00Z">
        <w:r w:rsidR="002F475F">
          <w:t>thay đổi trên</w:t>
        </w:r>
      </w:ins>
      <w:ins w:id="283" w:author="xx" w:date="2012-06-10T22:21:00Z">
        <w:r w:rsidR="002F475F">
          <w:t xml:space="preserve"> work item</w:t>
        </w:r>
        <w:r>
          <w:t>.</w:t>
        </w:r>
      </w:ins>
    </w:p>
    <w:p w:rsidR="00B56F96" w:rsidRDefault="00B56F96" w:rsidP="00B56F96">
      <w:pPr>
        <w:rPr>
          <w:ins w:id="284" w:author="xx" w:date="2012-06-10T22:24:00Z"/>
          <w:i/>
        </w:rPr>
      </w:pPr>
      <w:ins w:id="285" w:author="xx" w:date="2012-06-10T22:21:00Z">
        <w:r>
          <w:t xml:space="preserve">2c. Thành viên có thể attach file trong khi </w:t>
        </w:r>
      </w:ins>
      <w:ins w:id="286" w:author="xx" w:date="2012-06-10T22:23:00Z">
        <w:r w:rsidR="002F475F">
          <w:t>câp nhật</w:t>
        </w:r>
      </w:ins>
      <w:ins w:id="287" w:author="xx" w:date="2012-06-10T22:21:00Z">
        <w:r>
          <w:t xml:space="preserve"> work </w:t>
        </w:r>
        <w:proofErr w:type="gramStart"/>
        <w:r>
          <w:t>item .</w:t>
        </w:r>
        <w:proofErr w:type="gramEnd"/>
        <w:r>
          <w:t xml:space="preserve"> Xem use case </w:t>
        </w:r>
        <w:r w:rsidRPr="00CE7628">
          <w:rPr>
            <w:i/>
          </w:rPr>
          <w:t>attach file.</w:t>
        </w:r>
      </w:ins>
    </w:p>
    <w:p w:rsidR="002F475F" w:rsidRDefault="002F475F" w:rsidP="00B56F96">
      <w:pPr>
        <w:rPr>
          <w:ins w:id="288" w:author="xx" w:date="2012-06-10T22:25:00Z"/>
          <w:i/>
        </w:rPr>
      </w:pPr>
      <w:ins w:id="289" w:author="xx" w:date="2012-06-10T22:24:00Z">
        <w:r>
          <w:t xml:space="preserve">2d. Thành viên có thể </w:t>
        </w:r>
      </w:ins>
      <w:ins w:id="290" w:author="xx" w:date="2012-06-10T22:25:00Z">
        <w:r>
          <w:t xml:space="preserve">attach file trong khi cập nhật work </w:t>
        </w:r>
        <w:proofErr w:type="gramStart"/>
        <w:r>
          <w:t>item .</w:t>
        </w:r>
        <w:proofErr w:type="gramEnd"/>
        <w:r>
          <w:t xml:space="preserve"> Xem use case </w:t>
        </w:r>
        <w:r w:rsidRPr="002F475F">
          <w:rPr>
            <w:i/>
            <w:rPrChange w:id="291" w:author="xx" w:date="2012-06-10T22:25:00Z">
              <w:rPr/>
            </w:rPrChange>
          </w:rPr>
          <w:t>attach file</w:t>
        </w:r>
      </w:ins>
    </w:p>
    <w:p w:rsidR="002F475F" w:rsidRDefault="002F475F" w:rsidP="00B56F96">
      <w:pPr>
        <w:rPr>
          <w:ins w:id="292" w:author="xx" w:date="2012-06-10T22:26:00Z"/>
          <w:i/>
        </w:rPr>
      </w:pPr>
      <w:ins w:id="293" w:author="xx" w:date="2012-06-10T22:25:00Z">
        <w:r>
          <w:t xml:space="preserve">2e. Thành viên có thể remove file khi câp nhật work </w:t>
        </w:r>
        <w:proofErr w:type="gramStart"/>
        <w:r>
          <w:t>item .</w:t>
        </w:r>
        <w:proofErr w:type="gramEnd"/>
        <w:r>
          <w:t xml:space="preserve"> Xem use case </w:t>
        </w:r>
        <w:r w:rsidRPr="002F475F">
          <w:rPr>
            <w:i/>
            <w:rPrChange w:id="294" w:author="xx" w:date="2012-06-10T22:26:00Z">
              <w:rPr/>
            </w:rPrChange>
          </w:rPr>
          <w:t>remove file</w:t>
        </w:r>
      </w:ins>
    </w:p>
    <w:p w:rsidR="002F475F" w:rsidRDefault="002F475F" w:rsidP="00B56F96">
      <w:pPr>
        <w:rPr>
          <w:ins w:id="295" w:author="xx" w:date="2012-06-10T22:27:00Z"/>
        </w:rPr>
      </w:pPr>
      <w:ins w:id="296" w:author="xx" w:date="2012-06-10T22:26:00Z">
        <w:r>
          <w:t xml:space="preserve">2f. Thành viên có thể tải về file đã được đính kèm </w:t>
        </w:r>
        <w:proofErr w:type="gramStart"/>
        <w:r>
          <w:t>theo</w:t>
        </w:r>
        <w:proofErr w:type="gramEnd"/>
        <w:r>
          <w:t xml:space="preserve"> work item trước đó. Xem use case </w:t>
        </w:r>
        <w:r w:rsidRPr="002F475F">
          <w:rPr>
            <w:i/>
            <w:rPrChange w:id="297" w:author="xx" w:date="2012-06-10T22:27:00Z">
              <w:rPr/>
            </w:rPrChange>
          </w:rPr>
          <w:t>download file</w:t>
        </w:r>
        <w:r>
          <w:t>.</w:t>
        </w:r>
      </w:ins>
    </w:p>
    <w:p w:rsidR="002F475F" w:rsidRPr="002F475F" w:rsidRDefault="002F475F" w:rsidP="00B56F96">
      <w:pPr>
        <w:rPr>
          <w:ins w:id="298" w:author="xx" w:date="2012-06-10T22:21:00Z"/>
          <w:rPrChange w:id="299" w:author="xx" w:date="2012-06-10T22:26:00Z">
            <w:rPr>
              <w:ins w:id="300" w:author="xx" w:date="2012-06-10T22:21:00Z"/>
              <w:i/>
            </w:rPr>
          </w:rPrChange>
        </w:rPr>
      </w:pPr>
      <w:ins w:id="301" w:author="xx" w:date="2012-06-10T22:27:00Z">
        <w:r>
          <w:t xml:space="preserve">Use case </w:t>
        </w:r>
      </w:ins>
    </w:p>
    <w:p w:rsidR="00B56F96" w:rsidRPr="00B56F96" w:rsidRDefault="00B56F96">
      <w:pPr>
        <w:rPr>
          <w:ins w:id="302" w:author="xx" w:date="2012-06-10T22:06:00Z"/>
        </w:rPr>
      </w:pPr>
    </w:p>
    <w:p w:rsidR="00AF7A7E" w:rsidRPr="003C3853" w:rsidDel="00CF0A46" w:rsidRDefault="00AF7A7E">
      <w:pPr>
        <w:rPr>
          <w:del w:id="303" w:author="xx" w:date="2012-06-10T22:11:00Z"/>
        </w:rPr>
      </w:pPr>
    </w:p>
    <w:p w:rsidR="00DE5B4D" w:rsidRPr="00042D02" w:rsidRDefault="00DE5B4D" w:rsidP="00A97BAF">
      <w:pPr>
        <w:pStyle w:val="Heading2"/>
        <w:ind w:left="1080"/>
        <w:rPr>
          <w:rFonts w:cstheme="minorBidi"/>
        </w:rPr>
      </w:pPr>
      <w:bookmarkStart w:id="304" w:name="_Toc327121424"/>
      <w:r>
        <w:rPr>
          <w:lang w:val="en-CA"/>
        </w:rPr>
        <w:t>Sơ đồ lớp mức phân tích</w:t>
      </w:r>
      <w:bookmarkEnd w:id="304"/>
    </w:p>
    <w:p w:rsidR="00DE5B4D" w:rsidRPr="00510308" w:rsidRDefault="00DE5B4D" w:rsidP="00A97BAF">
      <w:pPr>
        <w:pStyle w:val="ListParagraph"/>
        <w:keepNext/>
        <w:ind w:left="0"/>
      </w:pPr>
      <w:r>
        <w:rPr>
          <w:noProof/>
        </w:rPr>
        <w:lastRenderedPageBreak/>
        <w:drawing>
          <wp:inline distT="0" distB="0" distL="0" distR="0" wp14:anchorId="6C1BECC1" wp14:editId="06568C12">
            <wp:extent cx="5943600" cy="4095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95115"/>
                    </a:xfrm>
                    <a:prstGeom prst="rect">
                      <a:avLst/>
                    </a:prstGeom>
                    <a:noFill/>
                    <a:ln>
                      <a:noFill/>
                    </a:ln>
                  </pic:spPr>
                </pic:pic>
              </a:graphicData>
            </a:graphic>
          </wp:inline>
        </w:drawing>
      </w:r>
    </w:p>
    <w:p w:rsidR="003C37E7" w:rsidRDefault="00E012C8" w:rsidP="00E012C8">
      <w:pPr>
        <w:pStyle w:val="Caption"/>
        <w:jc w:val="center"/>
      </w:pPr>
      <w:bookmarkStart w:id="305" w:name="_Toc327109445"/>
      <w:r>
        <w:t xml:space="preserve">Hình </w:t>
      </w:r>
      <w:r w:rsidR="00BA2D31">
        <w:fldChar w:fldCharType="begin"/>
      </w:r>
      <w:r w:rsidR="00BA2D31">
        <w:instrText xml:space="preserve"> SEQ Hình \* ARABIC </w:instrText>
      </w:r>
      <w:r w:rsidR="00BA2D31">
        <w:fldChar w:fldCharType="separate"/>
      </w:r>
      <w:r>
        <w:rPr>
          <w:noProof/>
        </w:rPr>
        <w:t>10</w:t>
      </w:r>
      <w:r w:rsidR="00BA2D31">
        <w:rPr>
          <w:noProof/>
        </w:rPr>
        <w:fldChar w:fldCharType="end"/>
      </w:r>
      <w:r>
        <w:t xml:space="preserve"> </w:t>
      </w:r>
      <w:r w:rsidRPr="001B712A">
        <w:t>Sơ đồ lớp mức phân tích</w:t>
      </w:r>
      <w:bookmarkEnd w:id="305"/>
    </w:p>
    <w:tbl>
      <w:tblPr>
        <w:tblStyle w:val="TableGrid"/>
        <w:tblW w:w="9378" w:type="dxa"/>
        <w:tblLook w:val="04A0" w:firstRow="1" w:lastRow="0" w:firstColumn="1" w:lastColumn="0" w:noHBand="0" w:noVBand="1"/>
      </w:tblPr>
      <w:tblGrid>
        <w:gridCol w:w="1008"/>
        <w:gridCol w:w="3751"/>
        <w:gridCol w:w="4619"/>
      </w:tblGrid>
      <w:tr w:rsidR="00E814AA" w:rsidTr="003C37E7">
        <w:tc>
          <w:tcPr>
            <w:tcW w:w="1008" w:type="dxa"/>
          </w:tcPr>
          <w:p w:rsidR="00E814AA" w:rsidRDefault="00E814AA" w:rsidP="003C37E7">
            <w:pPr>
              <w:pStyle w:val="ListParagraph"/>
              <w:spacing w:line="240" w:lineRule="auto"/>
              <w:ind w:left="0"/>
              <w:rPr>
                <w:noProof/>
              </w:rPr>
            </w:pPr>
            <w:r>
              <w:rPr>
                <w:noProof/>
              </w:rPr>
              <w:t>STT</w:t>
            </w:r>
          </w:p>
        </w:tc>
        <w:tc>
          <w:tcPr>
            <w:tcW w:w="3751" w:type="dxa"/>
          </w:tcPr>
          <w:p w:rsidR="00E814AA" w:rsidRDefault="00E814AA" w:rsidP="003C37E7">
            <w:pPr>
              <w:pStyle w:val="ListParagraph"/>
              <w:spacing w:line="240" w:lineRule="auto"/>
              <w:ind w:left="0"/>
              <w:rPr>
                <w:noProof/>
              </w:rPr>
            </w:pPr>
            <w:r>
              <w:rPr>
                <w:noProof/>
              </w:rPr>
              <w:t>Lớp đối tượng</w:t>
            </w:r>
          </w:p>
        </w:tc>
        <w:tc>
          <w:tcPr>
            <w:tcW w:w="4619" w:type="dxa"/>
          </w:tcPr>
          <w:p w:rsidR="00E814AA" w:rsidRDefault="00E814AA" w:rsidP="003C37E7">
            <w:pPr>
              <w:pStyle w:val="ListParagraph"/>
              <w:spacing w:before="0" w:after="0" w:line="240" w:lineRule="auto"/>
              <w:ind w:left="0"/>
              <w:rPr>
                <w:noProof/>
              </w:rPr>
            </w:pPr>
            <w:r>
              <w:rPr>
                <w:noProof/>
              </w:rPr>
              <w:t>Mô tả</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w:t>
            </w:r>
          </w:p>
        </w:tc>
        <w:tc>
          <w:tcPr>
            <w:tcW w:w="3751" w:type="dxa"/>
          </w:tcPr>
          <w:p w:rsidR="00E814AA" w:rsidRDefault="00E814AA" w:rsidP="003C37E7">
            <w:pPr>
              <w:pStyle w:val="ListParagraph"/>
              <w:spacing w:line="240" w:lineRule="auto"/>
              <w:ind w:left="0"/>
              <w:rPr>
                <w:noProof/>
              </w:rPr>
            </w:pPr>
            <w:r>
              <w:rPr>
                <w:noProof/>
              </w:rPr>
              <w:t>Work item container</w:t>
            </w:r>
          </w:p>
        </w:tc>
        <w:tc>
          <w:tcPr>
            <w:tcW w:w="4619" w:type="dxa"/>
          </w:tcPr>
          <w:p w:rsidR="00E814AA" w:rsidRDefault="00E814AA" w:rsidP="003C37E7">
            <w:pPr>
              <w:pStyle w:val="ListParagraph"/>
              <w:spacing w:before="0" w:after="0" w:line="240" w:lineRule="auto"/>
              <w:ind w:left="0"/>
              <w:rPr>
                <w:noProof/>
              </w:rPr>
            </w:pPr>
            <w:r>
              <w:rPr>
                <w:noProof/>
              </w:rPr>
              <w:t>Nơi chứa các tác vụ (có thể là iteration hoặc project)</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2</w:t>
            </w:r>
          </w:p>
        </w:tc>
        <w:tc>
          <w:tcPr>
            <w:tcW w:w="3751" w:type="dxa"/>
          </w:tcPr>
          <w:p w:rsidR="00E814AA" w:rsidRDefault="00E814AA" w:rsidP="003C37E7">
            <w:pPr>
              <w:pStyle w:val="ListParagraph"/>
              <w:spacing w:line="240" w:lineRule="auto"/>
              <w:ind w:left="0"/>
              <w:rPr>
                <w:noProof/>
              </w:rPr>
            </w:pPr>
            <w:r>
              <w:rPr>
                <w:noProof/>
              </w:rPr>
              <w:t>Iteration</w:t>
            </w:r>
          </w:p>
        </w:tc>
        <w:tc>
          <w:tcPr>
            <w:tcW w:w="4619" w:type="dxa"/>
          </w:tcPr>
          <w:p w:rsidR="00E814AA" w:rsidRDefault="00E814AA" w:rsidP="003C37E7">
            <w:pPr>
              <w:pStyle w:val="ListParagraph"/>
              <w:spacing w:before="0" w:after="0" w:line="240" w:lineRule="auto"/>
              <w:ind w:left="0"/>
              <w:rPr>
                <w:noProof/>
              </w:rPr>
            </w:pP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3</w:t>
            </w:r>
          </w:p>
        </w:tc>
        <w:tc>
          <w:tcPr>
            <w:tcW w:w="3751" w:type="dxa"/>
          </w:tcPr>
          <w:p w:rsidR="00E814AA" w:rsidRDefault="00E814AA" w:rsidP="003C37E7">
            <w:pPr>
              <w:pStyle w:val="ListParagraph"/>
              <w:spacing w:line="240" w:lineRule="auto"/>
              <w:ind w:left="0"/>
              <w:rPr>
                <w:noProof/>
              </w:rPr>
            </w:pPr>
            <w:r>
              <w:rPr>
                <w:noProof/>
              </w:rPr>
              <w:t>Project</w:t>
            </w:r>
          </w:p>
        </w:tc>
        <w:tc>
          <w:tcPr>
            <w:tcW w:w="4619" w:type="dxa"/>
          </w:tcPr>
          <w:p w:rsidR="00E814AA" w:rsidRDefault="00E814AA" w:rsidP="003C37E7">
            <w:pPr>
              <w:pStyle w:val="ListParagraph"/>
              <w:spacing w:before="0" w:after="0" w:line="240" w:lineRule="auto"/>
              <w:ind w:left="0"/>
              <w:rPr>
                <w:noProof/>
              </w:rPr>
            </w:pPr>
            <w:r>
              <w:rPr>
                <w:noProof/>
              </w:rPr>
              <w:t>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4</w:t>
            </w:r>
          </w:p>
        </w:tc>
        <w:tc>
          <w:tcPr>
            <w:tcW w:w="3751" w:type="dxa"/>
          </w:tcPr>
          <w:p w:rsidR="00E814AA" w:rsidRDefault="00E814AA" w:rsidP="003C37E7">
            <w:pPr>
              <w:pStyle w:val="ListParagraph"/>
              <w:spacing w:line="240" w:lineRule="auto"/>
              <w:ind w:left="0"/>
              <w:rPr>
                <w:noProof/>
              </w:rPr>
            </w:pPr>
            <w:r>
              <w:rPr>
                <w:noProof/>
              </w:rPr>
              <w:t>Work item</w:t>
            </w:r>
          </w:p>
        </w:tc>
        <w:tc>
          <w:tcPr>
            <w:tcW w:w="4619" w:type="dxa"/>
          </w:tcPr>
          <w:p w:rsidR="00E814AA" w:rsidRDefault="00E814AA" w:rsidP="003C37E7">
            <w:pPr>
              <w:pStyle w:val="ListParagraph"/>
              <w:spacing w:before="0" w:after="0" w:line="240" w:lineRule="auto"/>
              <w:ind w:left="0"/>
              <w:rPr>
                <w:noProof/>
              </w:rPr>
            </w:pPr>
            <w:r>
              <w:rPr>
                <w:noProof/>
              </w:rPr>
              <w:t>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5</w:t>
            </w:r>
          </w:p>
        </w:tc>
        <w:tc>
          <w:tcPr>
            <w:tcW w:w="3751" w:type="dxa"/>
          </w:tcPr>
          <w:p w:rsidR="00E814AA" w:rsidRDefault="00E814AA" w:rsidP="003C37E7">
            <w:pPr>
              <w:pStyle w:val="ListParagraph"/>
              <w:spacing w:line="240" w:lineRule="auto"/>
              <w:ind w:left="0"/>
              <w:rPr>
                <w:noProof/>
              </w:rPr>
            </w:pPr>
            <w:r>
              <w:rPr>
                <w:noProof/>
              </w:rPr>
              <w:t>Work item history</w:t>
            </w:r>
          </w:p>
        </w:tc>
        <w:tc>
          <w:tcPr>
            <w:tcW w:w="4619" w:type="dxa"/>
          </w:tcPr>
          <w:p w:rsidR="00E814AA" w:rsidRDefault="00E814AA" w:rsidP="003C37E7">
            <w:pPr>
              <w:pStyle w:val="ListParagraph"/>
              <w:spacing w:before="0" w:after="0" w:line="240" w:lineRule="auto"/>
              <w:ind w:left="0"/>
              <w:rPr>
                <w:noProof/>
              </w:rPr>
            </w:pPr>
            <w:r>
              <w:rPr>
                <w:noProof/>
              </w:rPr>
              <w:t>Lịch sử 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6</w:t>
            </w:r>
          </w:p>
        </w:tc>
        <w:tc>
          <w:tcPr>
            <w:tcW w:w="3751" w:type="dxa"/>
          </w:tcPr>
          <w:p w:rsidR="00E814AA" w:rsidRDefault="00E814AA" w:rsidP="003C37E7">
            <w:pPr>
              <w:pStyle w:val="ListParagraph"/>
              <w:spacing w:line="240" w:lineRule="auto"/>
              <w:ind w:left="0"/>
              <w:rPr>
                <w:noProof/>
              </w:rPr>
            </w:pPr>
            <w:r>
              <w:rPr>
                <w:noProof/>
              </w:rPr>
              <w:t>Attachment</w:t>
            </w:r>
          </w:p>
        </w:tc>
        <w:tc>
          <w:tcPr>
            <w:tcW w:w="4619" w:type="dxa"/>
          </w:tcPr>
          <w:p w:rsidR="00E814AA" w:rsidRDefault="00E814AA" w:rsidP="003C37E7">
            <w:pPr>
              <w:pStyle w:val="ListParagraph"/>
              <w:spacing w:before="0" w:after="0" w:line="240" w:lineRule="auto"/>
              <w:ind w:left="0"/>
              <w:rPr>
                <w:noProof/>
              </w:rPr>
            </w:pPr>
            <w:r>
              <w:rPr>
                <w:noProof/>
              </w:rPr>
              <w:t>Tập tin đính kèm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7</w:t>
            </w:r>
          </w:p>
        </w:tc>
        <w:tc>
          <w:tcPr>
            <w:tcW w:w="3751" w:type="dxa"/>
          </w:tcPr>
          <w:p w:rsidR="00E814AA" w:rsidRDefault="00E814AA" w:rsidP="003C37E7">
            <w:pPr>
              <w:pStyle w:val="ListParagraph"/>
              <w:spacing w:line="240" w:lineRule="auto"/>
              <w:ind w:left="0"/>
              <w:rPr>
                <w:noProof/>
              </w:rPr>
            </w:pPr>
            <w:r>
              <w:rPr>
                <w:noProof/>
              </w:rPr>
              <w:t>Comment</w:t>
            </w:r>
          </w:p>
        </w:tc>
        <w:tc>
          <w:tcPr>
            <w:tcW w:w="4619" w:type="dxa"/>
          </w:tcPr>
          <w:p w:rsidR="00E814AA" w:rsidRDefault="00E814AA" w:rsidP="003C37E7">
            <w:pPr>
              <w:pStyle w:val="ListParagraph"/>
              <w:spacing w:before="0" w:after="0" w:line="240" w:lineRule="auto"/>
              <w:ind w:left="0"/>
              <w:rPr>
                <w:noProof/>
              </w:rPr>
            </w:pPr>
            <w:r>
              <w:rPr>
                <w:noProof/>
              </w:rPr>
              <w:t>Lời bình luận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8</w:t>
            </w:r>
          </w:p>
        </w:tc>
        <w:tc>
          <w:tcPr>
            <w:tcW w:w="3751" w:type="dxa"/>
          </w:tcPr>
          <w:p w:rsidR="00E814AA" w:rsidRDefault="00E814AA" w:rsidP="003C37E7">
            <w:pPr>
              <w:pStyle w:val="ListParagraph"/>
              <w:spacing w:line="240" w:lineRule="auto"/>
              <w:ind w:left="0"/>
              <w:rPr>
                <w:noProof/>
              </w:rPr>
            </w:pPr>
            <w:r>
              <w:rPr>
                <w:noProof/>
              </w:rPr>
              <w:t>Account</w:t>
            </w:r>
          </w:p>
        </w:tc>
        <w:tc>
          <w:tcPr>
            <w:tcW w:w="4619" w:type="dxa"/>
          </w:tcPr>
          <w:p w:rsidR="00E814AA" w:rsidRDefault="00E814AA" w:rsidP="003C37E7">
            <w:pPr>
              <w:pStyle w:val="ListParagraph"/>
              <w:spacing w:before="0" w:after="0" w:line="240" w:lineRule="auto"/>
              <w:ind w:left="0"/>
              <w:rPr>
                <w:noProof/>
              </w:rPr>
            </w:pPr>
            <w:r>
              <w:rPr>
                <w:noProof/>
              </w:rPr>
              <w:t>Tải khoản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9</w:t>
            </w:r>
          </w:p>
        </w:tc>
        <w:tc>
          <w:tcPr>
            <w:tcW w:w="3751" w:type="dxa"/>
          </w:tcPr>
          <w:p w:rsidR="00E814AA" w:rsidRDefault="00E814AA" w:rsidP="003C37E7">
            <w:pPr>
              <w:pStyle w:val="ListParagraph"/>
              <w:spacing w:line="240" w:lineRule="auto"/>
              <w:ind w:left="0"/>
              <w:rPr>
                <w:noProof/>
              </w:rPr>
            </w:pPr>
            <w:r>
              <w:rPr>
                <w:noProof/>
              </w:rPr>
              <w:t>Proccess</w:t>
            </w:r>
          </w:p>
        </w:tc>
        <w:tc>
          <w:tcPr>
            <w:tcW w:w="4619" w:type="dxa"/>
          </w:tcPr>
          <w:p w:rsidR="00E814AA" w:rsidRDefault="00E814AA" w:rsidP="003C37E7">
            <w:pPr>
              <w:pStyle w:val="ListParagraph"/>
              <w:spacing w:before="0" w:after="0" w:line="240" w:lineRule="auto"/>
              <w:ind w:left="0"/>
              <w:rPr>
                <w:noProof/>
              </w:rPr>
            </w:pPr>
            <w:r>
              <w:rPr>
                <w:noProof/>
              </w:rPr>
              <w:t>Quy trình phát triển phần mềm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10</w:t>
            </w:r>
          </w:p>
        </w:tc>
        <w:tc>
          <w:tcPr>
            <w:tcW w:w="3751" w:type="dxa"/>
          </w:tcPr>
          <w:p w:rsidR="00E814AA" w:rsidRDefault="00E814AA" w:rsidP="003C37E7">
            <w:pPr>
              <w:pStyle w:val="ListParagraph"/>
              <w:spacing w:line="240" w:lineRule="auto"/>
              <w:ind w:left="0"/>
              <w:rPr>
                <w:noProof/>
              </w:rPr>
            </w:pPr>
            <w:r>
              <w:rPr>
                <w:noProof/>
              </w:rPr>
              <w:t>Study Class</w:t>
            </w:r>
          </w:p>
        </w:tc>
        <w:tc>
          <w:tcPr>
            <w:tcW w:w="4619" w:type="dxa"/>
          </w:tcPr>
          <w:p w:rsidR="00E814AA" w:rsidRDefault="00E814AA" w:rsidP="003C37E7">
            <w:pPr>
              <w:pStyle w:val="ListParagraph"/>
              <w:spacing w:before="0" w:after="0" w:line="240" w:lineRule="auto"/>
              <w:ind w:left="0"/>
              <w:rPr>
                <w:noProof/>
              </w:rPr>
            </w:pPr>
            <w:r>
              <w:rPr>
                <w:noProof/>
              </w:rPr>
              <w:t>Lớp học</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11</w:t>
            </w:r>
          </w:p>
        </w:tc>
        <w:tc>
          <w:tcPr>
            <w:tcW w:w="3751" w:type="dxa"/>
          </w:tcPr>
          <w:p w:rsidR="00E814AA" w:rsidRDefault="00E814AA" w:rsidP="003C37E7">
            <w:pPr>
              <w:pStyle w:val="ListParagraph"/>
              <w:spacing w:line="240" w:lineRule="auto"/>
              <w:ind w:left="0"/>
              <w:rPr>
                <w:noProof/>
              </w:rPr>
            </w:pPr>
            <w:r>
              <w:rPr>
                <w:noProof/>
              </w:rPr>
              <w:t>Calendar</w:t>
            </w:r>
          </w:p>
        </w:tc>
        <w:tc>
          <w:tcPr>
            <w:tcW w:w="4619" w:type="dxa"/>
          </w:tcPr>
          <w:p w:rsidR="00E814AA" w:rsidRDefault="00E814AA" w:rsidP="003C37E7">
            <w:pPr>
              <w:pStyle w:val="ListParagraph"/>
              <w:spacing w:before="0" w:after="0" w:line="240" w:lineRule="auto"/>
              <w:ind w:left="0"/>
              <w:rPr>
                <w:noProof/>
              </w:rPr>
            </w:pPr>
            <w:r>
              <w:rPr>
                <w:noProof/>
              </w:rPr>
              <w:t>Lịch trình</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12</w:t>
            </w:r>
          </w:p>
        </w:tc>
        <w:tc>
          <w:tcPr>
            <w:tcW w:w="3751" w:type="dxa"/>
          </w:tcPr>
          <w:p w:rsidR="00E814AA" w:rsidRDefault="00E814AA" w:rsidP="003C37E7">
            <w:pPr>
              <w:pStyle w:val="ListParagraph"/>
              <w:spacing w:line="240" w:lineRule="auto"/>
              <w:ind w:left="0"/>
              <w:rPr>
                <w:noProof/>
              </w:rPr>
            </w:pPr>
            <w:r>
              <w:rPr>
                <w:noProof/>
              </w:rPr>
              <w:t>Rule</w:t>
            </w:r>
          </w:p>
        </w:tc>
        <w:tc>
          <w:tcPr>
            <w:tcW w:w="4619" w:type="dxa"/>
          </w:tcPr>
          <w:p w:rsidR="00E814AA" w:rsidRDefault="00E814AA" w:rsidP="003C37E7">
            <w:pPr>
              <w:pStyle w:val="ListParagraph"/>
              <w:spacing w:before="0" w:after="0" w:line="240" w:lineRule="auto"/>
              <w:ind w:left="0"/>
              <w:rPr>
                <w:noProof/>
              </w:rPr>
            </w:pPr>
            <w:r>
              <w:rPr>
                <w:noProof/>
              </w:rPr>
              <w:t>Phân quyền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13</w:t>
            </w:r>
          </w:p>
        </w:tc>
        <w:tc>
          <w:tcPr>
            <w:tcW w:w="3751" w:type="dxa"/>
          </w:tcPr>
          <w:p w:rsidR="00E814AA" w:rsidRDefault="00E814AA" w:rsidP="003C37E7">
            <w:pPr>
              <w:pStyle w:val="ListParagraph"/>
              <w:spacing w:line="240" w:lineRule="auto"/>
              <w:ind w:left="0"/>
              <w:rPr>
                <w:noProof/>
              </w:rPr>
            </w:pPr>
            <w:r>
              <w:rPr>
                <w:noProof/>
              </w:rPr>
              <w:t>Member information</w:t>
            </w:r>
          </w:p>
        </w:tc>
        <w:tc>
          <w:tcPr>
            <w:tcW w:w="4619" w:type="dxa"/>
          </w:tcPr>
          <w:p w:rsidR="00E814AA" w:rsidRDefault="00E814AA" w:rsidP="003C37E7">
            <w:pPr>
              <w:pStyle w:val="ListParagraph"/>
              <w:spacing w:before="0" w:after="0" w:line="240" w:lineRule="auto"/>
              <w:ind w:left="0"/>
              <w:rPr>
                <w:noProof/>
              </w:rPr>
            </w:pPr>
            <w:r>
              <w:rPr>
                <w:noProof/>
              </w:rPr>
              <w:t>Thông tin các thành viên của 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lastRenderedPageBreak/>
              <w:t>14</w:t>
            </w:r>
          </w:p>
        </w:tc>
        <w:tc>
          <w:tcPr>
            <w:tcW w:w="3751" w:type="dxa"/>
          </w:tcPr>
          <w:p w:rsidR="00E814AA" w:rsidRDefault="00E814AA" w:rsidP="003C37E7">
            <w:pPr>
              <w:pStyle w:val="ListParagraph"/>
              <w:spacing w:line="240" w:lineRule="auto"/>
              <w:ind w:left="0"/>
              <w:rPr>
                <w:noProof/>
              </w:rPr>
            </w:pPr>
            <w:r>
              <w:rPr>
                <w:noProof/>
              </w:rPr>
              <w:t>Event</w:t>
            </w:r>
          </w:p>
        </w:tc>
        <w:tc>
          <w:tcPr>
            <w:tcW w:w="4619" w:type="dxa"/>
          </w:tcPr>
          <w:p w:rsidR="00E814AA" w:rsidRDefault="00E814AA" w:rsidP="004A605E">
            <w:pPr>
              <w:pStyle w:val="ListParagraph"/>
              <w:keepNext/>
              <w:spacing w:before="0" w:after="0" w:line="240" w:lineRule="auto"/>
              <w:ind w:left="0"/>
              <w:rPr>
                <w:noProof/>
              </w:rPr>
            </w:pPr>
            <w:r>
              <w:rPr>
                <w:noProof/>
              </w:rPr>
              <w:t>Sự kiện</w:t>
            </w:r>
          </w:p>
        </w:tc>
      </w:tr>
    </w:tbl>
    <w:p w:rsidR="004A605E" w:rsidRDefault="004A605E">
      <w:pPr>
        <w:pStyle w:val="Caption"/>
      </w:pPr>
      <w:bookmarkStart w:id="306" w:name="_Toc327109563"/>
      <w:r>
        <w:t xml:space="preserve">Bảng </w:t>
      </w:r>
      <w:r w:rsidR="00BA2D31">
        <w:fldChar w:fldCharType="begin"/>
      </w:r>
      <w:r w:rsidR="00BA2D31">
        <w:instrText xml:space="preserve"> SEQ B</w:instrText>
      </w:r>
      <w:r w:rsidR="00BA2D31">
        <w:instrText>ả</w:instrText>
      </w:r>
      <w:r w:rsidR="00BA2D31">
        <w:instrText xml:space="preserve">ng \* ARABIC </w:instrText>
      </w:r>
      <w:r w:rsidR="00BA2D31">
        <w:fldChar w:fldCharType="separate"/>
      </w:r>
      <w:r>
        <w:rPr>
          <w:noProof/>
        </w:rPr>
        <w:t>3</w:t>
      </w:r>
      <w:r w:rsidR="00BA2D31">
        <w:rPr>
          <w:noProof/>
        </w:rPr>
        <w:fldChar w:fldCharType="end"/>
      </w:r>
      <w:r>
        <w:t xml:space="preserve"> </w:t>
      </w:r>
      <w:r w:rsidRPr="009F2A1A">
        <w:t>Các lớp đối tượng</w:t>
      </w:r>
      <w:bookmarkEnd w:id="306"/>
    </w:p>
    <w:p w:rsidR="00341D1C" w:rsidRDefault="00341D1C" w:rsidP="00341D1C">
      <w:pPr>
        <w:pStyle w:val="Heading2"/>
        <w:rPr>
          <w:noProof/>
        </w:rPr>
      </w:pPr>
      <w:bookmarkStart w:id="307" w:name="_Toc327121425"/>
      <w:r>
        <w:rPr>
          <w:noProof/>
        </w:rPr>
        <w:t>Thiết kế giao diện</w:t>
      </w:r>
      <w:bookmarkEnd w:id="307"/>
    </w:p>
    <w:p w:rsidR="00341D1C" w:rsidRDefault="00341D1C" w:rsidP="00341D1C">
      <w:pPr>
        <w:pStyle w:val="Heading3"/>
      </w:pPr>
      <w:bookmarkStart w:id="308" w:name="_Toc327121426"/>
      <w:r>
        <w:t>Chức năng quản lý người dùng</w:t>
      </w:r>
      <w:bookmarkEnd w:id="308"/>
    </w:p>
    <w:p w:rsidR="00E012C8" w:rsidRDefault="00341D1C" w:rsidP="00E012C8">
      <w:pPr>
        <w:pStyle w:val="ListParagraph"/>
        <w:keepNext/>
        <w:ind w:left="0"/>
      </w:pPr>
      <w:r>
        <w:rPr>
          <w:noProof/>
        </w:rPr>
        <w:drawing>
          <wp:inline distT="0" distB="0" distL="0" distR="0" wp14:anchorId="426BDF0E" wp14:editId="3F58E4FE">
            <wp:extent cx="5779698" cy="2122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598" t="13679" r="1092" b="28302"/>
                    <a:stretch/>
                  </pic:blipFill>
                  <pic:spPr bwMode="auto">
                    <a:xfrm>
                      <a:off x="0" y="0"/>
                      <a:ext cx="5783713" cy="212357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309" w:name="_Toc327109446"/>
      <w:r>
        <w:t xml:space="preserve">Hình </w:t>
      </w:r>
      <w:r w:rsidR="00BA2D31">
        <w:fldChar w:fldCharType="begin"/>
      </w:r>
      <w:r w:rsidR="00BA2D31">
        <w:instrText xml:space="preserve"> SEQ Hình \* ARABIC </w:instrText>
      </w:r>
      <w:r w:rsidR="00BA2D31">
        <w:fldChar w:fldCharType="separate"/>
      </w:r>
      <w:r>
        <w:rPr>
          <w:noProof/>
        </w:rPr>
        <w:t>11</w:t>
      </w:r>
      <w:r w:rsidR="00BA2D31">
        <w:rPr>
          <w:noProof/>
        </w:rPr>
        <w:fldChar w:fldCharType="end"/>
      </w:r>
      <w:r>
        <w:t xml:space="preserve"> </w:t>
      </w:r>
      <w:r w:rsidRPr="001E62D6">
        <w:t>Giao diện danh sách người dùng</w:t>
      </w:r>
      <w:bookmarkEnd w:id="309"/>
    </w:p>
    <w:p w:rsidR="00341D1C" w:rsidRDefault="00341D1C" w:rsidP="00341D1C">
      <w:pPr>
        <w:pStyle w:val="ListParagraph"/>
        <w:ind w:left="0"/>
        <w:jc w:val="both"/>
      </w:pPr>
      <w:proofErr w:type="gramStart"/>
      <w:r>
        <w:t>Admin có thể thêm người dùng bằng email.</w:t>
      </w:r>
      <w:proofErr w:type="gramEnd"/>
      <w:r>
        <w:t xml:space="preserve"> Email kích hoạt sẽ gửi tới người dùng để người dùng thực hiện tác vụ kích hoạt và xác lập mật khẩu.</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7963B669" wp14:editId="0159E43E">
            <wp:extent cx="5779698" cy="12163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307" t="13412" r="1445" b="53412"/>
                    <a:stretch/>
                  </pic:blipFill>
                  <pic:spPr bwMode="auto">
                    <a:xfrm>
                      <a:off x="0" y="0"/>
                      <a:ext cx="5780117" cy="121641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310" w:name="_Toc327109447"/>
      <w:r>
        <w:t xml:space="preserve">Hình </w:t>
      </w:r>
      <w:r w:rsidR="00BA2D31">
        <w:fldChar w:fldCharType="begin"/>
      </w:r>
      <w:r w:rsidR="00BA2D31">
        <w:instrText xml:space="preserve"> SEQ Hình \* ARABIC </w:instrText>
      </w:r>
      <w:r w:rsidR="00BA2D31">
        <w:fldChar w:fldCharType="separate"/>
      </w:r>
      <w:r>
        <w:rPr>
          <w:noProof/>
        </w:rPr>
        <w:t>12</w:t>
      </w:r>
      <w:r w:rsidR="00BA2D31">
        <w:rPr>
          <w:noProof/>
        </w:rPr>
        <w:fldChar w:fldCharType="end"/>
      </w:r>
      <w:r>
        <w:t xml:space="preserve"> </w:t>
      </w:r>
      <w:r w:rsidRPr="00CE1358">
        <w:t>Giao diện tạo tài khoản mới</w:t>
      </w:r>
      <w:bookmarkEnd w:id="310"/>
    </w:p>
    <w:p w:rsidR="00341D1C" w:rsidRDefault="00341D1C" w:rsidP="00341D1C">
      <w:pPr>
        <w:pStyle w:val="ListParagraph"/>
        <w:ind w:left="0"/>
        <w:jc w:val="both"/>
      </w:pPr>
      <w:proofErr w:type="gramStart"/>
      <w:r>
        <w:t>Admin cũng có thể khóa hoặc xóa tài khoản người dùng bằng cách thay đổi trạng thái của người dùng.</w:t>
      </w:r>
      <w:proofErr w:type="gramEnd"/>
    </w:p>
    <w:p w:rsidR="00341D1C" w:rsidRDefault="00341D1C" w:rsidP="00341D1C">
      <w:pPr>
        <w:pStyle w:val="Heading3"/>
      </w:pPr>
      <w:bookmarkStart w:id="311" w:name="_Toc327121427"/>
      <w:r>
        <w:t>Chức năng quản lý Proccess</w:t>
      </w:r>
      <w:bookmarkEnd w:id="311"/>
    </w:p>
    <w:p w:rsidR="00341D1C" w:rsidRDefault="00341D1C" w:rsidP="00341D1C">
      <w:pPr>
        <w:jc w:val="both"/>
      </w:pPr>
      <w:proofErr w:type="gramStart"/>
      <w:r>
        <w:lastRenderedPageBreak/>
        <w:t>Admin có thể tạo những loại process khác nhau để phù hợp với đặc thù của những quy trình xây dựng phần mềm khác nhau.</w:t>
      </w:r>
      <w:proofErr w:type="gramEnd"/>
    </w:p>
    <w:p w:rsidR="00E012C8" w:rsidRDefault="00341D1C" w:rsidP="00E012C8">
      <w:pPr>
        <w:pStyle w:val="ListParagraph"/>
        <w:keepNext/>
        <w:ind w:left="0"/>
      </w:pPr>
      <w:r>
        <w:rPr>
          <w:noProof/>
        </w:rPr>
        <w:drawing>
          <wp:inline distT="0" distB="0" distL="0" distR="0" wp14:anchorId="383CF0F7" wp14:editId="14F51092">
            <wp:extent cx="5796951" cy="923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451" t="13715" r="1016" b="60983"/>
                    <a:stretch/>
                  </pic:blipFill>
                  <pic:spPr bwMode="auto">
                    <a:xfrm>
                      <a:off x="0" y="0"/>
                      <a:ext cx="5796951" cy="9230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312" w:name="_Toc327109448"/>
      <w:r>
        <w:t xml:space="preserve">Hình </w:t>
      </w:r>
      <w:r w:rsidR="00BA2D31">
        <w:fldChar w:fldCharType="begin"/>
      </w:r>
      <w:r w:rsidR="00BA2D31">
        <w:instrText xml:space="preserve"> SEQ Hình \* ARABIC </w:instrText>
      </w:r>
      <w:r w:rsidR="00BA2D31">
        <w:fldChar w:fldCharType="separate"/>
      </w:r>
      <w:r>
        <w:rPr>
          <w:noProof/>
        </w:rPr>
        <w:t>13</w:t>
      </w:r>
      <w:r w:rsidR="00BA2D31">
        <w:rPr>
          <w:noProof/>
        </w:rPr>
        <w:fldChar w:fldCharType="end"/>
      </w:r>
      <w:r>
        <w:t xml:space="preserve"> </w:t>
      </w:r>
      <w:r w:rsidRPr="00184F87">
        <w:t>Giao diện danh sách quản lý proccess</w:t>
      </w:r>
      <w:bookmarkEnd w:id="312"/>
    </w:p>
    <w:p w:rsidR="00341D1C" w:rsidRDefault="00341D1C" w:rsidP="00341D1C">
      <w:r>
        <w:t>Màn hình dưới là giao diện upload file file XML mô tả process.</w:t>
      </w:r>
    </w:p>
    <w:p w:rsidR="00E012C8" w:rsidRDefault="00341D1C" w:rsidP="00E012C8">
      <w:pPr>
        <w:pStyle w:val="ListParagraph"/>
        <w:keepNext/>
        <w:ind w:left="0"/>
      </w:pPr>
      <w:r>
        <w:rPr>
          <w:noProof/>
        </w:rPr>
        <w:drawing>
          <wp:inline distT="0" distB="0" distL="0" distR="0" wp14:anchorId="16AD5D4F" wp14:editId="13E16529">
            <wp:extent cx="5763137" cy="88852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460" t="16585" r="1015" b="59012"/>
                    <a:stretch/>
                  </pic:blipFill>
                  <pic:spPr bwMode="auto">
                    <a:xfrm>
                      <a:off x="0" y="0"/>
                      <a:ext cx="5796452" cy="89365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313" w:name="_Toc327109449"/>
      <w:r>
        <w:t xml:space="preserve">Hình </w:t>
      </w:r>
      <w:r w:rsidR="00BA2D31">
        <w:fldChar w:fldCharType="begin"/>
      </w:r>
      <w:r w:rsidR="00BA2D31">
        <w:instrText xml:space="preserve"> SEQ Hình \* ARABIC </w:instrText>
      </w:r>
      <w:r w:rsidR="00BA2D31">
        <w:fldChar w:fldCharType="separate"/>
      </w:r>
      <w:r>
        <w:rPr>
          <w:noProof/>
        </w:rPr>
        <w:t>14</w:t>
      </w:r>
      <w:r w:rsidR="00BA2D31">
        <w:rPr>
          <w:noProof/>
        </w:rPr>
        <w:fldChar w:fldCharType="end"/>
      </w:r>
      <w:r>
        <w:t xml:space="preserve"> </w:t>
      </w:r>
      <w:r w:rsidRPr="00EE355A">
        <w:t>Giao diện upload file XML mô tả proccess</w:t>
      </w:r>
      <w:bookmarkEnd w:id="313"/>
    </w:p>
    <w:p w:rsidR="00341D1C" w:rsidRDefault="00341D1C" w:rsidP="00341D1C">
      <w:pPr>
        <w:pStyle w:val="Heading3"/>
      </w:pPr>
      <w:bookmarkStart w:id="314" w:name="_Toc327121428"/>
      <w:r>
        <w:t>Chức năng quản lý Study Class</w:t>
      </w:r>
      <w:bookmarkEnd w:id="314"/>
    </w:p>
    <w:p w:rsidR="00341D1C" w:rsidRDefault="00341D1C" w:rsidP="00341D1C">
      <w:pPr>
        <w:jc w:val="both"/>
      </w:pPr>
      <w:r>
        <w:t>Với chức năng này, admin có thể tạo mới, xóa, chỉnh sửa thông tin của study class</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56079BFF" wp14:editId="7CF87BF2">
            <wp:extent cx="5771072" cy="1820174"/>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596" t="13515" r="1306" b="36461"/>
                    <a:stretch/>
                  </pic:blipFill>
                  <pic:spPr bwMode="auto">
                    <a:xfrm>
                      <a:off x="0" y="0"/>
                      <a:ext cx="5771072" cy="1820174"/>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315" w:name="_Toc327109450"/>
      <w:r>
        <w:t xml:space="preserve">Hình </w:t>
      </w:r>
      <w:r w:rsidR="00BA2D31">
        <w:fldChar w:fldCharType="begin"/>
      </w:r>
      <w:r w:rsidR="00BA2D31">
        <w:instrText xml:space="preserve"> SEQ Hình \* ARABIC </w:instrText>
      </w:r>
      <w:r w:rsidR="00BA2D31">
        <w:fldChar w:fldCharType="separate"/>
      </w:r>
      <w:r>
        <w:rPr>
          <w:noProof/>
        </w:rPr>
        <w:t>15</w:t>
      </w:r>
      <w:r w:rsidR="00BA2D31">
        <w:rPr>
          <w:noProof/>
        </w:rPr>
        <w:fldChar w:fldCharType="end"/>
      </w:r>
      <w:r>
        <w:t xml:space="preserve"> </w:t>
      </w:r>
      <w:r w:rsidRPr="00BC3D83">
        <w:t>Giao diện danh sách lớp học</w:t>
      </w:r>
      <w:bookmarkEnd w:id="315"/>
    </w:p>
    <w:p w:rsidR="00341D1C" w:rsidRDefault="00341D1C" w:rsidP="00341D1C">
      <w:pPr>
        <w:pStyle w:val="Heading3"/>
      </w:pPr>
      <w:bookmarkStart w:id="316" w:name="_Toc327121429"/>
      <w:r>
        <w:t>Chức năng quản lý Project</w:t>
      </w:r>
      <w:bookmarkEnd w:id="316"/>
    </w:p>
    <w:p w:rsidR="00341D1C" w:rsidRDefault="00341D1C" w:rsidP="00341D1C">
      <w:proofErr w:type="gramStart"/>
      <w:r>
        <w:t>Chức năng này giúp admin tạo lập, chỉnh sửa và chuyển đến giao diện của project.</w:t>
      </w:r>
      <w:proofErr w:type="gramEnd"/>
    </w:p>
    <w:p w:rsidR="00E012C8" w:rsidRDefault="00341D1C" w:rsidP="00E012C8">
      <w:pPr>
        <w:pStyle w:val="ListParagraph"/>
        <w:keepNext/>
        <w:ind w:left="0"/>
        <w:jc w:val="center"/>
      </w:pPr>
      <w:r>
        <w:rPr>
          <w:noProof/>
        </w:rPr>
        <w:lastRenderedPageBreak/>
        <w:drawing>
          <wp:inline distT="0" distB="0" distL="0" distR="0" wp14:anchorId="4616E7FA" wp14:editId="77CE4014">
            <wp:extent cx="5796951" cy="212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742" t="13217" r="726" b="28724"/>
                    <a:stretch/>
                  </pic:blipFill>
                  <pic:spPr bwMode="auto">
                    <a:xfrm>
                      <a:off x="0" y="0"/>
                      <a:ext cx="5796950" cy="212209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317" w:name="_Toc327109451"/>
      <w:r>
        <w:t xml:space="preserve">Hình </w:t>
      </w:r>
      <w:r w:rsidR="00BA2D31">
        <w:fldChar w:fldCharType="begin"/>
      </w:r>
      <w:r w:rsidR="00BA2D31">
        <w:instrText xml:space="preserve"> SEQ Hình \* ARABIC </w:instrText>
      </w:r>
      <w:r w:rsidR="00BA2D31">
        <w:fldChar w:fldCharType="separate"/>
      </w:r>
      <w:r>
        <w:rPr>
          <w:noProof/>
        </w:rPr>
        <w:t>16</w:t>
      </w:r>
      <w:r w:rsidR="00BA2D31">
        <w:rPr>
          <w:noProof/>
        </w:rPr>
        <w:fldChar w:fldCharType="end"/>
      </w:r>
      <w:r>
        <w:t xml:space="preserve"> </w:t>
      </w:r>
      <w:r w:rsidRPr="0099136E">
        <w:t>Giao diện danh sách dự án</w:t>
      </w:r>
      <w:bookmarkEnd w:id="317"/>
    </w:p>
    <w:p w:rsidR="00341D1C" w:rsidRDefault="00341D1C" w:rsidP="00341D1C">
      <w:pPr>
        <w:pStyle w:val="Heading3"/>
      </w:pPr>
      <w:bookmarkStart w:id="318" w:name="_Toc327121430"/>
      <w:r>
        <w:t>Chức năng quản lý thành viên dự án</w:t>
      </w:r>
      <w:bookmarkEnd w:id="318"/>
    </w:p>
    <w:p w:rsidR="00341D1C" w:rsidRDefault="00341D1C" w:rsidP="00341D1C">
      <w:pPr>
        <w:jc w:val="both"/>
      </w:pPr>
      <w:proofErr w:type="gramStart"/>
      <w:r>
        <w:t>Tại đây thành viên của project có thể thêm thành viên mới vào dự án, phân quyền cho thành viên hoặc loại thành viên ra khỏi dự án.</w:t>
      </w:r>
      <w:proofErr w:type="gramEnd"/>
      <w:r>
        <w:t xml:space="preserve">  Chỉ có thành viên của dự </w:t>
      </w:r>
      <w:proofErr w:type="gramStart"/>
      <w:r>
        <w:t>án</w:t>
      </w:r>
      <w:proofErr w:type="gramEnd"/>
      <w:r>
        <w:t xml:space="preserve"> mới có thể thêm mới tác vụ vào dự án.</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10D7BFA2" wp14:editId="3FDF662B">
            <wp:extent cx="5805577" cy="1250831"/>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96" t="14861" r="725" b="50935"/>
                    <a:stretch/>
                  </pic:blipFill>
                  <pic:spPr bwMode="auto">
                    <a:xfrm>
                      <a:off x="0" y="0"/>
                      <a:ext cx="5805577" cy="1250831"/>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319" w:name="_Toc327109452"/>
      <w:r>
        <w:t xml:space="preserve">Hình </w:t>
      </w:r>
      <w:r w:rsidR="00BA2D31">
        <w:fldChar w:fldCharType="begin"/>
      </w:r>
      <w:r w:rsidR="00BA2D31">
        <w:instrText xml:space="preserve"> SEQ Hình \* ARABIC </w:instrText>
      </w:r>
      <w:r w:rsidR="00BA2D31">
        <w:fldChar w:fldCharType="separate"/>
      </w:r>
      <w:r>
        <w:rPr>
          <w:noProof/>
        </w:rPr>
        <w:t>17</w:t>
      </w:r>
      <w:r w:rsidR="00BA2D31">
        <w:rPr>
          <w:noProof/>
        </w:rPr>
        <w:fldChar w:fldCharType="end"/>
      </w:r>
      <w:r>
        <w:t xml:space="preserve"> </w:t>
      </w:r>
      <w:r w:rsidRPr="005D057F">
        <w:t>Giao diện danh sách thành viên của dự án</w:t>
      </w:r>
      <w:bookmarkEnd w:id="319"/>
    </w:p>
    <w:p w:rsidR="00341D1C" w:rsidRDefault="00341D1C" w:rsidP="00341D1C">
      <w:pPr>
        <w:pStyle w:val="Heading3"/>
      </w:pPr>
      <w:bookmarkStart w:id="320" w:name="_Toc327121431"/>
      <w:r>
        <w:t>Chức năng quản lý tác vụ</w:t>
      </w:r>
      <w:bookmarkEnd w:id="320"/>
    </w:p>
    <w:p w:rsidR="00341D1C" w:rsidRDefault="00341D1C" w:rsidP="00341D1C">
      <w:pPr>
        <w:jc w:val="both"/>
      </w:pPr>
      <w:r>
        <w:t xml:space="preserve">Chức năng này giúp các thành viên tạo lập các tác vụ </w:t>
      </w:r>
      <w:proofErr w:type="gramStart"/>
      <w:r>
        <w:t>theo</w:t>
      </w:r>
      <w:proofErr w:type="gramEnd"/>
      <w:r>
        <w:t xml:space="preserve"> quy trình xây dựng phần mềm, chỉ định người chịu trách nhiệm, ngày hết hạn. Đây là chức năng chính nhằm </w:t>
      </w:r>
      <w:proofErr w:type="gramStart"/>
      <w:r>
        <w:t>theo</w:t>
      </w:r>
      <w:proofErr w:type="gramEnd"/>
      <w:r>
        <w:t xml:space="preserve"> dõi, quản lý tiến độ của dự án.</w:t>
      </w:r>
    </w:p>
    <w:p w:rsidR="00E012C8" w:rsidRDefault="00341D1C" w:rsidP="00E012C8">
      <w:pPr>
        <w:pStyle w:val="ListParagraph"/>
        <w:keepNext/>
        <w:spacing w:before="0" w:after="200" w:line="276" w:lineRule="auto"/>
        <w:ind w:left="0"/>
      </w:pPr>
      <w:r>
        <w:rPr>
          <w:noProof/>
        </w:rPr>
        <w:lastRenderedPageBreak/>
        <w:drawing>
          <wp:inline distT="0" distB="0" distL="0" distR="0" wp14:anchorId="19336EE4" wp14:editId="6531EB01">
            <wp:extent cx="5745192" cy="219110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596" t="20047" r="1741" b="20047"/>
                    <a:stretch/>
                  </pic:blipFill>
                  <pic:spPr bwMode="auto">
                    <a:xfrm>
                      <a:off x="0" y="0"/>
                      <a:ext cx="5745192" cy="2191109"/>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321" w:name="_Toc327109453"/>
      <w:r>
        <w:t xml:space="preserve">Hình </w:t>
      </w:r>
      <w:r w:rsidR="00BA2D31">
        <w:fldChar w:fldCharType="begin"/>
      </w:r>
      <w:r w:rsidR="00BA2D31">
        <w:instrText xml:space="preserve"> SEQ Hình \* ARABIC </w:instrText>
      </w:r>
      <w:r w:rsidR="00BA2D31">
        <w:fldChar w:fldCharType="separate"/>
      </w:r>
      <w:r>
        <w:rPr>
          <w:noProof/>
        </w:rPr>
        <w:t>18</w:t>
      </w:r>
      <w:r w:rsidR="00BA2D31">
        <w:rPr>
          <w:noProof/>
        </w:rPr>
        <w:fldChar w:fldCharType="end"/>
      </w:r>
      <w:r>
        <w:t xml:space="preserve"> </w:t>
      </w:r>
      <w:r w:rsidRPr="00794BE1">
        <w:t>Giao diện danh sách tác vụ</w:t>
      </w:r>
      <w:bookmarkEnd w:id="321"/>
    </w:p>
    <w:p w:rsidR="00341D1C" w:rsidRDefault="00341D1C" w:rsidP="00341D1C">
      <w:pPr>
        <w:pStyle w:val="Heading3"/>
      </w:pPr>
      <w:bookmarkStart w:id="322" w:name="_Toc327121432"/>
      <w:r>
        <w:t>Chức năng lên kế hoạch</w:t>
      </w:r>
      <w:bookmarkEnd w:id="322"/>
    </w:p>
    <w:p w:rsidR="00341D1C" w:rsidRDefault="00341D1C" w:rsidP="00341D1C">
      <w:pPr>
        <w:jc w:val="both"/>
      </w:pPr>
      <w:r>
        <w:t xml:space="preserve">Với chức năng này, thành viên của dự </w:t>
      </w:r>
      <w:proofErr w:type="gramStart"/>
      <w:r>
        <w:t>án</w:t>
      </w:r>
      <w:proofErr w:type="gramEnd"/>
      <w:r>
        <w:t xml:space="preserve"> có thể xếp lịch các sự kiện, ví dụ như họp mặt, thuyết trình, báo cáo. </w:t>
      </w:r>
      <w:proofErr w:type="gramStart"/>
      <w:r>
        <w:t>Lịch sẽ được cập nhật tới từng thành viên của dự án.</w:t>
      </w:r>
      <w:proofErr w:type="gramEnd"/>
    </w:p>
    <w:p w:rsidR="00341D1C" w:rsidRDefault="00341D1C" w:rsidP="00341D1C">
      <w:pPr>
        <w:jc w:val="both"/>
      </w:pPr>
      <w:r>
        <w:t xml:space="preserve">Đồng thời, chức năng này cũng tổng hợp thời gian bận, rảnh của từng thành viên trong dự </w:t>
      </w:r>
      <w:proofErr w:type="gramStart"/>
      <w:r>
        <w:t>án</w:t>
      </w:r>
      <w:proofErr w:type="gramEnd"/>
      <w:r>
        <w:t xml:space="preserve"> thông qua lịch cá nhân của mỗi người. </w:t>
      </w:r>
      <w:proofErr w:type="gramStart"/>
      <w:r>
        <w:t>Qua đó, giúp cho người xếp lịch đưa ra được thời gian phù hợp nhất.</w:t>
      </w:r>
      <w:proofErr w:type="gramEnd"/>
    </w:p>
    <w:p w:rsidR="00E012C8" w:rsidRDefault="00341D1C" w:rsidP="00E012C8">
      <w:pPr>
        <w:keepNext/>
      </w:pPr>
      <w:r>
        <w:rPr>
          <w:noProof/>
        </w:rPr>
        <w:drawing>
          <wp:inline distT="0" distB="0" distL="0" distR="0" wp14:anchorId="7880BDC0" wp14:editId="7DFC6B81">
            <wp:extent cx="5512279" cy="260517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817" t="15643" r="1364" b="-87"/>
                    <a:stretch/>
                  </pic:blipFill>
                  <pic:spPr bwMode="auto">
                    <a:xfrm>
                      <a:off x="0" y="0"/>
                      <a:ext cx="5523174" cy="26103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323" w:name="_Toc327109454"/>
      <w:r>
        <w:t xml:space="preserve">Hình </w:t>
      </w:r>
      <w:r w:rsidR="00BA2D31">
        <w:fldChar w:fldCharType="begin"/>
      </w:r>
      <w:r w:rsidR="00BA2D31">
        <w:instrText xml:space="preserve"> SEQ Hình \* ARABIC </w:instrText>
      </w:r>
      <w:r w:rsidR="00BA2D31">
        <w:fldChar w:fldCharType="separate"/>
      </w:r>
      <w:r>
        <w:rPr>
          <w:noProof/>
        </w:rPr>
        <w:t>19</w:t>
      </w:r>
      <w:r w:rsidR="00BA2D31">
        <w:rPr>
          <w:noProof/>
        </w:rPr>
        <w:fldChar w:fldCharType="end"/>
      </w:r>
      <w:r>
        <w:t xml:space="preserve"> </w:t>
      </w:r>
      <w:r w:rsidRPr="003F6FBD">
        <w:t>Giao diện lên kế hoạch</w:t>
      </w:r>
      <w:bookmarkEnd w:id="323"/>
    </w:p>
    <w:p w:rsidR="00341D1C" w:rsidRDefault="00341D1C" w:rsidP="00341D1C">
      <w:pPr>
        <w:pStyle w:val="Heading3"/>
      </w:pPr>
      <w:bookmarkStart w:id="324" w:name="_Toc327121433"/>
      <w:r>
        <w:lastRenderedPageBreak/>
        <w:t>Chức năng thiết lập thông tin</w:t>
      </w:r>
      <w:bookmarkEnd w:id="324"/>
    </w:p>
    <w:p w:rsidR="00341D1C" w:rsidRDefault="00341D1C" w:rsidP="00341D1C">
      <w:pPr>
        <w:pStyle w:val="ListParagraph"/>
        <w:ind w:left="0"/>
        <w:jc w:val="both"/>
      </w:pPr>
      <w:r>
        <w:t>Chức năng này giúp project manager thay đổi thông tin của một project như tên, mô tả …</w:t>
      </w:r>
    </w:p>
    <w:p w:rsidR="00E012C8" w:rsidRDefault="00341D1C" w:rsidP="00E012C8">
      <w:pPr>
        <w:pStyle w:val="ListParagraph"/>
        <w:keepNext/>
        <w:ind w:left="0"/>
      </w:pPr>
      <w:r>
        <w:rPr>
          <w:noProof/>
        </w:rPr>
        <w:drawing>
          <wp:inline distT="0" distB="0" distL="0" distR="0" wp14:anchorId="55AB36AB" wp14:editId="245D1CE8">
            <wp:extent cx="5943600" cy="2406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 t="13833" r="-137" b="20661"/>
                    <a:stretch/>
                  </pic:blipFill>
                  <pic:spPr bwMode="auto">
                    <a:xfrm>
                      <a:off x="0" y="0"/>
                      <a:ext cx="5951744" cy="241006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325" w:name="_Toc327109455"/>
      <w:r>
        <w:t xml:space="preserve">Hình </w:t>
      </w:r>
      <w:r w:rsidR="00BA2D31">
        <w:fldChar w:fldCharType="begin"/>
      </w:r>
      <w:r w:rsidR="00BA2D31">
        <w:instrText xml:space="preserve"> SEQ Hình \* ARABIC </w:instrText>
      </w:r>
      <w:r w:rsidR="00BA2D31">
        <w:fldChar w:fldCharType="separate"/>
      </w:r>
      <w:r>
        <w:rPr>
          <w:noProof/>
        </w:rPr>
        <w:t>20</w:t>
      </w:r>
      <w:r w:rsidR="00BA2D31">
        <w:rPr>
          <w:noProof/>
        </w:rPr>
        <w:fldChar w:fldCharType="end"/>
      </w:r>
      <w:r>
        <w:t xml:space="preserve"> </w:t>
      </w:r>
      <w:r w:rsidRPr="00852A73">
        <w:t>Giao diện thiết lập thông tin project</w:t>
      </w:r>
      <w:bookmarkEnd w:id="325"/>
    </w:p>
    <w:p w:rsidR="00341D1C" w:rsidRDefault="002F475F">
      <w:pPr>
        <w:pStyle w:val="Heading2"/>
        <w:pPrChange w:id="326" w:author="xx" w:date="2012-06-10T22:32:00Z">
          <w:pPr>
            <w:pStyle w:val="ListParagraph"/>
            <w:ind w:left="0"/>
          </w:pPr>
        </w:pPrChange>
      </w:pPr>
      <w:ins w:id="327" w:author="xx" w:date="2012-06-10T22:32:00Z">
        <w:r>
          <w:t xml:space="preserve">Thiết kế kiến </w:t>
        </w:r>
        <w:proofErr w:type="gramStart"/>
        <w:r>
          <w:t>trúc :</w:t>
        </w:r>
      </w:ins>
      <w:proofErr w:type="gramEnd"/>
    </w:p>
    <w:p w:rsidR="00E814AA" w:rsidRDefault="004E54F8">
      <w:pPr>
        <w:pStyle w:val="Heading4"/>
        <w:rPr>
          <w:ins w:id="328" w:author="xx" w:date="2012-06-10T22:41:00Z"/>
          <w:noProof/>
        </w:rPr>
        <w:pPrChange w:id="329" w:author="xx" w:date="2012-06-10T22:41:00Z">
          <w:pPr>
            <w:pStyle w:val="ListParagraph"/>
            <w:ind w:left="0"/>
          </w:pPr>
        </w:pPrChange>
      </w:pPr>
      <w:ins w:id="330" w:author="xx" w:date="2012-06-11T11:28:00Z">
        <w:r>
          <w:rPr>
            <w:noProof/>
          </w:rPr>
          <w:t>Mô hình triển khai</w:t>
        </w:r>
      </w:ins>
      <w:ins w:id="331" w:author="xx" w:date="2012-06-10T22:41:00Z">
        <w:r w:rsidR="004E60B7">
          <w:rPr>
            <w:noProof/>
          </w:rPr>
          <w:t xml:space="preserve"> :</w:t>
        </w:r>
      </w:ins>
    </w:p>
    <w:p w:rsidR="004E60B7" w:rsidRPr="004E60B7" w:rsidRDefault="004E60B7">
      <w:pPr>
        <w:rPr>
          <w:ins w:id="332" w:author="xx" w:date="2012-06-10T22:41:00Z"/>
          <w:rPrChange w:id="333" w:author="xx" w:date="2012-06-10T22:41:00Z">
            <w:rPr>
              <w:ins w:id="334" w:author="xx" w:date="2012-06-10T22:41:00Z"/>
              <w:noProof/>
            </w:rPr>
          </w:rPrChange>
        </w:rPr>
        <w:pPrChange w:id="335" w:author="xx" w:date="2012-06-10T22:41:00Z">
          <w:pPr>
            <w:pStyle w:val="ListParagraph"/>
            <w:ind w:left="0"/>
          </w:pPr>
        </w:pPrChange>
      </w:pPr>
      <w:ins w:id="336" w:author="xx" w:date="2012-06-10T22:41:00Z">
        <w:r>
          <w:t xml:space="preserve">Người dùng có thể truy cập vào ứng dùng từ nhiều thiết bị khác nhau như máy tính, </w:t>
        </w:r>
      </w:ins>
      <w:ins w:id="337" w:author="xx" w:date="2012-06-10T22:42:00Z">
        <w:r>
          <w:t xml:space="preserve">máy tính bảng, </w:t>
        </w:r>
        <w:proofErr w:type="gramStart"/>
        <w:r>
          <w:t>smartphone, …</w:t>
        </w:r>
      </w:ins>
      <w:proofErr w:type="gramEnd"/>
      <w:ins w:id="338" w:author="xx" w:date="2012-06-10T22:43:00Z">
        <w:r>
          <w:t xml:space="preserve"> bằng trình duyệt. </w:t>
        </w:r>
      </w:ins>
      <w:proofErr w:type="gramStart"/>
      <w:ins w:id="339" w:author="xx" w:date="2012-06-11T21:01:00Z">
        <w:r w:rsidR="00225E86">
          <w:t>Hệ thống</w:t>
        </w:r>
      </w:ins>
      <w:ins w:id="340" w:author="xx" w:date="2012-06-10T22:42:00Z">
        <w:r>
          <w:t xml:space="preserve"> sẽ </w:t>
        </w:r>
        <w:r w:rsidR="004E54F8">
          <w:t>xử lý các yêu cầu từ người dùng</w:t>
        </w:r>
      </w:ins>
      <w:ins w:id="341" w:author="xx" w:date="2012-06-11T11:35:00Z">
        <w:r w:rsidR="004E54F8">
          <w:t xml:space="preserve">, </w:t>
        </w:r>
      </w:ins>
      <w:ins w:id="342" w:author="xx" w:date="2012-06-10T22:42:00Z">
        <w:r>
          <w:t>truy c</w:t>
        </w:r>
      </w:ins>
      <w:ins w:id="343" w:author="xx" w:date="2012-06-10T22:43:00Z">
        <w:r>
          <w:t>ập vào cơ sở dữ liệu để lấy</w:t>
        </w:r>
      </w:ins>
      <w:ins w:id="344" w:author="xx" w:date="2012-06-11T11:35:00Z">
        <w:r w:rsidR="004E54F8">
          <w:t xml:space="preserve"> và </w:t>
        </w:r>
      </w:ins>
      <w:ins w:id="345" w:author="xx" w:date="2012-06-10T22:43:00Z">
        <w:r>
          <w:t>lưu dữ liệu.</w:t>
        </w:r>
      </w:ins>
      <w:proofErr w:type="gramEnd"/>
    </w:p>
    <w:p w:rsidR="004E60B7" w:rsidRDefault="004E60B7" w:rsidP="00E814AA">
      <w:pPr>
        <w:pStyle w:val="ListParagraph"/>
        <w:ind w:left="0"/>
        <w:rPr>
          <w:ins w:id="346" w:author="xx" w:date="2012-06-10T22:46:00Z"/>
        </w:rPr>
      </w:pPr>
      <w:ins w:id="347" w:author="xx" w:date="2012-06-10T22:41:00Z">
        <w:r>
          <w:object w:dxaOrig="11060" w:dyaOrig="4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5pt;height:169.5pt" o:ole="">
              <v:imagedata r:id="rId38" o:title=""/>
            </v:shape>
            <o:OLEObject Type="Embed" ProgID="Visio.Drawing.11" ShapeID="_x0000_i1025" DrawAspect="Content" ObjectID="_1401003585" r:id="rId39"/>
          </w:object>
        </w:r>
      </w:ins>
    </w:p>
    <w:p w:rsidR="004E60B7" w:rsidRDefault="004E60B7">
      <w:pPr>
        <w:pStyle w:val="Heading4"/>
        <w:rPr>
          <w:ins w:id="348" w:author="xx" w:date="2012-06-11T11:28:00Z"/>
        </w:rPr>
        <w:pPrChange w:id="349" w:author="xx" w:date="2012-06-10T23:08:00Z">
          <w:pPr>
            <w:pStyle w:val="ListParagraph"/>
            <w:ind w:left="0"/>
          </w:pPr>
        </w:pPrChange>
      </w:pPr>
      <w:ins w:id="350" w:author="xx" w:date="2012-06-10T22:46:00Z">
        <w:r>
          <w:lastRenderedPageBreak/>
          <w:t>Kiến trúc</w:t>
        </w:r>
      </w:ins>
      <w:ins w:id="351" w:author="xx" w:date="2012-06-11T11:28:00Z">
        <w:r w:rsidR="004E54F8">
          <w:t xml:space="preserve"> tổng </w:t>
        </w:r>
        <w:proofErr w:type="gramStart"/>
        <w:r w:rsidR="004E54F8">
          <w:t xml:space="preserve">quát </w:t>
        </w:r>
      </w:ins>
      <w:ins w:id="352" w:author="xx" w:date="2012-06-10T22:46:00Z">
        <w:r>
          <w:t xml:space="preserve"> </w:t>
        </w:r>
      </w:ins>
      <w:ins w:id="353" w:author="xx" w:date="2012-06-10T23:08:00Z">
        <w:r w:rsidR="00CB55A3">
          <w:t>:</w:t>
        </w:r>
      </w:ins>
      <w:proofErr w:type="gramEnd"/>
    </w:p>
    <w:p w:rsidR="004E54F8" w:rsidRDefault="006964A1">
      <w:pPr>
        <w:rPr>
          <w:ins w:id="354" w:author="xx" w:date="2012-06-11T15:43:00Z"/>
        </w:rPr>
        <w:pPrChange w:id="355" w:author="xx" w:date="2012-06-11T11:28:00Z">
          <w:pPr>
            <w:pStyle w:val="ListParagraph"/>
            <w:ind w:left="0"/>
          </w:pPr>
        </w:pPrChange>
      </w:pPr>
      <w:ins w:id="356" w:author="xx" w:date="2012-06-11T17:25:00Z">
        <w:r>
          <w:object w:dxaOrig="6204" w:dyaOrig="4675">
            <v:shape id="_x0000_i1026" type="#_x0000_t75" style="width:310pt;height:234pt" o:ole="">
              <v:imagedata r:id="rId40" o:title=""/>
            </v:shape>
            <o:OLEObject Type="Embed" ProgID="Visio.Drawing.11" ShapeID="_x0000_i1026" DrawAspect="Content" ObjectID="_1401003587" r:id="rId41"/>
          </w:object>
        </w:r>
      </w:ins>
      <w:del w:id="357" w:author="xx" w:date="2012-06-11T17:25:00Z">
        <w:r w:rsidR="004E54F8" w:rsidDel="006964A1">
          <w:fldChar w:fldCharType="begin"/>
        </w:r>
        <w:r w:rsidR="004E54F8" w:rsidDel="006964A1">
          <w:fldChar w:fldCharType="end"/>
        </w:r>
      </w:del>
    </w:p>
    <w:p w:rsidR="00E33744" w:rsidRDefault="00FE1859">
      <w:pPr>
        <w:rPr>
          <w:ins w:id="358" w:author="xx" w:date="2012-06-11T20:58:00Z"/>
          <w:b/>
        </w:rPr>
        <w:pPrChange w:id="359" w:author="xx" w:date="2012-06-11T11:28:00Z">
          <w:pPr>
            <w:pStyle w:val="ListParagraph"/>
            <w:ind w:left="0"/>
          </w:pPr>
        </w:pPrChange>
      </w:pPr>
      <w:ins w:id="360" w:author="xx" w:date="2012-06-11T15:43:00Z">
        <w:r w:rsidRPr="006964A1">
          <w:rPr>
            <w:b/>
            <w:rPrChange w:id="361" w:author="xx" w:date="2012-06-11T17:17:00Z">
              <w:rPr/>
            </w:rPrChange>
          </w:rPr>
          <w:t xml:space="preserve">Presentation Layer </w:t>
        </w:r>
      </w:ins>
    </w:p>
    <w:p w:rsidR="00FE1859" w:rsidRPr="00E33744" w:rsidRDefault="00E33744">
      <w:pPr>
        <w:rPr>
          <w:ins w:id="362" w:author="xx" w:date="2012-06-11T15:46:00Z"/>
          <w:b/>
          <w:rPrChange w:id="363" w:author="xx" w:date="2012-06-11T20:58:00Z">
            <w:rPr>
              <w:ins w:id="364" w:author="xx" w:date="2012-06-11T15:46:00Z"/>
            </w:rPr>
          </w:rPrChange>
        </w:rPr>
        <w:pPrChange w:id="365" w:author="xx" w:date="2012-06-11T11:28:00Z">
          <w:pPr>
            <w:pStyle w:val="ListParagraph"/>
            <w:ind w:left="0"/>
          </w:pPr>
        </w:pPrChange>
      </w:pPr>
      <w:proofErr w:type="gramStart"/>
      <w:ins w:id="366" w:author="xx" w:date="2012-06-11T20:58:00Z">
        <w:r w:rsidRPr="00E33744">
          <w:rPr>
            <w:rPrChange w:id="367" w:author="xx" w:date="2012-06-11T20:58:00Z">
              <w:rPr>
                <w:b/>
              </w:rPr>
            </w:rPrChange>
          </w:rPr>
          <w:t>Tần</w:t>
        </w:r>
        <w:r>
          <w:t xml:space="preserve">g xử lý </w:t>
        </w:r>
      </w:ins>
      <w:ins w:id="368" w:author="xx" w:date="2012-06-11T15:45:00Z">
        <w:r w:rsidR="00FE1859" w:rsidRPr="00E33744">
          <w:t>tương</w:t>
        </w:r>
        <w:r w:rsidR="00FE1859">
          <w:t xml:space="preserve"> tác giữa người dùng với hệ thống.</w:t>
        </w:r>
        <w:proofErr w:type="gramEnd"/>
        <w:r w:rsidR="00FE1859">
          <w:t xml:space="preserve"> Được </w:t>
        </w:r>
      </w:ins>
      <w:ins w:id="369" w:author="xx" w:date="2012-06-11T20:55:00Z">
        <w:r>
          <w:t>cài đặt</w:t>
        </w:r>
      </w:ins>
      <w:ins w:id="370" w:author="xx" w:date="2012-06-11T15:45:00Z">
        <w:r w:rsidR="00FE1859">
          <w:t xml:space="preserve"> </w:t>
        </w:r>
        <w:proofErr w:type="gramStart"/>
        <w:r w:rsidR="00FE1859">
          <w:t>theo</w:t>
        </w:r>
        <w:proofErr w:type="gramEnd"/>
        <w:r w:rsidR="00FE1859">
          <w:t xml:space="preserve"> mô hình </w:t>
        </w:r>
        <w:r w:rsidR="00FE1859" w:rsidRPr="005615D5">
          <w:rPr>
            <w:i/>
            <w:rPrChange w:id="371" w:author="xx" w:date="2012-06-11T21:44:00Z">
              <w:rPr/>
            </w:rPrChange>
          </w:rPr>
          <w:t>MVC</w:t>
        </w:r>
        <w:r w:rsidR="00FE1859">
          <w:t xml:space="preserve">. </w:t>
        </w:r>
      </w:ins>
    </w:p>
    <w:p w:rsidR="00FE1859" w:rsidRPr="006964A1" w:rsidRDefault="00FE1859">
      <w:pPr>
        <w:rPr>
          <w:ins w:id="372" w:author="xx" w:date="2012-06-11T15:47:00Z"/>
          <w:b/>
          <w:rPrChange w:id="373" w:author="xx" w:date="2012-06-11T17:17:00Z">
            <w:rPr>
              <w:ins w:id="374" w:author="xx" w:date="2012-06-11T15:47:00Z"/>
            </w:rPr>
          </w:rPrChange>
        </w:rPr>
        <w:pPrChange w:id="375" w:author="xx" w:date="2012-06-11T11:28:00Z">
          <w:pPr>
            <w:pStyle w:val="ListParagraph"/>
            <w:ind w:left="0"/>
          </w:pPr>
        </w:pPrChange>
      </w:pPr>
      <w:ins w:id="376" w:author="xx" w:date="2012-06-11T15:47:00Z">
        <w:r w:rsidRPr="006964A1">
          <w:rPr>
            <w:b/>
            <w:rPrChange w:id="377" w:author="xx" w:date="2012-06-11T17:17:00Z">
              <w:rPr/>
            </w:rPrChange>
          </w:rPr>
          <w:t xml:space="preserve">Data Source Layer </w:t>
        </w:r>
      </w:ins>
    </w:p>
    <w:p w:rsidR="00FE1859" w:rsidRDefault="00FE1859">
      <w:pPr>
        <w:rPr>
          <w:ins w:id="378" w:author="xx" w:date="2012-06-11T21:42:00Z"/>
        </w:rPr>
        <w:pPrChange w:id="379" w:author="xx" w:date="2012-06-11T11:28:00Z">
          <w:pPr>
            <w:pStyle w:val="ListParagraph"/>
            <w:ind w:left="0"/>
          </w:pPr>
        </w:pPrChange>
      </w:pPr>
      <w:proofErr w:type="gramStart"/>
      <w:ins w:id="380" w:author="xx" w:date="2012-06-11T15:47:00Z">
        <w:r>
          <w:t xml:space="preserve">Xử lý tương tác giữa hệ thống </w:t>
        </w:r>
        <w:r w:rsidR="00BE278B">
          <w:t>với hệ quản trị cơ sở dữ liệu c</w:t>
        </w:r>
      </w:ins>
      <w:ins w:id="381" w:author="xx" w:date="2012-06-11T17:15:00Z">
        <w:r w:rsidR="00BE278B">
          <w:t>ụ</w:t>
        </w:r>
      </w:ins>
      <w:ins w:id="382" w:author="xx" w:date="2012-06-11T15:47:00Z">
        <w:r>
          <w:t xml:space="preserve"> thể là </w:t>
        </w:r>
        <w:r w:rsidRPr="00FE1859">
          <w:rPr>
            <w:i/>
            <w:rPrChange w:id="383" w:author="xx" w:date="2012-06-11T15:48:00Z">
              <w:rPr/>
            </w:rPrChange>
          </w:rPr>
          <w:t>MySQL</w:t>
        </w:r>
      </w:ins>
      <w:ins w:id="384" w:author="xx" w:date="2012-06-11T15:48:00Z">
        <w:r>
          <w:rPr>
            <w:i/>
          </w:rPr>
          <w:t>.</w:t>
        </w:r>
        <w:proofErr w:type="gramEnd"/>
        <w:r>
          <w:rPr>
            <w:i/>
          </w:rPr>
          <w:t xml:space="preserve"> </w:t>
        </w:r>
        <w:r>
          <w:t xml:space="preserve">Được </w:t>
        </w:r>
      </w:ins>
      <w:ins w:id="385" w:author="xx" w:date="2012-06-11T20:55:00Z">
        <w:r w:rsidR="00E33744">
          <w:t>cài đặt</w:t>
        </w:r>
      </w:ins>
      <w:ins w:id="386" w:author="xx" w:date="2012-06-11T15:48:00Z">
        <w:r>
          <w:t xml:space="preserve"> theo </w:t>
        </w:r>
      </w:ins>
      <w:ins w:id="387" w:author="xx" w:date="2012-06-11T17:16:00Z">
        <w:r w:rsidR="00BE278B">
          <w:t xml:space="preserve">mẫu </w:t>
        </w:r>
        <w:r w:rsidR="00BE278B" w:rsidRPr="005615D5">
          <w:rPr>
            <w:i/>
            <w:rPrChange w:id="388" w:author="xx" w:date="2012-06-11T21:44:00Z">
              <w:rPr/>
            </w:rPrChange>
          </w:rPr>
          <w:t xml:space="preserve">Active </w:t>
        </w:r>
        <w:proofErr w:type="gramStart"/>
        <w:r w:rsidR="00BE278B" w:rsidRPr="005615D5">
          <w:rPr>
            <w:i/>
            <w:rPrChange w:id="389" w:author="xx" w:date="2012-06-11T21:44:00Z">
              <w:rPr/>
            </w:rPrChange>
          </w:rPr>
          <w:t>Record</w:t>
        </w:r>
        <w:r w:rsidR="00BE278B">
          <w:t xml:space="preserve">  (</w:t>
        </w:r>
        <w:proofErr w:type="gramEnd"/>
        <w:r w:rsidR="00BE278B">
          <w:t>Active Record pattern).</w:t>
        </w:r>
      </w:ins>
      <w:ins w:id="390" w:author="xx" w:date="2012-06-11T17:30:00Z">
        <w:r w:rsidR="005A37B9">
          <w:t xml:space="preserve"> </w:t>
        </w:r>
      </w:ins>
      <w:proofErr w:type="gramStart"/>
      <w:ins w:id="391" w:author="xx" w:date="2012-06-11T20:53:00Z">
        <w:r w:rsidR="00E33744">
          <w:t>Mỗi</w:t>
        </w:r>
      </w:ins>
      <w:ins w:id="392" w:author="xx" w:date="2012-06-11T17:30:00Z">
        <w:r w:rsidR="005A37B9">
          <w:t xml:space="preserve"> đối tượng </w:t>
        </w:r>
      </w:ins>
      <w:ins w:id="393" w:author="xx" w:date="2012-06-11T20:59:00Z">
        <w:r w:rsidR="00E33744">
          <w:t>tương ứng</w:t>
        </w:r>
      </w:ins>
      <w:ins w:id="394" w:author="xx" w:date="2012-06-11T17:30:00Z">
        <w:r w:rsidR="005A37B9">
          <w:t xml:space="preserve"> một dòng trong cơ sở </w:t>
        </w:r>
      </w:ins>
      <w:ins w:id="395" w:author="xx" w:date="2012-06-11T17:31:00Z">
        <w:r w:rsidR="005A37B9">
          <w:t xml:space="preserve">dữ liệu, </w:t>
        </w:r>
      </w:ins>
      <w:ins w:id="396" w:author="xx" w:date="2012-06-11T20:59:00Z">
        <w:r w:rsidR="00E33744">
          <w:t>có các phương thức</w:t>
        </w:r>
      </w:ins>
      <w:ins w:id="397" w:author="xx" w:date="2012-06-11T17:31:00Z">
        <w:r w:rsidR="005A37B9">
          <w:t xml:space="preserve"> </w:t>
        </w:r>
      </w:ins>
      <w:ins w:id="398" w:author="xx" w:date="2012-06-11T21:30:00Z">
        <w:r w:rsidR="003A6EDB">
          <w:t xml:space="preserve">thực hiện </w:t>
        </w:r>
      </w:ins>
      <w:ins w:id="399" w:author="xx" w:date="2012-06-11T17:31:00Z">
        <w:r w:rsidR="005A37B9">
          <w:t>việc truy xuất dữ liệu và thực hiện các xử lý logic trên dữ li</w:t>
        </w:r>
        <w:r w:rsidR="00E33744">
          <w:t>ệu</w:t>
        </w:r>
      </w:ins>
      <w:ins w:id="400" w:author="xx" w:date="2012-06-11T17:26:00Z">
        <w:r w:rsidR="006964A1">
          <w:t>.</w:t>
        </w:r>
        <w:proofErr w:type="gramEnd"/>
        <w:r w:rsidR="006964A1">
          <w:t xml:space="preserve"> </w:t>
        </w:r>
      </w:ins>
      <w:ins w:id="401" w:author="xx" w:date="2012-06-11T17:27:00Z">
        <w:r w:rsidR="006964A1">
          <w:t xml:space="preserve">Các phương thức tìm kiếm sẽ được </w:t>
        </w:r>
        <w:proofErr w:type="gramStart"/>
        <w:r w:rsidR="006964A1">
          <w:t>cài  đặt</w:t>
        </w:r>
        <w:proofErr w:type="gramEnd"/>
        <w:r w:rsidR="006964A1">
          <w:t xml:space="preserve"> là phương thức tĩnh của các lớp đối tượng lĩnh vực.</w:t>
        </w:r>
      </w:ins>
    </w:p>
    <w:p w:rsidR="006964A1" w:rsidRPr="006964A1" w:rsidRDefault="006964A1">
      <w:pPr>
        <w:rPr>
          <w:ins w:id="402" w:author="xx" w:date="2012-06-11T17:20:00Z"/>
          <w:b/>
          <w:rPrChange w:id="403" w:author="xx" w:date="2012-06-11T17:20:00Z">
            <w:rPr>
              <w:ins w:id="404" w:author="xx" w:date="2012-06-11T17:20:00Z"/>
            </w:rPr>
          </w:rPrChange>
        </w:rPr>
        <w:pPrChange w:id="405" w:author="xx" w:date="2012-06-11T11:28:00Z">
          <w:pPr>
            <w:pStyle w:val="ListParagraph"/>
            <w:ind w:left="0"/>
          </w:pPr>
        </w:pPrChange>
      </w:pPr>
      <w:ins w:id="406" w:author="xx" w:date="2012-06-11T17:20:00Z">
        <w:r w:rsidRPr="006964A1">
          <w:rPr>
            <w:b/>
            <w:rPrChange w:id="407" w:author="xx" w:date="2012-06-11T17:20:00Z">
              <w:rPr/>
            </w:rPrChange>
          </w:rPr>
          <w:t>Domain Logic Layer</w:t>
        </w:r>
      </w:ins>
    </w:p>
    <w:p w:rsidR="003A6EDB" w:rsidRDefault="005A37B9">
      <w:pPr>
        <w:rPr>
          <w:ins w:id="408" w:author="xx" w:date="2012-06-11T21:25:00Z"/>
        </w:rPr>
        <w:pPrChange w:id="409" w:author="xx" w:date="2012-06-11T11:28:00Z">
          <w:pPr>
            <w:pStyle w:val="ListParagraph"/>
            <w:ind w:left="0"/>
          </w:pPr>
        </w:pPrChange>
      </w:pPr>
      <w:ins w:id="410" w:author="xx" w:date="2012-06-11T17:20:00Z">
        <w:r>
          <w:t>Thực hiện</w:t>
        </w:r>
      </w:ins>
      <w:ins w:id="411" w:author="xx" w:date="2012-06-11T17:44:00Z">
        <w:r w:rsidR="004A0C97">
          <w:t xml:space="preserve"> các</w:t>
        </w:r>
      </w:ins>
      <w:ins w:id="412" w:author="xx" w:date="2012-06-11T17:20:00Z">
        <w:r>
          <w:t xml:space="preserve"> xử lý logic </w:t>
        </w:r>
      </w:ins>
      <w:ins w:id="413" w:author="xx" w:date="2012-06-11T21:00:00Z">
        <w:r w:rsidR="00E33744">
          <w:t>của</w:t>
        </w:r>
      </w:ins>
      <w:ins w:id="414" w:author="xx" w:date="2012-06-11T17:20:00Z">
        <w:r>
          <w:t xml:space="preserve"> lĩnh vực</w:t>
        </w:r>
      </w:ins>
      <w:ins w:id="415" w:author="xx" w:date="2012-06-11T17:38:00Z">
        <w:r w:rsidR="004A0C97">
          <w:t xml:space="preserve"> (domain)</w:t>
        </w:r>
      </w:ins>
      <w:ins w:id="416" w:author="xx" w:date="2012-06-11T17:44:00Z">
        <w:r w:rsidR="004A0C97">
          <w:t xml:space="preserve"> </w:t>
        </w:r>
      </w:ins>
      <w:ins w:id="417" w:author="xx" w:date="2012-06-11T17:38:00Z">
        <w:r>
          <w:t xml:space="preserve">như </w:t>
        </w:r>
      </w:ins>
      <w:ins w:id="418" w:author="xx" w:date="2012-06-11T17:44:00Z">
        <w:r w:rsidR="004A0C97">
          <w:t xml:space="preserve">thực hiện </w:t>
        </w:r>
      </w:ins>
      <w:ins w:id="419" w:author="xx" w:date="2012-06-11T17:38:00Z">
        <w:r>
          <w:t>tính toán dựa trên dữ liệu</w:t>
        </w:r>
      </w:ins>
      <w:ins w:id="420" w:author="xx" w:date="2012-06-11T17:39:00Z">
        <w:r>
          <w:t xml:space="preserve"> nhập vào</w:t>
        </w:r>
      </w:ins>
      <w:ins w:id="421" w:author="xx" w:date="2012-06-11T17:38:00Z">
        <w:r>
          <w:t xml:space="preserve"> từ tầng thể hiện</w:t>
        </w:r>
      </w:ins>
      <w:ins w:id="422" w:author="xx" w:date="2012-06-11T17:39:00Z">
        <w:r>
          <w:t xml:space="preserve"> và dữ liệu đã được lưu trữ trước đó, kiểm tra dữ liệu nhập </w:t>
        </w:r>
        <w:proofErr w:type="gramStart"/>
        <w:r>
          <w:t>vào</w:t>
        </w:r>
      </w:ins>
      <w:ins w:id="423" w:author="xx" w:date="2012-06-11T17:44:00Z">
        <w:r w:rsidR="004A0C97">
          <w:t>, …</w:t>
        </w:r>
      </w:ins>
      <w:proofErr w:type="gramEnd"/>
      <w:ins w:id="424" w:author="xx" w:date="2012-06-11T17:51:00Z">
        <w:r w:rsidR="00E33744">
          <w:t xml:space="preserve"> Được </w:t>
        </w:r>
      </w:ins>
      <w:ins w:id="425" w:author="xx" w:date="2012-06-11T20:56:00Z">
        <w:r w:rsidR="00E33744">
          <w:t>cài đặt</w:t>
        </w:r>
      </w:ins>
      <w:ins w:id="426" w:author="xx" w:date="2012-06-11T17:51:00Z">
        <w:r w:rsidR="004A0C97">
          <w:t xml:space="preserve"> theo mẫu </w:t>
        </w:r>
      </w:ins>
      <w:ins w:id="427" w:author="xx" w:date="2012-06-11T17:52:00Z">
        <w:r w:rsidR="004A0C97" w:rsidRPr="005615D5">
          <w:rPr>
            <w:i/>
            <w:rPrChange w:id="428" w:author="xx" w:date="2012-06-11T21:44:00Z">
              <w:rPr/>
            </w:rPrChange>
          </w:rPr>
          <w:t>Domain Model</w:t>
        </w:r>
        <w:r w:rsidR="004A0C97">
          <w:t xml:space="preserve"> (Domain Model Pattern). </w:t>
        </w:r>
      </w:ins>
      <w:proofErr w:type="gramStart"/>
      <w:ins w:id="429" w:author="xx" w:date="2012-06-11T21:01:00Z">
        <w:r w:rsidR="00E33744">
          <w:t xml:space="preserve">Với cách </w:t>
        </w:r>
        <w:r w:rsidR="00E33744">
          <w:lastRenderedPageBreak/>
          <w:t>cài đặt này sẽ x</w:t>
        </w:r>
      </w:ins>
      <w:ins w:id="430" w:author="xx" w:date="2012-06-11T20:56:00Z">
        <w:r w:rsidR="00E33744">
          <w:t>ây dựng mô hình các đối đối tượng nghiệp vụ.</w:t>
        </w:r>
        <w:proofErr w:type="gramEnd"/>
        <w:r w:rsidR="00E33744">
          <w:t xml:space="preserve"> </w:t>
        </w:r>
        <w:proofErr w:type="gramStart"/>
        <w:r w:rsidR="00E33744">
          <w:t xml:space="preserve">Các đối tượng </w:t>
        </w:r>
        <w:r w:rsidR="00500523">
          <w:t>này bao gồm cả dữ liệu và xử lý</w:t>
        </w:r>
      </w:ins>
      <w:ins w:id="431" w:author="xx" w:date="2012-06-11T21:23:00Z">
        <w:r w:rsidR="00500523">
          <w:t xml:space="preserve"> nghiệp vụ.</w:t>
        </w:r>
      </w:ins>
      <w:proofErr w:type="gramEnd"/>
    </w:p>
    <w:p w:rsidR="003A6EDB" w:rsidRDefault="003A6EDB">
      <w:pPr>
        <w:pStyle w:val="Heading4"/>
        <w:rPr>
          <w:ins w:id="432" w:author="xx" w:date="2012-06-11T21:25:00Z"/>
        </w:rPr>
        <w:pPrChange w:id="433" w:author="xx" w:date="2012-06-11T21:25:00Z">
          <w:pPr>
            <w:pStyle w:val="ListParagraph"/>
            <w:ind w:left="0"/>
          </w:pPr>
        </w:pPrChange>
      </w:pPr>
      <w:ins w:id="434" w:author="xx" w:date="2012-06-11T21:25:00Z">
        <w:r>
          <w:t xml:space="preserve">Mô tả các package </w:t>
        </w:r>
        <w:proofErr w:type="gramStart"/>
        <w:r>
          <w:t>chính :</w:t>
        </w:r>
        <w:proofErr w:type="gramEnd"/>
      </w:ins>
    </w:p>
    <w:p w:rsidR="003A6EDB" w:rsidRDefault="003A6EDB">
      <w:pPr>
        <w:rPr>
          <w:ins w:id="435" w:author="xx" w:date="2012-06-11T21:25:00Z"/>
        </w:rPr>
        <w:pPrChange w:id="436" w:author="xx" w:date="2012-06-11T11:28:00Z">
          <w:pPr>
            <w:pStyle w:val="ListParagraph"/>
            <w:ind w:left="0"/>
          </w:pPr>
        </w:pPrChange>
      </w:pPr>
      <w:proofErr w:type="gramStart"/>
      <w:ins w:id="437" w:author="xx" w:date="2012-06-11T21:25:00Z">
        <w:r w:rsidRPr="003A6EDB">
          <w:rPr>
            <w:b/>
            <w:rPrChange w:id="438" w:author="xx" w:date="2012-06-11T21:26:00Z">
              <w:rPr/>
            </w:rPrChange>
          </w:rPr>
          <w:t>org.hcmus.tis.controller</w:t>
        </w:r>
        <w:r>
          <w:t xml:space="preserve"> :</w:t>
        </w:r>
        <w:proofErr w:type="gramEnd"/>
      </w:ins>
    </w:p>
    <w:p w:rsidR="003A6EDB" w:rsidRDefault="003A6EDB">
      <w:pPr>
        <w:rPr>
          <w:ins w:id="439" w:author="xx" w:date="2012-06-11T21:26:00Z"/>
        </w:rPr>
        <w:pPrChange w:id="440" w:author="xx" w:date="2012-06-11T11:28:00Z">
          <w:pPr>
            <w:pStyle w:val="ListParagraph"/>
            <w:ind w:left="0"/>
          </w:pPr>
        </w:pPrChange>
      </w:pPr>
      <w:proofErr w:type="gramStart"/>
      <w:ins w:id="441" w:author="xx" w:date="2012-06-11T21:31:00Z">
        <w:r>
          <w:t>Package này chứa c</w:t>
        </w:r>
      </w:ins>
      <w:ins w:id="442" w:author="xx" w:date="2012-06-11T21:26:00Z">
        <w:r>
          <w:t>ác lớp xử lý tương tác giữa người dùng với hệ thống.</w:t>
        </w:r>
        <w:proofErr w:type="gramEnd"/>
      </w:ins>
    </w:p>
    <w:p w:rsidR="003A6EDB" w:rsidRDefault="003A6EDB">
      <w:pPr>
        <w:rPr>
          <w:ins w:id="443" w:author="xx" w:date="2012-06-11T21:26:00Z"/>
        </w:rPr>
        <w:pPrChange w:id="444" w:author="xx" w:date="2012-06-11T11:28:00Z">
          <w:pPr>
            <w:pStyle w:val="ListParagraph"/>
            <w:ind w:left="0"/>
          </w:pPr>
        </w:pPrChange>
      </w:pPr>
      <w:proofErr w:type="gramStart"/>
      <w:ins w:id="445" w:author="xx" w:date="2012-06-11T21:27:00Z">
        <w:r>
          <w:rPr>
            <w:b/>
          </w:rPr>
          <w:t>o</w:t>
        </w:r>
      </w:ins>
      <w:ins w:id="446" w:author="xx" w:date="2012-06-11T21:26:00Z">
        <w:r w:rsidRPr="003A6EDB">
          <w:rPr>
            <w:b/>
            <w:rPrChange w:id="447" w:author="xx" w:date="2012-06-11T21:27:00Z">
              <w:rPr/>
            </w:rPrChange>
          </w:rPr>
          <w:t>rg.hcmus.tis.model</w:t>
        </w:r>
        <w:r>
          <w:t xml:space="preserve"> :</w:t>
        </w:r>
        <w:proofErr w:type="gramEnd"/>
      </w:ins>
    </w:p>
    <w:p w:rsidR="003A6EDB" w:rsidRDefault="003A6EDB">
      <w:pPr>
        <w:rPr>
          <w:ins w:id="448" w:author="xx" w:date="2012-06-11T21:36:00Z"/>
        </w:rPr>
        <w:pPrChange w:id="449" w:author="xx" w:date="2012-06-11T11:28:00Z">
          <w:pPr>
            <w:pStyle w:val="ListParagraph"/>
            <w:ind w:left="0"/>
          </w:pPr>
        </w:pPrChange>
      </w:pPr>
      <w:proofErr w:type="gramStart"/>
      <w:ins w:id="450" w:author="xx" w:date="2012-06-11T21:31:00Z">
        <w:r>
          <w:t>C</w:t>
        </w:r>
      </w:ins>
      <w:ins w:id="451" w:author="xx" w:date="2012-06-11T21:32:00Z">
        <w:r>
          <w:t>hứa c</w:t>
        </w:r>
      </w:ins>
      <w:ins w:id="452" w:author="xx" w:date="2012-06-11T21:27:00Z">
        <w:r>
          <w:t xml:space="preserve">ác lớp </w:t>
        </w:r>
      </w:ins>
      <w:ins w:id="453" w:author="xx" w:date="2012-06-11T21:34:00Z">
        <w:r w:rsidR="00D1130B">
          <w:t>đặc thù của lĩnh vực</w:t>
        </w:r>
      </w:ins>
      <w:ins w:id="454" w:author="xx" w:date="2012-06-11T21:27:00Z">
        <w:r>
          <w:t>.</w:t>
        </w:r>
        <w:proofErr w:type="gramEnd"/>
        <w:r>
          <w:t xml:space="preserve"> </w:t>
        </w:r>
      </w:ins>
      <w:proofErr w:type="gramStart"/>
      <w:ins w:id="455" w:author="xx" w:date="2012-06-11T21:29:00Z">
        <w:r>
          <w:t>Đối tượng của các lớp thuộc package</w:t>
        </w:r>
      </w:ins>
      <w:ins w:id="456" w:author="xx" w:date="2012-06-11T21:35:00Z">
        <w:r w:rsidR="00D1130B">
          <w:t xml:space="preserve"> này</w:t>
        </w:r>
      </w:ins>
      <w:ins w:id="457" w:author="xx" w:date="2012-06-11T21:29:00Z">
        <w:r>
          <w:t xml:space="preserve"> </w:t>
        </w:r>
      </w:ins>
      <w:ins w:id="458" w:author="xx" w:date="2012-06-11T21:34:00Z">
        <w:r w:rsidR="00D1130B">
          <w:t>tạo nên mô h</w:t>
        </w:r>
      </w:ins>
      <w:ins w:id="459" w:author="xx" w:date="2012-06-11T21:35:00Z">
        <w:r w:rsidR="00D1130B">
          <w:t>ì</w:t>
        </w:r>
      </w:ins>
      <w:ins w:id="460" w:author="xx" w:date="2012-06-11T21:34:00Z">
        <w:r w:rsidR="00D1130B">
          <w:t>nh lĩnh vực (domain model).</w:t>
        </w:r>
        <w:proofErr w:type="gramEnd"/>
        <w:r w:rsidR="00D1130B">
          <w:t xml:space="preserve"> </w:t>
        </w:r>
        <w:proofErr w:type="gramStart"/>
        <w:r w:rsidR="00D1130B">
          <w:t xml:space="preserve">Các đối tượng này thực hiện việc xử lý logic của lĩnh vực và </w:t>
        </w:r>
      </w:ins>
      <w:ins w:id="461" w:author="xx" w:date="2012-06-11T21:36:00Z">
        <w:r w:rsidR="00D1130B">
          <w:t>xử lý</w:t>
        </w:r>
      </w:ins>
      <w:ins w:id="462" w:author="xx" w:date="2012-06-11T21:34:00Z">
        <w:r w:rsidR="00D1130B">
          <w:t xml:space="preserve"> việc truy xuất dữ liệu.</w:t>
        </w:r>
      </w:ins>
      <w:proofErr w:type="gramEnd"/>
    </w:p>
    <w:p w:rsidR="00D1130B" w:rsidRDefault="00D1130B">
      <w:pPr>
        <w:rPr>
          <w:ins w:id="463" w:author="xx" w:date="2012-06-11T21:36:00Z"/>
        </w:rPr>
        <w:pPrChange w:id="464" w:author="xx" w:date="2012-06-11T11:28:00Z">
          <w:pPr>
            <w:pStyle w:val="ListParagraph"/>
            <w:ind w:left="0"/>
          </w:pPr>
        </w:pPrChange>
      </w:pPr>
      <w:proofErr w:type="gramStart"/>
      <w:ins w:id="465" w:author="xx" w:date="2012-06-11T21:37:00Z">
        <w:r w:rsidRPr="00D1130B">
          <w:rPr>
            <w:b/>
            <w:rPrChange w:id="466" w:author="xx" w:date="2012-06-11T21:37:00Z">
              <w:rPr/>
            </w:rPrChange>
          </w:rPr>
          <w:t>o</w:t>
        </w:r>
      </w:ins>
      <w:ins w:id="467" w:author="xx" w:date="2012-06-11T21:36:00Z">
        <w:r w:rsidRPr="00D1130B">
          <w:rPr>
            <w:b/>
            <w:rPrChange w:id="468" w:author="xx" w:date="2012-06-11T21:37:00Z">
              <w:rPr/>
            </w:rPrChange>
          </w:rPr>
          <w:t>rg.hcmus.tis.dto</w:t>
        </w:r>
        <w:r>
          <w:t xml:space="preserve"> :</w:t>
        </w:r>
        <w:proofErr w:type="gramEnd"/>
      </w:ins>
    </w:p>
    <w:p w:rsidR="00D1130B" w:rsidRDefault="00D1130B">
      <w:pPr>
        <w:rPr>
          <w:ins w:id="469" w:author="xx" w:date="2012-06-11T22:47:00Z"/>
        </w:rPr>
        <w:pPrChange w:id="470" w:author="xx" w:date="2012-06-11T11:28:00Z">
          <w:pPr>
            <w:pStyle w:val="ListParagraph"/>
            <w:ind w:left="0"/>
          </w:pPr>
        </w:pPrChange>
      </w:pPr>
      <w:proofErr w:type="gramStart"/>
      <w:ins w:id="471" w:author="xx" w:date="2012-06-11T21:36:00Z">
        <w:r>
          <w:t xml:space="preserve">Chứa các lớp </w:t>
        </w:r>
      </w:ins>
      <w:ins w:id="472" w:author="xx" w:date="2012-06-11T21:37:00Z">
        <w:r>
          <w:t xml:space="preserve">vận chuyển </w:t>
        </w:r>
      </w:ins>
      <w:ins w:id="473" w:author="xx" w:date="2012-06-11T21:36:00Z">
        <w:r>
          <w:t>dữ liệu giữa server và client.</w:t>
        </w:r>
        <w:proofErr w:type="gramEnd"/>
        <w:r>
          <w:t xml:space="preserve"> </w:t>
        </w:r>
      </w:ins>
      <w:proofErr w:type="gramStart"/>
      <w:ins w:id="474" w:author="xx" w:date="2012-06-11T21:38:00Z">
        <w:r>
          <w:t xml:space="preserve">Các đối tượng </w:t>
        </w:r>
      </w:ins>
      <w:ins w:id="475" w:author="xx" w:date="2012-06-11T21:39:00Z">
        <w:r>
          <w:t xml:space="preserve">trong package </w:t>
        </w:r>
      </w:ins>
      <w:ins w:id="476" w:author="xx" w:date="2012-06-11T21:38:00Z">
        <w:r>
          <w:t xml:space="preserve">này </w:t>
        </w:r>
      </w:ins>
      <w:ins w:id="477" w:author="xx" w:date="2012-06-11T21:39:00Z">
        <w:r>
          <w:t>sẽ</w:t>
        </w:r>
      </w:ins>
      <w:ins w:id="478" w:author="xx" w:date="2012-06-11T21:38:00Z">
        <w:r>
          <w:t xml:space="preserve"> trả về client dưới định dạng json.</w:t>
        </w:r>
      </w:ins>
      <w:proofErr w:type="gramEnd"/>
    </w:p>
    <w:p w:rsidR="00C27704" w:rsidRPr="00C27704" w:rsidRDefault="00C27704">
      <w:pPr>
        <w:rPr>
          <w:ins w:id="479" w:author="xx" w:date="2012-06-11T22:47:00Z"/>
          <w:b/>
          <w:rPrChange w:id="480" w:author="xx" w:date="2012-06-11T22:48:00Z">
            <w:rPr>
              <w:ins w:id="481" w:author="xx" w:date="2012-06-11T22:47:00Z"/>
            </w:rPr>
          </w:rPrChange>
        </w:rPr>
        <w:pPrChange w:id="482" w:author="xx" w:date="2012-06-11T11:28:00Z">
          <w:pPr>
            <w:pStyle w:val="ListParagraph"/>
            <w:ind w:left="0"/>
          </w:pPr>
        </w:pPrChange>
      </w:pPr>
      <w:ins w:id="483" w:author="xx" w:date="2012-06-11T22:47:00Z">
        <w:r w:rsidRPr="00C27704">
          <w:rPr>
            <w:b/>
            <w:rPrChange w:id="484" w:author="xx" w:date="2012-06-11T22:48:00Z">
              <w:rPr/>
            </w:rPrChange>
          </w:rPr>
          <w:t>Org.hcmus.tis.util</w:t>
        </w:r>
      </w:ins>
    </w:p>
    <w:p w:rsidR="00C27704" w:rsidRDefault="00C27704">
      <w:pPr>
        <w:rPr>
          <w:ins w:id="485" w:author="xx" w:date="2012-06-11T21:39:00Z"/>
        </w:rPr>
        <w:pPrChange w:id="486" w:author="xx" w:date="2012-06-11T11:28:00Z">
          <w:pPr>
            <w:pStyle w:val="ListParagraph"/>
            <w:ind w:left="0"/>
          </w:pPr>
        </w:pPrChange>
      </w:pPr>
      <w:ins w:id="487" w:author="xx" w:date="2012-06-11T22:47:00Z">
        <w:r>
          <w:t xml:space="preserve">Chứa các lớp hỗ trợ như hỗ trợ gởi mail, hỗ trợ đọc </w:t>
        </w:r>
        <w:proofErr w:type="gramStart"/>
        <w:r>
          <w:t xml:space="preserve">file, </w:t>
        </w:r>
      </w:ins>
      <w:ins w:id="488" w:author="xx" w:date="2012-06-11T22:51:00Z">
        <w:r>
          <w:t>…</w:t>
        </w:r>
      </w:ins>
      <w:proofErr w:type="gramEnd"/>
    </w:p>
    <w:p w:rsidR="00D1130B" w:rsidRPr="00FE1859" w:rsidRDefault="00D1130B">
      <w:pPr>
        <w:rPr>
          <w:ins w:id="489" w:author="xx" w:date="2012-06-11T11:32:00Z"/>
        </w:rPr>
        <w:pPrChange w:id="490" w:author="xx" w:date="2012-06-11T11:28:00Z">
          <w:pPr>
            <w:pStyle w:val="ListParagraph"/>
            <w:ind w:left="0"/>
          </w:pPr>
        </w:pPrChange>
      </w:pPr>
    </w:p>
    <w:p w:rsidR="004E54F8" w:rsidRDefault="004E54F8">
      <w:pPr>
        <w:rPr>
          <w:ins w:id="491" w:author="xx" w:date="2012-06-11T11:32:00Z"/>
        </w:rPr>
        <w:pPrChange w:id="492" w:author="xx" w:date="2012-06-11T11:28:00Z">
          <w:pPr>
            <w:pStyle w:val="ListParagraph"/>
            <w:ind w:left="0"/>
          </w:pPr>
        </w:pPrChange>
      </w:pPr>
    </w:p>
    <w:p w:rsidR="00CB55A3" w:rsidDel="004E54F8" w:rsidRDefault="00CB55A3" w:rsidP="00E814AA">
      <w:pPr>
        <w:pStyle w:val="ListParagraph"/>
        <w:ind w:left="0"/>
        <w:rPr>
          <w:del w:id="493" w:author="xx" w:date="2012-06-11T11:32:00Z"/>
          <w:noProof/>
        </w:rPr>
      </w:pPr>
    </w:p>
    <w:p w:rsidR="00E814AA" w:rsidRDefault="00991C6C" w:rsidP="00991C6C">
      <w:pPr>
        <w:pStyle w:val="Heading2"/>
      </w:pPr>
      <w:bookmarkStart w:id="494" w:name="_Toc327121434"/>
      <w:r>
        <w:t>Cài đặt và thử nghiệm</w:t>
      </w:r>
      <w:bookmarkEnd w:id="494"/>
    </w:p>
    <w:p w:rsidR="00991C6C" w:rsidRDefault="00991C6C" w:rsidP="00991C6C">
      <w:pPr>
        <w:pStyle w:val="Heading3"/>
      </w:pPr>
      <w:bookmarkStart w:id="495" w:name="_Toc327121435"/>
      <w:r>
        <w:t>Môi trường phát triển</w:t>
      </w:r>
      <w:bookmarkEnd w:id="495"/>
    </w:p>
    <w:p w:rsidR="00991C6C" w:rsidRDefault="00991C6C" w:rsidP="00991C6C">
      <w:r>
        <w:t xml:space="preserve">Các công cụ và môi trường được sử dụng để thực hiện đề </w:t>
      </w:r>
      <w:proofErr w:type="gramStart"/>
      <w:r>
        <w:t>tài :</w:t>
      </w:r>
      <w:proofErr w:type="gramEnd"/>
    </w:p>
    <w:p w:rsidR="00991C6C" w:rsidRDefault="00991C6C" w:rsidP="00991C6C">
      <w:pPr>
        <w:pStyle w:val="ListParagraph"/>
        <w:numPr>
          <w:ilvl w:val="0"/>
          <w:numId w:val="9"/>
        </w:numPr>
      </w:pPr>
      <w:r>
        <w:t>Công cụ phân tích, thiết kế : Rational Rose 7.0.0</w:t>
      </w:r>
    </w:p>
    <w:p w:rsidR="00991C6C" w:rsidRDefault="00991C6C" w:rsidP="00991C6C">
      <w:pPr>
        <w:pStyle w:val="ListParagraph"/>
        <w:numPr>
          <w:ilvl w:val="0"/>
          <w:numId w:val="9"/>
        </w:numPr>
      </w:pPr>
      <w:r>
        <w:t>Môi trường cái đặt ứng dụng : Microsoft Windows 7</w:t>
      </w:r>
    </w:p>
    <w:p w:rsidR="00991C6C" w:rsidRDefault="00991C6C" w:rsidP="00991C6C">
      <w:pPr>
        <w:pStyle w:val="ListParagraph"/>
        <w:numPr>
          <w:ilvl w:val="0"/>
          <w:numId w:val="9"/>
        </w:numPr>
      </w:pPr>
      <w:r>
        <w:t>Công cụ lập trìn</w:t>
      </w:r>
      <w:bookmarkStart w:id="496" w:name="_GoBack"/>
      <w:bookmarkEnd w:id="496"/>
      <w:r>
        <w:t>h : Spring S</w:t>
      </w:r>
      <w:r w:rsidRPr="00991C6C">
        <w:t xml:space="preserve">ource </w:t>
      </w:r>
      <w:r>
        <w:t>T</w:t>
      </w:r>
      <w:r w:rsidRPr="00991C6C">
        <w:t xml:space="preserve">ool </w:t>
      </w:r>
      <w:r>
        <w:t>S</w:t>
      </w:r>
      <w:r w:rsidRPr="00991C6C">
        <w:t>uite</w:t>
      </w:r>
      <w:r>
        <w:t xml:space="preserve"> 2.9.0</w:t>
      </w:r>
    </w:p>
    <w:p w:rsidR="00C14EB3" w:rsidRDefault="00991C6C">
      <w:pPr>
        <w:pStyle w:val="ListParagraph"/>
        <w:numPr>
          <w:ilvl w:val="0"/>
          <w:numId w:val="9"/>
        </w:numPr>
        <w:rPr>
          <w:ins w:id="497" w:author="xx" w:date="2012-06-11T09:19:00Z"/>
        </w:rPr>
      </w:pPr>
      <w:r>
        <w:t xml:space="preserve">Server triển </w:t>
      </w:r>
      <w:proofErr w:type="gramStart"/>
      <w:r>
        <w:t>khai  :</w:t>
      </w:r>
      <w:proofErr w:type="gramEnd"/>
      <w:r>
        <w:t xml:space="preserve"> </w:t>
      </w:r>
      <w:del w:id="498" w:author="xx" w:date="2012-06-11T09:18:00Z">
        <w:r w:rsidRPr="00991C6C" w:rsidDel="00337F0A">
          <w:delText>vfabric</w:delText>
        </w:r>
        <w:r w:rsidDel="00337F0A">
          <w:delText xml:space="preserve"> </w:delText>
        </w:r>
        <w:r w:rsidRPr="00991C6C" w:rsidDel="00337F0A">
          <w:delText>tc</w:delText>
        </w:r>
        <w:r w:rsidDel="00337F0A">
          <w:delText xml:space="preserve"> </w:delText>
        </w:r>
        <w:r w:rsidRPr="00991C6C" w:rsidDel="00337F0A">
          <w:delText>server</w:delText>
        </w:r>
        <w:r w:rsidDel="00337F0A">
          <w:delText xml:space="preserve"> </w:delText>
        </w:r>
        <w:r w:rsidRPr="00991C6C" w:rsidDel="00337F0A">
          <w:delText>developer</w:delText>
        </w:r>
      </w:del>
      <w:ins w:id="499" w:author="xx" w:date="2012-06-11T09:18:00Z">
        <w:r w:rsidR="00337F0A">
          <w:t>Apache Tomcat.</w:t>
        </w:r>
      </w:ins>
    </w:p>
    <w:p w:rsidR="00C14EB3" w:rsidRDefault="00C14EB3">
      <w:pPr>
        <w:pStyle w:val="ListParagraph"/>
        <w:rPr>
          <w:ins w:id="500" w:author="xx" w:date="2012-06-11T09:22:00Z"/>
        </w:rPr>
        <w:pPrChange w:id="501" w:author="xx" w:date="2012-06-11T09:19:00Z">
          <w:pPr>
            <w:pStyle w:val="ListParagraph"/>
            <w:numPr>
              <w:numId w:val="9"/>
            </w:numPr>
            <w:ind w:left="1080" w:hanging="360"/>
          </w:pPr>
        </w:pPrChange>
      </w:pPr>
    </w:p>
    <w:p w:rsidR="00991C6C" w:rsidRPr="00991C6C" w:rsidRDefault="00991C6C">
      <w:pPr>
        <w:pStyle w:val="ListParagraph"/>
        <w:pPrChange w:id="502" w:author="xx" w:date="2012-06-11T09:19:00Z">
          <w:pPr>
            <w:pStyle w:val="ListParagraph"/>
            <w:numPr>
              <w:numId w:val="9"/>
            </w:numPr>
            <w:ind w:left="1080" w:hanging="360"/>
          </w:pPr>
        </w:pPrChange>
      </w:pPr>
      <w:del w:id="503" w:author="xx" w:date="2012-06-11T09:18:00Z">
        <w:r w:rsidDel="00337F0A">
          <w:delText xml:space="preserve"> </w:delText>
        </w:r>
        <w:r w:rsidRPr="00991C6C" w:rsidDel="00337F0A">
          <w:delText>2.6.3</w:delText>
        </w:r>
      </w:del>
    </w:p>
    <w:p w:rsidR="00991C6C" w:rsidRDefault="00991C6C" w:rsidP="00991C6C">
      <w:pPr>
        <w:pStyle w:val="Heading3"/>
      </w:pPr>
      <w:bookmarkStart w:id="504" w:name="_Toc327121436"/>
      <w:r>
        <w:t>Hướng dẫn sử dụng</w:t>
      </w:r>
      <w:bookmarkEnd w:id="504"/>
    </w:p>
    <w:p w:rsidR="006970F7" w:rsidRDefault="006970F7" w:rsidP="006970F7">
      <w:pPr>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6970F7" w:rsidRDefault="006970F7" w:rsidP="006970F7">
      <w:pPr>
        <w:jc w:val="center"/>
        <w:rPr>
          <w:rFonts w:eastAsiaTheme="majorEastAsia"/>
        </w:rPr>
      </w:pPr>
      <w:r>
        <w:rPr>
          <w:noProof/>
        </w:rPr>
        <w:drawing>
          <wp:inline distT="0" distB="0" distL="0" distR="0" wp14:anchorId="40C08692" wp14:editId="34F76402">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53073" cy="1725394"/>
                    </a:xfrm>
                    <a:prstGeom prst="rect">
                      <a:avLst/>
                    </a:prstGeom>
                  </pic:spPr>
                </pic:pic>
              </a:graphicData>
            </a:graphic>
          </wp:inline>
        </w:drawing>
      </w:r>
    </w:p>
    <w:p w:rsidR="006970F7" w:rsidRDefault="006970F7" w:rsidP="006970F7">
      <w:pPr>
        <w:rPr>
          <w:rFonts w:eastAsiaTheme="majorEastAsia"/>
        </w:rPr>
      </w:pPr>
      <w:r>
        <w:rPr>
          <w:rFonts w:eastAsiaTheme="majorEastAsia"/>
        </w:rPr>
        <w:t xml:space="preserve">Username mặc định ban đầu là </w:t>
      </w:r>
      <w:hyperlink r:id="rId43" w:history="1">
        <w:r w:rsidRPr="005017E3">
          <w:rPr>
            <w:rStyle w:val="Hyperlink"/>
            <w:rFonts w:eastAsiaTheme="majorEastAsia"/>
          </w:rPr>
          <w:t>admin@yahoo.com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7A576E">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6970F7" w:rsidRDefault="004F1121" w:rsidP="006970F7">
      <w:pPr>
        <w:rPr>
          <w:rFonts w:eastAsiaTheme="majorEastAsia"/>
        </w:rPr>
      </w:pPr>
      <w:r>
        <w:rPr>
          <w:rFonts w:eastAsiaTheme="majorEastAsia"/>
          <w:noProof/>
        </w:rPr>
        <w:drawing>
          <wp:inline distT="0" distB="0" distL="0" distR="0" wp14:anchorId="2C2F119D" wp14:editId="24C37D18">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6970F7" w:rsidP="006970F7">
      <w:pPr>
        <w:rPr>
          <w:rFonts w:eastAsiaTheme="majorEastAsia"/>
        </w:rPr>
      </w:pPr>
      <w:proofErr w:type="gramStart"/>
      <w:r>
        <w:rPr>
          <w:rFonts w:eastAsiaTheme="majorEastAsia"/>
        </w:rPr>
        <w:lastRenderedPageBreak/>
        <w:t>Admin nên đổi password ngay sau khi đăng nhập lần đầu.</w:t>
      </w:r>
      <w:proofErr w:type="gramEnd"/>
    </w:p>
    <w:p w:rsidR="006970F7" w:rsidRDefault="006970F7" w:rsidP="006970F7">
      <w:pPr>
        <w:rPr>
          <w:rFonts w:eastAsiaTheme="majorEastAsia"/>
        </w:rPr>
      </w:pPr>
      <w:r>
        <w:rPr>
          <w:noProof/>
        </w:rPr>
        <w:drawing>
          <wp:inline distT="0" distB="0" distL="0" distR="0" wp14:anchorId="62D272A6" wp14:editId="3E8523D8">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91835" cy="1439296"/>
                    </a:xfrm>
                    <a:prstGeom prst="rect">
                      <a:avLst/>
                    </a:prstGeom>
                  </pic:spPr>
                </pic:pic>
              </a:graphicData>
            </a:graphic>
          </wp:inline>
        </w:drawing>
      </w:r>
    </w:p>
    <w:p w:rsidR="006970F7" w:rsidRDefault="006970F7" w:rsidP="006970F7">
      <w:pPr>
        <w:pStyle w:val="Heading4"/>
      </w:pPr>
      <w:bookmarkStart w:id="505" w:name="_Toc327121437"/>
      <w:r>
        <w:t>Tạo process</w:t>
      </w:r>
      <w:bookmarkEnd w:id="505"/>
    </w:p>
    <w:p w:rsidR="006970F7" w:rsidRDefault="006970F7" w:rsidP="007A576E">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6970F7">
      <w:pPr>
        <w:rPr>
          <w:rFonts w:eastAsiaTheme="majorEastAsia"/>
        </w:rPr>
      </w:pPr>
      <w:r>
        <w:rPr>
          <w:rFonts w:eastAsiaTheme="majorEastAsia"/>
          <w:noProof/>
        </w:rPr>
        <w:drawing>
          <wp:inline distT="0" distB="0" distL="0" distR="0" wp14:anchorId="3852D505" wp14:editId="5CC301EC">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6970F7">
      <w:pPr>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6970F7">
      <w:pPr>
        <w:rPr>
          <w:rFonts w:eastAsiaTheme="majorEastAsia"/>
        </w:rPr>
      </w:pPr>
      <w:r>
        <w:rPr>
          <w:rFonts w:eastAsiaTheme="majorEastAsia"/>
          <w:noProof/>
        </w:rPr>
        <w:drawing>
          <wp:inline distT="0" distB="0" distL="0" distR="0" wp14:anchorId="532E03D6" wp14:editId="275619E3">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6970F7">
      <w:pPr>
        <w:rPr>
          <w:rFonts w:eastAsiaTheme="majorEastAsia"/>
        </w:rPr>
      </w:pPr>
      <w:r>
        <w:rPr>
          <w:rFonts w:eastAsiaTheme="majorEastAsia"/>
        </w:rPr>
        <w:lastRenderedPageBreak/>
        <w:t xml:space="preserve">Click button </w:t>
      </w:r>
      <w:proofErr w:type="gramStart"/>
      <w:r>
        <w:rPr>
          <w:rFonts w:eastAsiaTheme="majorEastAsia"/>
        </w:rPr>
        <w:t>New</w:t>
      </w:r>
      <w:proofErr w:type="gramEnd"/>
      <w:r>
        <w:rPr>
          <w:rFonts w:eastAsiaTheme="majorEastAsia"/>
        </w:rPr>
        <w:t xml:space="preserve"> để thực hiện tác vụ tạo mới process.</w:t>
      </w:r>
    </w:p>
    <w:p w:rsidR="004F1121" w:rsidRDefault="004F1121" w:rsidP="006970F7">
      <w:pPr>
        <w:rPr>
          <w:rFonts w:eastAsiaTheme="majorEastAsia"/>
        </w:rPr>
      </w:pPr>
      <w:r>
        <w:rPr>
          <w:noProof/>
        </w:rPr>
        <w:drawing>
          <wp:inline distT="0" distB="0" distL="0" distR="0" wp14:anchorId="66F5E32C" wp14:editId="0218EA53">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91835" cy="871869"/>
                    </a:xfrm>
                    <a:prstGeom prst="rect">
                      <a:avLst/>
                    </a:prstGeom>
                  </pic:spPr>
                </pic:pic>
              </a:graphicData>
            </a:graphic>
          </wp:inline>
        </w:drawing>
      </w:r>
    </w:p>
    <w:p w:rsidR="004F1121" w:rsidRDefault="004F1121" w:rsidP="007A576E">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7A576E">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7A576E" w:rsidP="007A576E">
      <w:pPr>
        <w:pStyle w:val="Heading4"/>
      </w:pPr>
      <w:bookmarkStart w:id="506" w:name="_Toc327121438"/>
      <w:r>
        <w:t>Quản lý project</w:t>
      </w:r>
      <w:bookmarkEnd w:id="506"/>
    </w:p>
    <w:p w:rsidR="007A576E" w:rsidRDefault="007A576E" w:rsidP="007A576E">
      <w:pPr>
        <w:rPr>
          <w:rFonts w:eastAsiaTheme="majorEastAsia"/>
        </w:rPr>
      </w:pPr>
      <w:r>
        <w:rPr>
          <w:rFonts w:eastAsiaTheme="majorEastAsia"/>
        </w:rPr>
        <w:t>Click vào tên project hoặc check project và chọn Goto để chuyển tới giao diện quản lý project.</w:t>
      </w:r>
    </w:p>
    <w:p w:rsidR="007A576E" w:rsidRDefault="007A576E" w:rsidP="007A576E">
      <w:pPr>
        <w:rPr>
          <w:rFonts w:eastAsiaTheme="majorEastAsia"/>
        </w:rPr>
      </w:pPr>
      <w:r>
        <w:rPr>
          <w:rFonts w:eastAsiaTheme="majorEastAsia"/>
          <w:noProof/>
        </w:rPr>
        <w:drawing>
          <wp:inline distT="0" distB="0" distL="0" distR="0" wp14:anchorId="773E361A" wp14:editId="28AE7676">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7A576E">
      <w:pPr>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7A576E">
      <w:pPr>
        <w:rPr>
          <w:rFonts w:eastAsiaTheme="majorEastAsia"/>
        </w:rPr>
      </w:pPr>
      <w:r>
        <w:rPr>
          <w:noProof/>
        </w:rPr>
        <w:lastRenderedPageBreak/>
        <w:drawing>
          <wp:inline distT="0" distB="0" distL="0" distR="0" wp14:anchorId="2DA11EDD" wp14:editId="1929BCB5">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91835" cy="3564255"/>
                    </a:xfrm>
                    <a:prstGeom prst="rect">
                      <a:avLst/>
                    </a:prstGeom>
                  </pic:spPr>
                </pic:pic>
              </a:graphicData>
            </a:graphic>
          </wp:inline>
        </w:drawing>
      </w:r>
    </w:p>
    <w:p w:rsidR="007A576E" w:rsidRDefault="007A576E" w:rsidP="007A576E">
      <w:pPr>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7A576E">
      <w:pPr>
        <w:rPr>
          <w:rFonts w:eastAsiaTheme="majorEastAsia"/>
        </w:rPr>
      </w:pPr>
      <w:r>
        <w:rPr>
          <w:noProof/>
        </w:rPr>
        <w:lastRenderedPageBreak/>
        <w:drawing>
          <wp:inline distT="0" distB="0" distL="0" distR="0" wp14:anchorId="0075D651" wp14:editId="43ABA250">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91835" cy="3576582"/>
                    </a:xfrm>
                    <a:prstGeom prst="rect">
                      <a:avLst/>
                    </a:prstGeom>
                  </pic:spPr>
                </pic:pic>
              </a:graphicData>
            </a:graphic>
          </wp:inline>
        </w:drawing>
      </w:r>
    </w:p>
    <w:p w:rsidR="002567D4" w:rsidRDefault="002567D4" w:rsidP="007A576E">
      <w:pPr>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7A576E">
      <w:pPr>
        <w:rPr>
          <w:rFonts w:eastAsiaTheme="majorEastAsia"/>
        </w:rPr>
      </w:pPr>
      <w:r>
        <w:rPr>
          <w:noProof/>
        </w:rPr>
        <w:lastRenderedPageBreak/>
        <w:drawing>
          <wp:inline distT="0" distB="0" distL="0" distR="0" wp14:anchorId="40E88285" wp14:editId="32E407C7">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91835" cy="3674969"/>
                    </a:xfrm>
                    <a:prstGeom prst="rect">
                      <a:avLst/>
                    </a:prstGeom>
                  </pic:spPr>
                </pic:pic>
              </a:graphicData>
            </a:graphic>
          </wp:inline>
        </w:drawing>
      </w:r>
    </w:p>
    <w:p w:rsidR="00F91671" w:rsidDel="005D6542" w:rsidRDefault="00DE1816">
      <w:pPr>
        <w:rPr>
          <w:del w:id="507" w:author="xx" w:date="2012-06-11T10:09:00Z"/>
        </w:rPr>
        <w:pPrChange w:id="508" w:author="xx" w:date="2012-06-11T10:10:00Z">
          <w:pPr>
            <w:pStyle w:val="Heading2"/>
          </w:pPr>
        </w:pPrChange>
      </w:pPr>
      <w:del w:id="509" w:author="xx" w:date="2012-06-11T10:09:00Z">
        <w:r w:rsidDel="005D6542">
          <w:delText>Use case</w:delText>
        </w:r>
      </w:del>
    </w:p>
    <w:p w:rsidR="00E04C23" w:rsidRPr="00F91671" w:rsidDel="005D6542" w:rsidRDefault="00F91671">
      <w:pPr>
        <w:rPr>
          <w:del w:id="510" w:author="xx" w:date="2012-06-11T10:09:00Z"/>
        </w:rPr>
        <w:pPrChange w:id="511" w:author="xx" w:date="2012-06-11T10:10:00Z">
          <w:pPr>
            <w:tabs>
              <w:tab w:val="left" w:pos="1860"/>
            </w:tabs>
          </w:pPr>
        </w:pPrChange>
      </w:pPr>
      <w:del w:id="512" w:author="xx" w:date="2012-06-11T10:09:00Z">
        <w:r w:rsidDel="005D6542">
          <w:tab/>
        </w:r>
      </w:del>
    </w:p>
    <w:p w:rsidR="00DE1816" w:rsidDel="005D6542" w:rsidRDefault="00DE1816">
      <w:pPr>
        <w:rPr>
          <w:del w:id="513" w:author="xx" w:date="2012-06-11T10:09:00Z"/>
        </w:rPr>
      </w:pPr>
    </w:p>
    <w:p w:rsidR="00DE1816" w:rsidRPr="00EA48B5" w:rsidDel="005D6542" w:rsidRDefault="00DE1816">
      <w:pPr>
        <w:rPr>
          <w:del w:id="514" w:author="xx" w:date="2012-06-11T10:09:00Z"/>
        </w:rPr>
      </w:pPr>
    </w:p>
    <w:p w:rsidR="008E6B44" w:rsidRPr="008E6B44" w:rsidDel="005D6542" w:rsidRDefault="008E6B44">
      <w:pPr>
        <w:rPr>
          <w:del w:id="515" w:author="xx" w:date="2012-06-11T10:09:00Z"/>
        </w:rPr>
        <w:pPrChange w:id="516" w:author="xx" w:date="2012-06-11T10:10:00Z">
          <w:pPr>
            <w:pStyle w:val="Heading2"/>
          </w:pPr>
        </w:pPrChange>
      </w:pPr>
      <w:del w:id="517" w:author="xx" w:date="2012-06-11T10:09:00Z">
        <w:r w:rsidDel="005D6542">
          <w:delText>Feature</w:delText>
        </w:r>
      </w:del>
    </w:p>
    <w:p w:rsidR="005D6542" w:rsidRDefault="00BF3BA6" w:rsidP="005D6542">
      <w:pPr>
        <w:pStyle w:val="Heading3"/>
        <w:rPr>
          <w:ins w:id="518" w:author="xx" w:date="2012-06-11T10:10:00Z"/>
        </w:rPr>
      </w:pPr>
      <w:r>
        <w:br w:type="page"/>
      </w:r>
      <w:ins w:id="519" w:author="xx" w:date="2012-06-11T10:10:00Z">
        <w:r w:rsidR="005D6542">
          <w:lastRenderedPageBreak/>
          <w:t xml:space="preserve">Các thư viện sử </w:t>
        </w:r>
        <w:proofErr w:type="gramStart"/>
        <w:r w:rsidR="005D6542">
          <w:t>dụng :</w:t>
        </w:r>
        <w:proofErr w:type="gramEnd"/>
      </w:ins>
    </w:p>
    <w:p w:rsidR="005D6542" w:rsidRDefault="005D6542" w:rsidP="005D6542">
      <w:pPr>
        <w:ind w:firstLine="720"/>
        <w:rPr>
          <w:ins w:id="520" w:author="xx" w:date="2012-06-11T10:10:00Z"/>
          <w:b/>
        </w:rPr>
      </w:pPr>
      <w:ins w:id="521" w:author="xx" w:date="2012-06-11T10:10:00Z">
        <w:r w:rsidRPr="006F2346">
          <w:rPr>
            <w:b/>
          </w:rPr>
          <w:t>Spring framework</w:t>
        </w:r>
      </w:ins>
    </w:p>
    <w:p w:rsidR="005D6542" w:rsidRPr="006F2346" w:rsidRDefault="005D6542" w:rsidP="005D6542">
      <w:pPr>
        <w:ind w:firstLine="720"/>
        <w:rPr>
          <w:ins w:id="522" w:author="xx" w:date="2012-06-11T10:10:00Z"/>
        </w:rPr>
      </w:pPr>
      <w:proofErr w:type="gramStart"/>
      <w:ins w:id="523" w:author="xx" w:date="2012-06-11T10:10:00Z">
        <w:r w:rsidRPr="006F2346">
          <w:t>Website :</w:t>
        </w:r>
        <w:proofErr w:type="gramEnd"/>
        <w:r w:rsidRPr="006F2346">
          <w:t xml:space="preserve"> </w:t>
        </w:r>
        <w:r>
          <w:fldChar w:fldCharType="begin"/>
        </w:r>
        <w:r>
          <w:instrText xml:space="preserve"> HYPERLINK "http://www.springsource.org/spring-framework" </w:instrText>
        </w:r>
        <w:r>
          <w:fldChar w:fldCharType="separate"/>
        </w:r>
        <w:r>
          <w:rPr>
            <w:rStyle w:val="Hyperlink"/>
          </w:rPr>
          <w:t>http://www.springsource.org/spring-framework</w:t>
        </w:r>
        <w:r>
          <w:fldChar w:fldCharType="end"/>
        </w:r>
      </w:ins>
    </w:p>
    <w:p w:rsidR="005D6542" w:rsidRDefault="005D6542" w:rsidP="005D6542">
      <w:pPr>
        <w:pStyle w:val="ListParagraph"/>
        <w:rPr>
          <w:ins w:id="524" w:author="xx" w:date="2012-06-11T10:10:00Z"/>
        </w:rPr>
      </w:pPr>
      <w:ins w:id="525" w:author="xx" w:date="2012-06-11T10:10:00Z">
        <w:r w:rsidRPr="00D6673F">
          <w:t>Spring Framework</w:t>
        </w:r>
        <w:r>
          <w:t xml:space="preserve"> là một framework</w:t>
        </w:r>
        <w:r w:rsidRPr="00D6673F">
          <w:t xml:space="preserve"> cung cấp mô hình lập trình và cấu hình cho các ứng dụng doanh nghiệp hiện đại dựa trên Java </w:t>
        </w:r>
      </w:ins>
    </w:p>
    <w:p w:rsidR="005D6542" w:rsidRDefault="005D6542" w:rsidP="005D6542">
      <w:pPr>
        <w:pStyle w:val="ListParagraph"/>
        <w:rPr>
          <w:ins w:id="526" w:author="xx" w:date="2012-06-11T10:10:00Z"/>
        </w:rPr>
      </w:pPr>
      <w:ins w:id="527" w:author="xx" w:date="2012-06-11T10:10:00Z">
        <w:r>
          <w:t xml:space="preserve">Giấy </w:t>
        </w:r>
        <w:proofErr w:type="gramStart"/>
        <w:r>
          <w:t>phép :</w:t>
        </w:r>
        <w:proofErr w:type="gramEnd"/>
        <w:r>
          <w:t xml:space="preserve"> </w:t>
        </w:r>
        <w:r w:rsidRPr="00D6673F">
          <w:tab/>
          <w:t>Apache License 2.0</w:t>
        </w:r>
      </w:ins>
    </w:p>
    <w:p w:rsidR="005D6542" w:rsidRDefault="005D6542" w:rsidP="005D6542">
      <w:pPr>
        <w:pStyle w:val="ListParagraph"/>
        <w:rPr>
          <w:ins w:id="528" w:author="xx" w:date="2012-06-11T10:10:00Z"/>
        </w:rPr>
      </w:pPr>
      <w:ins w:id="529" w:author="xx" w:date="2012-06-11T10:10:00Z">
        <w:r>
          <w:t xml:space="preserve">Hibernate </w:t>
        </w:r>
      </w:ins>
    </w:p>
    <w:p w:rsidR="005D6542" w:rsidRDefault="005D6542" w:rsidP="005D6542">
      <w:pPr>
        <w:pStyle w:val="ListParagraph"/>
        <w:rPr>
          <w:ins w:id="530" w:author="xx" w:date="2012-06-11T10:10:00Z"/>
        </w:rPr>
      </w:pPr>
      <w:proofErr w:type="gramStart"/>
      <w:ins w:id="531" w:author="xx" w:date="2012-06-11T10:10:00Z">
        <w:r>
          <w:t>Website :</w:t>
        </w:r>
        <w:proofErr w:type="gramEnd"/>
        <w:r>
          <w:t xml:space="preserve"> </w:t>
        </w:r>
        <w:r>
          <w:fldChar w:fldCharType="begin"/>
        </w:r>
        <w:r>
          <w:instrText xml:space="preserve"> HYPERLINK "http://www.hibernate.org" </w:instrText>
        </w:r>
        <w:r>
          <w:fldChar w:fldCharType="separate"/>
        </w:r>
        <w:r w:rsidRPr="00387CAE">
          <w:rPr>
            <w:rStyle w:val="Hyperlink"/>
          </w:rPr>
          <w:t>http://www.hibernate.org</w:t>
        </w:r>
        <w:r>
          <w:fldChar w:fldCharType="end"/>
        </w:r>
      </w:ins>
    </w:p>
    <w:p w:rsidR="005D6542" w:rsidRDefault="005D6542" w:rsidP="005D6542">
      <w:pPr>
        <w:pStyle w:val="ListParagraph"/>
        <w:rPr>
          <w:ins w:id="532" w:author="xx" w:date="2012-06-11T10:10:00Z"/>
        </w:rPr>
      </w:pPr>
      <w:ins w:id="533" w:author="xx" w:date="2012-06-11T10:10:00Z">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ins>
    </w:p>
    <w:p w:rsidR="005D6542" w:rsidRDefault="005D6542" w:rsidP="005D6542">
      <w:pPr>
        <w:pStyle w:val="ListParagraph"/>
        <w:rPr>
          <w:ins w:id="534" w:author="xx" w:date="2012-06-11T10:11:00Z"/>
        </w:rPr>
      </w:pPr>
      <w:ins w:id="535" w:author="xx" w:date="2012-06-11T10:10:00Z">
        <w:r>
          <w:t xml:space="preserve">Giấy </w:t>
        </w:r>
        <w:proofErr w:type="gramStart"/>
        <w:r>
          <w:t>phép :</w:t>
        </w:r>
        <w:proofErr w:type="gramEnd"/>
        <w:r>
          <w:t xml:space="preserve"> </w:t>
        </w:r>
        <w:r w:rsidRPr="005D6542">
          <w:t>GNU Lesser General Public License</w:t>
        </w:r>
      </w:ins>
    </w:p>
    <w:p w:rsidR="005D6542" w:rsidRDefault="005D6542" w:rsidP="005D6542">
      <w:pPr>
        <w:pStyle w:val="ListParagraph"/>
        <w:rPr>
          <w:ins w:id="536" w:author="xx" w:date="2012-06-11T10:10:00Z"/>
        </w:rPr>
      </w:pPr>
    </w:p>
    <w:p w:rsidR="005D6542" w:rsidRPr="006F2346" w:rsidRDefault="005D6542" w:rsidP="005D6542">
      <w:pPr>
        <w:pStyle w:val="ListParagraph"/>
        <w:rPr>
          <w:ins w:id="537" w:author="xx" w:date="2012-06-11T10:10:00Z"/>
          <w:b/>
        </w:rPr>
      </w:pPr>
      <w:ins w:id="538" w:author="xx" w:date="2012-06-11T10:10:00Z">
        <w:r w:rsidRPr="006F2346">
          <w:rPr>
            <w:b/>
          </w:rPr>
          <w:t xml:space="preserve">SmartClient </w:t>
        </w:r>
      </w:ins>
    </w:p>
    <w:p w:rsidR="005D6542" w:rsidRDefault="005D6542" w:rsidP="005D6542">
      <w:pPr>
        <w:pStyle w:val="ListParagraph"/>
        <w:rPr>
          <w:ins w:id="539" w:author="xx" w:date="2012-06-11T10:10:00Z"/>
        </w:rPr>
      </w:pPr>
      <w:proofErr w:type="gramStart"/>
      <w:ins w:id="540" w:author="xx" w:date="2012-06-11T10:10:00Z">
        <w:r>
          <w:t>Website :</w:t>
        </w:r>
        <w:proofErr w:type="gramEnd"/>
        <w:r>
          <w:t xml:space="preserve"> </w:t>
        </w:r>
        <w:r>
          <w:fldChar w:fldCharType="begin"/>
        </w:r>
        <w:r>
          <w:instrText xml:space="preserve"> HYPERLINK "http://www.smartclient.com/product/smartclient.jsp" </w:instrText>
        </w:r>
        <w:r>
          <w:fldChar w:fldCharType="separate"/>
        </w:r>
        <w:r>
          <w:rPr>
            <w:rStyle w:val="Hyperlink"/>
          </w:rPr>
          <w:t>http://www.smartclient.com/product/smartclient.jsp</w:t>
        </w:r>
        <w:r>
          <w:fldChar w:fldCharType="end"/>
        </w:r>
      </w:ins>
    </w:p>
    <w:p w:rsidR="005D6542" w:rsidRDefault="005D6542" w:rsidP="005D6542">
      <w:pPr>
        <w:pStyle w:val="ListParagraph"/>
        <w:rPr>
          <w:ins w:id="541" w:author="xx" w:date="2012-06-11T10:10:00Z"/>
        </w:rPr>
      </w:pPr>
      <w:proofErr w:type="gramStart"/>
      <w:ins w:id="542" w:author="xx" w:date="2012-06-11T10:10:00Z">
        <w:r>
          <w:t>SmartClient kết hợp các thành phần giao diện không phụ thuộc vào trình duyệt với framework chạy trên máy ảo java ở server nhằm cung cấp giải pháp xây dựng ứng dụng web thương mại.</w:t>
        </w:r>
        <w:proofErr w:type="gramEnd"/>
      </w:ins>
    </w:p>
    <w:p w:rsidR="005D6542" w:rsidRDefault="005D6542" w:rsidP="005D6542">
      <w:pPr>
        <w:pStyle w:val="ListParagraph"/>
        <w:rPr>
          <w:ins w:id="543" w:author="xx" w:date="2012-06-11T10:10:00Z"/>
        </w:rPr>
      </w:pPr>
      <w:ins w:id="544" w:author="xx" w:date="2012-06-11T10:10:00Z">
        <w:r>
          <w:t xml:space="preserve">SmartClient có nhiều bản thích hợp với từng mục đích khác nhau như LGPL edition, Professional Edition, Power </w:t>
        </w:r>
        <w:proofErr w:type="gramStart"/>
        <w:r>
          <w:t>Edition, …</w:t>
        </w:r>
        <w:proofErr w:type="gramEnd"/>
      </w:ins>
    </w:p>
    <w:p w:rsidR="005D6542" w:rsidRDefault="005D6542" w:rsidP="005D6542">
      <w:pPr>
        <w:pStyle w:val="ListParagraph"/>
        <w:rPr>
          <w:ins w:id="545" w:author="xx" w:date="2012-06-11T10:10:00Z"/>
        </w:rPr>
      </w:pPr>
      <w:ins w:id="546" w:author="xx" w:date="2012-06-11T10:10:00Z">
        <w:r>
          <w:t xml:space="preserve">Trong ứng dụng </w:t>
        </w:r>
        <w:r w:rsidRPr="006F2346">
          <w:rPr>
            <w:b/>
          </w:rPr>
          <w:t>hệ thống quản lý tương tác</w:t>
        </w:r>
        <w:r>
          <w:t xml:space="preserve"> phiên bản “LGPL edition” được sử dụng để xây dựng chức năng hỗ </w:t>
        </w:r>
        <w:proofErr w:type="gramStart"/>
        <w:r>
          <w:t>trợ  việc</w:t>
        </w:r>
        <w:proofErr w:type="gramEnd"/>
        <w:r>
          <w:t xml:space="preserve"> lên kế hoạch của cá nhân và dự án.</w:t>
        </w:r>
      </w:ins>
    </w:p>
    <w:p w:rsidR="005D6542" w:rsidRDefault="005D6542" w:rsidP="005D6542">
      <w:pPr>
        <w:pStyle w:val="ListParagraph"/>
        <w:rPr>
          <w:ins w:id="547" w:author="xx" w:date="2012-06-11T10:10:00Z"/>
        </w:rPr>
      </w:pPr>
    </w:p>
    <w:p w:rsidR="005D6542" w:rsidRPr="006F2346" w:rsidRDefault="005D6542" w:rsidP="005D6542">
      <w:pPr>
        <w:pStyle w:val="ListParagraph"/>
        <w:rPr>
          <w:ins w:id="548" w:author="xx" w:date="2012-06-11T10:10:00Z"/>
          <w:b/>
        </w:rPr>
      </w:pPr>
      <w:ins w:id="549" w:author="xx" w:date="2012-06-11T10:10:00Z">
        <w:r w:rsidRPr="006F2346">
          <w:rPr>
            <w:b/>
          </w:rPr>
          <w:t xml:space="preserve">DataTables </w:t>
        </w:r>
      </w:ins>
    </w:p>
    <w:p w:rsidR="005D6542" w:rsidRDefault="005D6542" w:rsidP="005D6542">
      <w:pPr>
        <w:pStyle w:val="ListParagraph"/>
        <w:rPr>
          <w:ins w:id="550" w:author="xx" w:date="2012-06-11T10:10:00Z"/>
        </w:rPr>
      </w:pPr>
      <w:proofErr w:type="gramStart"/>
      <w:ins w:id="551" w:author="xx" w:date="2012-06-11T10:10:00Z">
        <w:r>
          <w:t>Website :</w:t>
        </w:r>
        <w:proofErr w:type="gramEnd"/>
        <w:r>
          <w:t xml:space="preserve"> </w:t>
        </w:r>
        <w:r>
          <w:fldChar w:fldCharType="begin"/>
        </w:r>
        <w:r>
          <w:instrText xml:space="preserve"> HYPERLINK "</w:instrText>
        </w:r>
        <w:r w:rsidRPr="00C14EB3">
          <w:instrText>http://www.datatables.net/</w:instrText>
        </w:r>
        <w:r>
          <w:instrText xml:space="preserve">" </w:instrText>
        </w:r>
        <w:r>
          <w:fldChar w:fldCharType="separate"/>
        </w:r>
        <w:r w:rsidRPr="00387CAE">
          <w:rPr>
            <w:rStyle w:val="Hyperlink"/>
          </w:rPr>
          <w:t>http://www.datatables.net/</w:t>
        </w:r>
        <w:r>
          <w:fldChar w:fldCharType="end"/>
        </w:r>
      </w:ins>
    </w:p>
    <w:p w:rsidR="005D6542" w:rsidRDefault="005D6542" w:rsidP="005D6542">
      <w:pPr>
        <w:pStyle w:val="ListParagraph"/>
        <w:rPr>
          <w:ins w:id="552" w:author="xx" w:date="2012-06-11T10:10:00Z"/>
        </w:rPr>
      </w:pPr>
      <w:proofErr w:type="gramStart"/>
      <w:ins w:id="553" w:author="xx" w:date="2012-06-11T10:10:00Z">
        <w:r>
          <w:t xml:space="preserve">Đây là một plugin của </w:t>
        </w:r>
        <w:r w:rsidRPr="006F2346">
          <w:rPr>
            <w:i/>
          </w:rPr>
          <w:t>jquery</w:t>
        </w:r>
        <w:r>
          <w:t xml:space="preserve"> hỗ trợ thêm các thành phần cho phép thao tác dễ dàng hơn vào thẻ table của html.</w:t>
        </w:r>
        <w:proofErr w:type="gramEnd"/>
      </w:ins>
    </w:p>
    <w:p w:rsidR="005D6542" w:rsidRDefault="005D6542" w:rsidP="005D6542">
      <w:pPr>
        <w:pStyle w:val="ListParagraph"/>
        <w:rPr>
          <w:ins w:id="554" w:author="xx" w:date="2012-06-11T10:10:00Z"/>
          <w:i/>
        </w:rPr>
      </w:pPr>
      <w:proofErr w:type="gramStart"/>
      <w:ins w:id="555" w:author="xx" w:date="2012-06-11T10:10:00Z">
        <w:r>
          <w:lastRenderedPageBreak/>
          <w:t>DataTables là một plugin mã nguồn mở.</w:t>
        </w:r>
        <w:proofErr w:type="gramEnd"/>
        <w:r>
          <w:t xml:space="preserve"> DataTables có 2 giấy phép </w:t>
        </w:r>
        <w:proofErr w:type="gramStart"/>
        <w:r>
          <w:t xml:space="preserve">là </w:t>
        </w:r>
        <w:r w:rsidRPr="00644D3E">
          <w:t xml:space="preserve"> </w:t>
        </w:r>
        <w:r w:rsidRPr="006F2346">
          <w:rPr>
            <w:i/>
          </w:rPr>
          <w:t>GPL</w:t>
        </w:r>
        <w:proofErr w:type="gramEnd"/>
        <w:r w:rsidRPr="006F2346">
          <w:rPr>
            <w:i/>
          </w:rPr>
          <w:t xml:space="preserve"> v2 license</w:t>
        </w:r>
        <w:r w:rsidRPr="00644D3E">
          <w:t xml:space="preserve"> </w:t>
        </w:r>
        <w:r>
          <w:t>và</w:t>
        </w:r>
        <w:r w:rsidRPr="00644D3E">
          <w:t xml:space="preserve"> </w:t>
        </w:r>
        <w:r w:rsidRPr="006F2346">
          <w:rPr>
            <w:i/>
          </w:rPr>
          <w:t>BSD (3-point) license</w:t>
        </w:r>
      </w:ins>
    </w:p>
    <w:p w:rsidR="005D6542" w:rsidRPr="006F2346" w:rsidRDefault="005D6542" w:rsidP="005D6542">
      <w:pPr>
        <w:pStyle w:val="ListParagraph"/>
        <w:rPr>
          <w:ins w:id="556" w:author="xx" w:date="2012-06-11T10:10:00Z"/>
        </w:rPr>
      </w:pPr>
      <w:proofErr w:type="gramStart"/>
      <w:ins w:id="557" w:author="xx" w:date="2012-06-11T10:10:00Z">
        <w:r>
          <w:t xml:space="preserve">Trong ứng dụng </w:t>
        </w:r>
        <w:r w:rsidRPr="006F2346">
          <w:rPr>
            <w:b/>
          </w:rPr>
          <w:t>hệ thống quản lý tương tác</w:t>
        </w:r>
        <w:r>
          <w:t xml:space="preserve"> DataTables được dùng để hiển thị dữ liệu dưới dạng bảng.</w:t>
        </w:r>
        <w:proofErr w:type="gramEnd"/>
      </w:ins>
    </w:p>
    <w:p w:rsidR="005D6542" w:rsidRDefault="005D6542" w:rsidP="005D6542">
      <w:pPr>
        <w:pStyle w:val="ListParagraph"/>
        <w:rPr>
          <w:ins w:id="558" w:author="xx" w:date="2012-06-11T10:10:00Z"/>
        </w:rPr>
      </w:pPr>
    </w:p>
    <w:p w:rsidR="005D6542" w:rsidRPr="006F2346" w:rsidRDefault="005D6542" w:rsidP="005D6542">
      <w:pPr>
        <w:pStyle w:val="ListParagraph"/>
        <w:rPr>
          <w:ins w:id="559" w:author="xx" w:date="2012-06-11T10:10:00Z"/>
          <w:b/>
        </w:rPr>
      </w:pPr>
      <w:ins w:id="560" w:author="xx" w:date="2012-06-11T10:10:00Z">
        <w:r w:rsidRPr="006F2346">
          <w:rPr>
            <w:b/>
          </w:rPr>
          <w:t>Apache SHIRO</w:t>
        </w:r>
      </w:ins>
    </w:p>
    <w:p w:rsidR="005D6542" w:rsidRDefault="005D6542" w:rsidP="005D6542">
      <w:pPr>
        <w:pStyle w:val="ListParagraph"/>
        <w:rPr>
          <w:ins w:id="561" w:author="xx" w:date="2012-06-11T10:10:00Z"/>
        </w:rPr>
      </w:pPr>
      <w:proofErr w:type="gramStart"/>
      <w:ins w:id="562" w:author="xx" w:date="2012-06-11T10:10:00Z">
        <w:r>
          <w:t>Website :</w:t>
        </w:r>
        <w:proofErr w:type="gramEnd"/>
        <w:r>
          <w:t xml:space="preserve"> </w:t>
        </w:r>
        <w:r>
          <w:fldChar w:fldCharType="begin"/>
        </w:r>
        <w:r>
          <w:instrText xml:space="preserve"> HYPERLINK "</w:instrText>
        </w:r>
        <w:r w:rsidRPr="00C14EB3">
          <w:instrText>http://shiro.apache.org/</w:instrText>
        </w:r>
        <w:r>
          <w:instrText xml:space="preserve">" </w:instrText>
        </w:r>
        <w:r>
          <w:fldChar w:fldCharType="separate"/>
        </w:r>
        <w:r w:rsidRPr="00387CAE">
          <w:rPr>
            <w:rStyle w:val="Hyperlink"/>
          </w:rPr>
          <w:t>http://shiro.apache.org/</w:t>
        </w:r>
        <w:r>
          <w:fldChar w:fldCharType="end"/>
        </w:r>
      </w:ins>
    </w:p>
    <w:p w:rsidR="005D6542" w:rsidRDefault="005D6542" w:rsidP="005D6542">
      <w:pPr>
        <w:pStyle w:val="ListParagraph"/>
        <w:rPr>
          <w:ins w:id="563" w:author="xx" w:date="2012-06-11T10:10:00Z"/>
        </w:rPr>
      </w:pPr>
      <w:ins w:id="564" w:author="xx" w:date="2012-06-11T10:10:00Z">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ins>
    </w:p>
    <w:p w:rsidR="005D6542" w:rsidRDefault="005D6542" w:rsidP="005D6542">
      <w:pPr>
        <w:pStyle w:val="ListParagraph"/>
        <w:rPr>
          <w:ins w:id="565" w:author="xx" w:date="2012-06-11T10:10:00Z"/>
          <w:i/>
        </w:rPr>
      </w:pPr>
      <w:ins w:id="566" w:author="xx" w:date="2012-06-11T10:10:00Z">
        <w:r>
          <w:t xml:space="preserve">Giấy </w:t>
        </w:r>
        <w:proofErr w:type="gramStart"/>
        <w:r>
          <w:t>phép :</w:t>
        </w:r>
        <w:proofErr w:type="gramEnd"/>
        <w:r>
          <w:t xml:space="preserve"> </w:t>
        </w:r>
        <w:r w:rsidRPr="006F2346">
          <w:rPr>
            <w:i/>
          </w:rPr>
          <w:t>Apache License 2.0</w:t>
        </w:r>
      </w:ins>
    </w:p>
    <w:p w:rsidR="005D6542" w:rsidRPr="006F2346" w:rsidRDefault="005D6542" w:rsidP="005D6542">
      <w:pPr>
        <w:pStyle w:val="ListParagraph"/>
        <w:rPr>
          <w:ins w:id="567" w:author="xx" w:date="2012-06-11T10:10:00Z"/>
        </w:rPr>
      </w:pPr>
      <w:ins w:id="568" w:author="xx" w:date="2012-06-11T10:10:00Z">
        <w:r>
          <w:t xml:space="preserve">Trong ứng </w:t>
        </w:r>
        <w:proofErr w:type="gramStart"/>
        <w:r>
          <w:t xml:space="preserve">dụng  </w:t>
        </w:r>
        <w:r w:rsidRPr="006F2346">
          <w:rPr>
            <w:b/>
          </w:rPr>
          <w:t>hệ</w:t>
        </w:r>
        <w:proofErr w:type="gramEnd"/>
        <w:r w:rsidRPr="006F2346">
          <w:rPr>
            <w:b/>
          </w:rPr>
          <w:t xml:space="preserve"> thống quản lý tương tác</w:t>
        </w:r>
        <w:r>
          <w:t xml:space="preserve"> Apache Shiro được dùng để thực hiện việc xác thực và phân quyền.</w:t>
        </w:r>
      </w:ins>
    </w:p>
    <w:p w:rsidR="00BF3BA6" w:rsidRPr="00A97BAF" w:rsidRDefault="00BF3BA6">
      <w:pPr>
        <w:rPr>
          <w:rFonts w:eastAsiaTheme="majorEastAsia"/>
          <w:color w:val="000000" w:themeColor="text1"/>
          <w:sz w:val="28"/>
        </w:rPr>
        <w:pPrChange w:id="569" w:author="xx" w:date="2012-06-11T10:10:00Z">
          <w:pPr>
            <w:pStyle w:val="Heading3"/>
            <w:numPr>
              <w:ilvl w:val="0"/>
              <w:numId w:val="0"/>
            </w:numPr>
            <w:ind w:left="720" w:firstLine="0"/>
          </w:pPr>
        </w:pPrChange>
      </w:pPr>
    </w:p>
    <w:p w:rsidR="007746F5" w:rsidRDefault="00471996" w:rsidP="00A97BAF">
      <w:pPr>
        <w:pStyle w:val="Heading1"/>
      </w:pPr>
      <w:bookmarkStart w:id="570" w:name="_Toc326077695"/>
      <w:bookmarkStart w:id="571" w:name="_Toc326952950"/>
      <w:bookmarkStart w:id="572" w:name="_Toc327121439"/>
      <w:r>
        <w:t>KẾT LUẬN</w:t>
      </w:r>
      <w:bookmarkEnd w:id="570"/>
      <w:bookmarkEnd w:id="571"/>
      <w:bookmarkEnd w:id="572"/>
    </w:p>
    <w:p w:rsidR="00B46E37" w:rsidRDefault="00B46E37" w:rsidP="00B46E37">
      <w:pPr>
        <w:jc w:val="both"/>
      </w:pPr>
      <w:r>
        <w:t xml:space="preserve">Trong quá trình thực hiện đề tài “Xây dựng hệ thống tương tác”, chúng em đã thu được một số kết </w:t>
      </w:r>
      <w:proofErr w:type="gramStart"/>
      <w:r>
        <w:t>quả :</w:t>
      </w:r>
      <w:proofErr w:type="gramEnd"/>
    </w:p>
    <w:p w:rsidR="00B46E37" w:rsidRDefault="00B46E37" w:rsidP="00B46E37">
      <w:pPr>
        <w:pStyle w:val="ListParagraph"/>
        <w:numPr>
          <w:ilvl w:val="0"/>
          <w:numId w:val="9"/>
        </w:numPr>
        <w:jc w:val="both"/>
      </w:pPr>
      <w:r>
        <w:t>Tìm hiểu về môi trường phát triển tương tác (CDE).</w:t>
      </w:r>
    </w:p>
    <w:p w:rsidR="00B46E37" w:rsidRDefault="00B46E37" w:rsidP="00B46E37">
      <w:pPr>
        <w:pStyle w:val="ListParagraph"/>
        <w:numPr>
          <w:ilvl w:val="0"/>
          <w:numId w:val="9"/>
        </w:numPr>
        <w:jc w:val="both"/>
      </w:pPr>
      <w:r>
        <w:t xml:space="preserve">Tìm hiểu về một số hệ thống tương tác đã </w:t>
      </w:r>
      <w:proofErr w:type="gramStart"/>
      <w:r>
        <w:t>có :</w:t>
      </w:r>
      <w:proofErr w:type="gramEnd"/>
      <w:r>
        <w:t xml:space="preserve"> Team Foundation Server, Redmine, Assemla.</w:t>
      </w:r>
    </w:p>
    <w:p w:rsidR="00B46E37" w:rsidRDefault="00B46E37" w:rsidP="00B46E37">
      <w:pPr>
        <w:pStyle w:val="ListParagraph"/>
        <w:numPr>
          <w:ilvl w:val="0"/>
          <w:numId w:val="9"/>
        </w:numPr>
        <w:jc w:val="both"/>
      </w:pPr>
      <w:r>
        <w:t>Tìm hiểu về một số quy trình xây dựng phần mềm.</w:t>
      </w:r>
    </w:p>
    <w:p w:rsidR="00B46E37" w:rsidRPr="00B46E37" w:rsidRDefault="00B46E37" w:rsidP="00B46E37">
      <w:pPr>
        <w:pStyle w:val="ListParagraph"/>
        <w:numPr>
          <w:ilvl w:val="0"/>
          <w:numId w:val="9"/>
        </w:numPr>
        <w:jc w:val="both"/>
      </w:pPr>
      <w:r>
        <w:t xml:space="preserve">Xây dựng được hệ thống tương tác áp dụng cho đối tượng sinh viên với các chức năng đảm bảo quá trình </w:t>
      </w:r>
      <w:proofErr w:type="gramStart"/>
      <w:r>
        <w:t>theo</w:t>
      </w:r>
      <w:proofErr w:type="gramEnd"/>
      <w:r>
        <w:t xml:space="preserve"> dõi, quản lý tiến độ dự án cũng như quản lý thành viên.</w:t>
      </w:r>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97BAF">
      <w:pPr>
        <w:pStyle w:val="Heading1"/>
      </w:pPr>
      <w:bookmarkStart w:id="573" w:name="_Toc326077696"/>
      <w:bookmarkStart w:id="574" w:name="_Toc326952951"/>
      <w:bookmarkStart w:id="575" w:name="_Toc327121440"/>
      <w:r>
        <w:lastRenderedPageBreak/>
        <w:t>HƯỚNG PHÁT TRIỂN</w:t>
      </w:r>
      <w:bookmarkEnd w:id="573"/>
      <w:bookmarkEnd w:id="574"/>
      <w:bookmarkEnd w:id="575"/>
    </w:p>
    <w:p w:rsidR="00200066" w:rsidRPr="00200066" w:rsidRDefault="00200066" w:rsidP="00D84F98">
      <w:pPr>
        <w:jc w:val="both"/>
      </w:pPr>
      <w:r>
        <w:t xml:space="preserve">Do xây dựng trong 1 thời gian ngắn nên hệ thống không tránh khỏi những yếu tố rủi ro chưa xác định được. </w:t>
      </w:r>
      <w:proofErr w:type="gramStart"/>
      <w:r>
        <w:t>Trong kế hoạch phát triển, cần cải thiện một số tính năng, đồng thời tăng tính ổn định của hệ thống.</w:t>
      </w:r>
      <w:proofErr w:type="gramEnd"/>
    </w:p>
    <w:p w:rsidR="006032D9" w:rsidRDefault="006032D9" w:rsidP="00D84F98">
      <w:pPr>
        <w:spacing w:before="0" w:after="200" w:line="276" w:lineRule="auto"/>
        <w:jc w:val="both"/>
      </w:pPr>
      <w:r>
        <w:t>Bổ sung các chức năng chat, survey, wiki để tăng tính tương tác cho ứng dụng.</w:t>
      </w:r>
    </w:p>
    <w:p w:rsidR="006032D9" w:rsidRDefault="006032D9" w:rsidP="00D84F98">
      <w:pPr>
        <w:spacing w:before="0" w:after="200" w:line="276" w:lineRule="auto"/>
        <w:jc w:val="both"/>
      </w:pPr>
      <w:proofErr w:type="gramStart"/>
      <w:r>
        <w:t>Bởi hệ thống nhằm tới mục tiêu dành cho nhiều người sử dụng tương tác với nhau, do đó tính ổn định cần</w:t>
      </w:r>
      <w:r w:rsidR="00200066">
        <w:t xml:space="preserve"> phải được đảm bảo.</w:t>
      </w:r>
      <w:proofErr w:type="gramEnd"/>
      <w:r w:rsidR="00200066">
        <w:t xml:space="preserve"> </w:t>
      </w:r>
      <w:proofErr w:type="gramStart"/>
      <w:r w:rsidR="00200066">
        <w:t>Hệ thống cần được tố</w:t>
      </w:r>
      <w:r>
        <w:t>i ưu về tốc độ xử lý cũng cách tổ chức dữ liệu, đảm bảo hiệu quả tối đa trong quá trình tương tác.</w:t>
      </w:r>
      <w:proofErr w:type="gramEnd"/>
      <w:r>
        <w:t xml:space="preserve"> </w:t>
      </w:r>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97BAF">
      <w:pPr>
        <w:pStyle w:val="Heading1"/>
      </w:pPr>
      <w:bookmarkStart w:id="576" w:name="_Toc326077697"/>
      <w:bookmarkStart w:id="577" w:name="_Toc326952952"/>
      <w:bookmarkStart w:id="578" w:name="_Toc327121441"/>
      <w:r>
        <w:lastRenderedPageBreak/>
        <w:t>DANH MỤC TÀI LIỆU THAM KHẢO</w:t>
      </w:r>
      <w:bookmarkEnd w:id="576"/>
      <w:bookmarkEnd w:id="577"/>
      <w:bookmarkEnd w:id="578"/>
    </w:p>
    <w:p w:rsidR="00937EA6" w:rsidRPr="00C20081" w:rsidRDefault="00937EA6" w:rsidP="00A1299D">
      <w:pPr>
        <w:pStyle w:val="ListParagraph"/>
        <w:numPr>
          <w:ilvl w:val="0"/>
          <w:numId w:val="2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A1299D">
      <w:pPr>
        <w:pStyle w:val="ListParagraph"/>
        <w:numPr>
          <w:ilvl w:val="0"/>
          <w:numId w:val="2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BA2D31" w:rsidP="00A1299D">
      <w:pPr>
        <w:pStyle w:val="ListParagraph"/>
        <w:numPr>
          <w:ilvl w:val="0"/>
          <w:numId w:val="29"/>
        </w:numPr>
        <w:spacing w:before="0" w:after="200" w:line="276" w:lineRule="auto"/>
        <w:jc w:val="both"/>
      </w:pPr>
      <w:hyperlink r:id="rId53" w:history="1">
        <w:r w:rsidR="00937EA6">
          <w:rPr>
            <w:rStyle w:val="Hyperlink"/>
          </w:rPr>
          <w:t>http://www.microsoft.com/visualstudio/en-us/products/2010-editions/team-foundation-server/overview</w:t>
        </w:r>
      </w:hyperlink>
    </w:p>
    <w:p w:rsidR="00937EA6" w:rsidRDefault="00BA2D31" w:rsidP="00A1299D">
      <w:pPr>
        <w:pStyle w:val="ListParagraph"/>
        <w:numPr>
          <w:ilvl w:val="0"/>
          <w:numId w:val="29"/>
        </w:numPr>
        <w:spacing w:before="0" w:after="200" w:line="276" w:lineRule="auto"/>
        <w:jc w:val="both"/>
      </w:pPr>
      <w:hyperlink r:id="rId54" w:history="1">
        <w:r w:rsidR="00937EA6">
          <w:rPr>
            <w:rStyle w:val="Hyperlink"/>
          </w:rPr>
          <w:t>http://www.assembla.com/</w:t>
        </w:r>
      </w:hyperlink>
    </w:p>
    <w:p w:rsidR="00937EA6" w:rsidRPr="00C20081" w:rsidRDefault="00BA2D31" w:rsidP="00A1299D">
      <w:pPr>
        <w:pStyle w:val="ListParagraph"/>
        <w:numPr>
          <w:ilvl w:val="0"/>
          <w:numId w:val="29"/>
        </w:numPr>
        <w:spacing w:before="0" w:after="200" w:line="276" w:lineRule="auto"/>
        <w:jc w:val="both"/>
        <w:rPr>
          <w:rStyle w:val="Hyperlink"/>
        </w:rPr>
      </w:pPr>
      <w:hyperlink r:id="rId55" w:history="1">
        <w:r w:rsidR="00937EA6">
          <w:rPr>
            <w:rStyle w:val="Hyperlink"/>
          </w:rPr>
          <w:t>http://www.fusionforge.org/</w:t>
        </w:r>
      </w:hyperlink>
      <w:r w:rsidR="00937EA6">
        <w:rPr>
          <w:rStyle w:val="Hyperlink"/>
        </w:rPr>
        <w:t>.</w:t>
      </w:r>
    </w:p>
    <w:p w:rsidR="00FA0665" w:rsidRPr="00FA0665" w:rsidRDefault="00BA2D31" w:rsidP="00A1299D">
      <w:pPr>
        <w:pStyle w:val="ListParagraph"/>
        <w:numPr>
          <w:ilvl w:val="0"/>
          <w:numId w:val="29"/>
        </w:numPr>
        <w:spacing w:before="0" w:after="200" w:line="276" w:lineRule="auto"/>
        <w:jc w:val="both"/>
        <w:rPr>
          <w:rStyle w:val="Hyperlink"/>
          <w:color w:val="auto"/>
          <w:u w:val="none"/>
        </w:rPr>
      </w:pPr>
      <w:hyperlink r:id="rId56" w:history="1">
        <w:r w:rsidR="00937EA6">
          <w:rPr>
            <w:rStyle w:val="Hyperlink"/>
          </w:rPr>
          <w:t>http://research.microsoft.com/en-us/projects/collabvs/</w:t>
        </w:r>
      </w:hyperlink>
    </w:p>
    <w:p w:rsidR="00937EA6" w:rsidRPr="000274F0" w:rsidRDefault="00BA2D31" w:rsidP="00A1299D">
      <w:pPr>
        <w:pStyle w:val="ListParagraph"/>
        <w:numPr>
          <w:ilvl w:val="0"/>
          <w:numId w:val="29"/>
        </w:numPr>
        <w:spacing w:before="0" w:after="200" w:line="276" w:lineRule="auto"/>
        <w:jc w:val="both"/>
        <w:rPr>
          <w:ins w:id="579" w:author="xx" w:date="2012-06-11T17:56:00Z"/>
          <w:rStyle w:val="Hyperlink"/>
          <w:color w:val="auto"/>
          <w:u w:val="none"/>
          <w:rPrChange w:id="580" w:author="xx" w:date="2012-06-11T17:56:00Z">
            <w:rPr>
              <w:ins w:id="581" w:author="xx" w:date="2012-06-11T17:56:00Z"/>
              <w:rStyle w:val="Hyperlink"/>
            </w:rPr>
          </w:rPrChange>
        </w:rPr>
      </w:pPr>
      <w:hyperlink r:id="rId57" w:history="1">
        <w:r w:rsidR="00937EA6">
          <w:rPr>
            <w:rStyle w:val="Hyperlink"/>
          </w:rPr>
          <w:t>http://xcde.sourceforge.net/</w:t>
        </w:r>
      </w:hyperlink>
    </w:p>
    <w:p w:rsidR="000274F0" w:rsidRPr="00937EA6" w:rsidRDefault="000274F0">
      <w:pPr>
        <w:pStyle w:val="ListParagraph"/>
        <w:numPr>
          <w:ilvl w:val="0"/>
          <w:numId w:val="29"/>
        </w:numPr>
        <w:spacing w:before="0" w:after="200" w:line="276" w:lineRule="auto"/>
        <w:jc w:val="both"/>
      </w:pPr>
      <w:ins w:id="582" w:author="xx" w:date="2012-06-11T17:56:00Z">
        <w:r>
          <w:t>Patterns of Enterprise Application Architecture,By Martin Fowler, David Rice, Matthew Foemmel, Edward Hieatt, Robert Mee,Randy Stafford</w:t>
        </w:r>
      </w:ins>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A97BAF">
      <w:pPr>
        <w:pStyle w:val="Heading1"/>
      </w:pPr>
      <w:bookmarkStart w:id="583" w:name="_Toc326077698"/>
      <w:bookmarkStart w:id="584" w:name="_Toc326952953"/>
      <w:bookmarkStart w:id="585" w:name="_Toc327121442"/>
      <w:r>
        <w:lastRenderedPageBreak/>
        <w:t>PHỤ LỤC</w:t>
      </w:r>
      <w:bookmarkEnd w:id="583"/>
      <w:bookmarkEnd w:id="584"/>
      <w:bookmarkEnd w:id="585"/>
    </w:p>
    <w:p w:rsidR="00105F39" w:rsidRDefault="00B46E37" w:rsidP="00B46E37">
      <w:pPr>
        <w:pStyle w:val="Heading2"/>
        <w:numPr>
          <w:ilvl w:val="0"/>
          <w:numId w:val="0"/>
        </w:numPr>
        <w:ind w:left="1110"/>
      </w:pPr>
      <w:bookmarkStart w:id="586" w:name="_Toc327121443"/>
      <w:r>
        <w:t xml:space="preserve">Phụ lục </w:t>
      </w:r>
      <w:proofErr w:type="gramStart"/>
      <w:r>
        <w:t>A :</w:t>
      </w:r>
      <w:proofErr w:type="gramEnd"/>
      <w:r>
        <w:t xml:space="preserve"> Các khái niệm cơ bản</w:t>
      </w:r>
      <w:bookmarkEnd w:id="586"/>
    </w:p>
    <w:p w:rsidR="00105F39" w:rsidRDefault="00105F39" w:rsidP="00A97BAF"/>
    <w:sectPr w:rsidR="00105F39" w:rsidSect="0025706E">
      <w:headerReference w:type="default" r:id="rId58"/>
      <w:footerReference w:type="default" r:id="rId59"/>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D31" w:rsidRDefault="00BA2D31" w:rsidP="00750A86">
      <w:pPr>
        <w:spacing w:before="0" w:after="0" w:line="240" w:lineRule="auto"/>
      </w:pPr>
      <w:r>
        <w:separator/>
      </w:r>
    </w:p>
  </w:endnote>
  <w:endnote w:type="continuationSeparator" w:id="0">
    <w:p w:rsidR="00BA2D31" w:rsidRDefault="00BA2D31" w:rsidP="00750A86">
      <w:pPr>
        <w:spacing w:before="0" w:after="0" w:line="240" w:lineRule="auto"/>
      </w:pPr>
      <w:r>
        <w:continuationSeparator/>
      </w:r>
    </w:p>
  </w:endnote>
  <w:endnote w:type="continuationNotice" w:id="1">
    <w:p w:rsidR="00BA2D31" w:rsidRDefault="00BA2D3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872221"/>
      <w:docPartObj>
        <w:docPartGallery w:val="Page Numbers (Bottom of Page)"/>
        <w:docPartUnique/>
      </w:docPartObj>
    </w:sdtPr>
    <w:sdtEndPr>
      <w:rPr>
        <w:noProof/>
      </w:rPr>
    </w:sdtEndPr>
    <w:sdtContent>
      <w:p w:rsidR="00E33744" w:rsidRDefault="00E33744" w:rsidP="00750A86">
        <w:pPr>
          <w:pStyle w:val="Footer"/>
        </w:pPr>
        <w:r>
          <w:t>Đinh Văn Hoàng – 0812164</w:t>
        </w:r>
        <w:r>
          <w:tab/>
        </w:r>
        <w:r>
          <w:fldChar w:fldCharType="begin"/>
        </w:r>
        <w:r>
          <w:instrText xml:space="preserve"> PAGE   \* MERGEFORMAT </w:instrText>
        </w:r>
        <w:r>
          <w:fldChar w:fldCharType="separate"/>
        </w:r>
        <w:r w:rsidR="00B951C5">
          <w:rPr>
            <w:noProof/>
          </w:rPr>
          <w:t>44</w:t>
        </w:r>
        <w:r>
          <w:rPr>
            <w:noProof/>
          </w:rPr>
          <w:fldChar w:fldCharType="end"/>
        </w:r>
        <w:r>
          <w:rPr>
            <w:noProof/>
          </w:rPr>
          <w:tab/>
          <w:t>Nguyễn Đức Xuân - 0812642</w:t>
        </w:r>
      </w:p>
    </w:sdtContent>
  </w:sdt>
  <w:p w:rsidR="00E33744" w:rsidRDefault="00E337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D31" w:rsidRDefault="00BA2D31" w:rsidP="00750A86">
      <w:pPr>
        <w:spacing w:before="0" w:after="0" w:line="240" w:lineRule="auto"/>
      </w:pPr>
      <w:r>
        <w:separator/>
      </w:r>
    </w:p>
  </w:footnote>
  <w:footnote w:type="continuationSeparator" w:id="0">
    <w:p w:rsidR="00BA2D31" w:rsidRDefault="00BA2D31" w:rsidP="00750A86">
      <w:pPr>
        <w:spacing w:before="0" w:after="0" w:line="240" w:lineRule="auto"/>
      </w:pPr>
      <w:r>
        <w:continuationSeparator/>
      </w:r>
    </w:p>
  </w:footnote>
  <w:footnote w:type="continuationNotice" w:id="1">
    <w:p w:rsidR="00BA2D31" w:rsidRDefault="00BA2D31">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3744" w:rsidRDefault="00E33744"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7C8"/>
    <w:multiLevelType w:val="hybridMultilevel"/>
    <w:tmpl w:val="4CAE430C"/>
    <w:lvl w:ilvl="0" w:tplc="065A0B78">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F032C"/>
    <w:multiLevelType w:val="hybridMultilevel"/>
    <w:tmpl w:val="C34A7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9C1820"/>
    <w:multiLevelType w:val="hybridMultilevel"/>
    <w:tmpl w:val="6ABE5B88"/>
    <w:lvl w:ilvl="0" w:tplc="F9F614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44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F504BF"/>
    <w:multiLevelType w:val="multilevel"/>
    <w:tmpl w:val="8F0098AC"/>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27E8210E"/>
    <w:multiLevelType w:val="hybridMultilevel"/>
    <w:tmpl w:val="AE1E4904"/>
    <w:lvl w:ilvl="0" w:tplc="86D6451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9C4659"/>
    <w:multiLevelType w:val="hybridMultilevel"/>
    <w:tmpl w:val="06CE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9A5D64"/>
    <w:multiLevelType w:val="hybridMultilevel"/>
    <w:tmpl w:val="FCCA704A"/>
    <w:lvl w:ilvl="0" w:tplc="A0349B8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E117EC8"/>
    <w:multiLevelType w:val="hybridMultilevel"/>
    <w:tmpl w:val="42B6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813FC5"/>
    <w:multiLevelType w:val="hybridMultilevel"/>
    <w:tmpl w:val="D458C0E0"/>
    <w:lvl w:ilvl="0" w:tplc="798688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25C36D3"/>
    <w:multiLevelType w:val="multilevel"/>
    <w:tmpl w:val="777C433C"/>
    <w:lvl w:ilvl="0">
      <w:start w:val="2"/>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2">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D80EFF"/>
    <w:multiLevelType w:val="hybridMultilevel"/>
    <w:tmpl w:val="DC1A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0B2739"/>
    <w:multiLevelType w:val="multilevel"/>
    <w:tmpl w:val="0A0E251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nsid w:val="50FC0B1C"/>
    <w:multiLevelType w:val="hybridMultilevel"/>
    <w:tmpl w:val="1D34CB14"/>
    <w:lvl w:ilvl="0" w:tplc="0409000F">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682F5B"/>
    <w:multiLevelType w:val="hybridMultilevel"/>
    <w:tmpl w:val="BBCAE8A6"/>
    <w:lvl w:ilvl="0" w:tplc="ACD0174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E04AD8"/>
    <w:multiLevelType w:val="hybridMultilevel"/>
    <w:tmpl w:val="1F90333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63FE4C33"/>
    <w:multiLevelType w:val="hybridMultilevel"/>
    <w:tmpl w:val="2A7E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C63EE6"/>
    <w:multiLevelType w:val="hybridMultilevel"/>
    <w:tmpl w:val="2A7E9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01031"/>
    <w:multiLevelType w:val="hybridMultilevel"/>
    <w:tmpl w:val="B74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7663FC"/>
    <w:multiLevelType w:val="hybridMultilevel"/>
    <w:tmpl w:val="BF6E6C3A"/>
    <w:lvl w:ilvl="0" w:tplc="9BFEDD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794F1CE9"/>
    <w:multiLevelType w:val="hybridMultilevel"/>
    <w:tmpl w:val="BA5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9"/>
  </w:num>
  <w:num w:numId="4">
    <w:abstractNumId w:val="6"/>
  </w:num>
  <w:num w:numId="5">
    <w:abstractNumId w:val="31"/>
  </w:num>
  <w:num w:numId="6">
    <w:abstractNumId w:val="5"/>
  </w:num>
  <w:num w:numId="7">
    <w:abstractNumId w:val="14"/>
  </w:num>
  <w:num w:numId="8">
    <w:abstractNumId w:val="23"/>
  </w:num>
  <w:num w:numId="9">
    <w:abstractNumId w:val="18"/>
  </w:num>
  <w:num w:numId="10">
    <w:abstractNumId w:val="26"/>
  </w:num>
  <w:num w:numId="11">
    <w:abstractNumId w:val="19"/>
  </w:num>
  <w:num w:numId="12">
    <w:abstractNumId w:val="10"/>
  </w:num>
  <w:num w:numId="13">
    <w:abstractNumId w:val="8"/>
  </w:num>
  <w:num w:numId="14">
    <w:abstractNumId w:val="22"/>
  </w:num>
  <w:num w:numId="15">
    <w:abstractNumId w:val="37"/>
  </w:num>
  <w:num w:numId="16">
    <w:abstractNumId w:val="3"/>
  </w:num>
  <w:num w:numId="17">
    <w:abstractNumId w:val="7"/>
  </w:num>
  <w:num w:numId="18">
    <w:abstractNumId w:val="8"/>
    <w:lvlOverride w:ilvl="0">
      <w:startOverride w:val="1"/>
    </w:lvlOverride>
  </w:num>
  <w:num w:numId="19">
    <w:abstractNumId w:val="25"/>
  </w:num>
  <w:num w:numId="20">
    <w:abstractNumId w:val="32"/>
  </w:num>
  <w:num w:numId="21">
    <w:abstractNumId w:val="29"/>
  </w:num>
  <w:num w:numId="22">
    <w:abstractNumId w:val="16"/>
  </w:num>
  <w:num w:numId="23">
    <w:abstractNumId w:val="1"/>
  </w:num>
  <w:num w:numId="24">
    <w:abstractNumId w:val="32"/>
    <w:lvlOverride w:ilvl="0">
      <w:startOverride w:val="1"/>
    </w:lvlOverride>
  </w:num>
  <w:num w:numId="25">
    <w:abstractNumId w:val="12"/>
  </w:num>
  <w:num w:numId="26">
    <w:abstractNumId w:val="32"/>
    <w:lvlOverride w:ilvl="0">
      <w:startOverride w:val="1"/>
    </w:lvlOverride>
  </w:num>
  <w:num w:numId="27">
    <w:abstractNumId w:val="32"/>
    <w:lvlOverride w:ilvl="0">
      <w:startOverride w:val="1"/>
    </w:lvlOverride>
  </w:num>
  <w:num w:numId="28">
    <w:abstractNumId w:val="8"/>
    <w:lvlOverride w:ilvl="0">
      <w:startOverride w:val="1"/>
    </w:lvlOverride>
  </w:num>
  <w:num w:numId="29">
    <w:abstractNumId w:val="28"/>
  </w:num>
  <w:num w:numId="30">
    <w:abstractNumId w:val="20"/>
  </w:num>
  <w:num w:numId="31">
    <w:abstractNumId w:val="15"/>
  </w:num>
  <w:num w:numId="32">
    <w:abstractNumId w:val="0"/>
  </w:num>
  <w:num w:numId="33">
    <w:abstractNumId w:val="36"/>
  </w:num>
  <w:num w:numId="34">
    <w:abstractNumId w:val="4"/>
  </w:num>
  <w:num w:numId="35">
    <w:abstractNumId w:val="24"/>
  </w:num>
  <w:num w:numId="36">
    <w:abstractNumId w:val="39"/>
  </w:num>
  <w:num w:numId="37">
    <w:abstractNumId w:val="34"/>
  </w:num>
  <w:num w:numId="38">
    <w:abstractNumId w:val="35"/>
  </w:num>
  <w:num w:numId="39">
    <w:abstractNumId w:val="2"/>
  </w:num>
  <w:num w:numId="40">
    <w:abstractNumId w:val="21"/>
  </w:num>
  <w:num w:numId="41">
    <w:abstractNumId w:val="38"/>
  </w:num>
  <w:num w:numId="42">
    <w:abstractNumId w:val="27"/>
  </w:num>
  <w:num w:numId="43">
    <w:abstractNumId w:val="33"/>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0"/>
  </w:num>
  <w:num w:numId="49">
    <w:abstractNumId w:val="13"/>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proofState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1413D"/>
    <w:rsid w:val="00021FF9"/>
    <w:rsid w:val="000274F0"/>
    <w:rsid w:val="00034BC3"/>
    <w:rsid w:val="00044E13"/>
    <w:rsid w:val="00054AC8"/>
    <w:rsid w:val="00073B73"/>
    <w:rsid w:val="000758AD"/>
    <w:rsid w:val="0008257B"/>
    <w:rsid w:val="000954A4"/>
    <w:rsid w:val="000F419E"/>
    <w:rsid w:val="000F7431"/>
    <w:rsid w:val="00101FED"/>
    <w:rsid w:val="0010550A"/>
    <w:rsid w:val="00105F39"/>
    <w:rsid w:val="001169D9"/>
    <w:rsid w:val="00160078"/>
    <w:rsid w:val="0017711E"/>
    <w:rsid w:val="00186994"/>
    <w:rsid w:val="00196C4F"/>
    <w:rsid w:val="001D2B55"/>
    <w:rsid w:val="001E3661"/>
    <w:rsid w:val="00200066"/>
    <w:rsid w:val="0020127E"/>
    <w:rsid w:val="00225E86"/>
    <w:rsid w:val="0023739E"/>
    <w:rsid w:val="00256364"/>
    <w:rsid w:val="002567D4"/>
    <w:rsid w:val="0025706E"/>
    <w:rsid w:val="00263CB6"/>
    <w:rsid w:val="002A3233"/>
    <w:rsid w:val="002B1976"/>
    <w:rsid w:val="002B398A"/>
    <w:rsid w:val="002E270B"/>
    <w:rsid w:val="002E65EA"/>
    <w:rsid w:val="002F475F"/>
    <w:rsid w:val="00337F0A"/>
    <w:rsid w:val="00341D1C"/>
    <w:rsid w:val="00355C01"/>
    <w:rsid w:val="00361527"/>
    <w:rsid w:val="00365671"/>
    <w:rsid w:val="00375FFB"/>
    <w:rsid w:val="003774E0"/>
    <w:rsid w:val="00395C96"/>
    <w:rsid w:val="003A6EDB"/>
    <w:rsid w:val="003C106B"/>
    <w:rsid w:val="003C37E7"/>
    <w:rsid w:val="003C3853"/>
    <w:rsid w:val="003E35FC"/>
    <w:rsid w:val="003E5F8D"/>
    <w:rsid w:val="003F66BB"/>
    <w:rsid w:val="003F6C11"/>
    <w:rsid w:val="00426ADE"/>
    <w:rsid w:val="00431F6F"/>
    <w:rsid w:val="004411A9"/>
    <w:rsid w:val="00444F2A"/>
    <w:rsid w:val="004516E9"/>
    <w:rsid w:val="00464646"/>
    <w:rsid w:val="00471996"/>
    <w:rsid w:val="00476E5D"/>
    <w:rsid w:val="00482941"/>
    <w:rsid w:val="004A0C97"/>
    <w:rsid w:val="004A605E"/>
    <w:rsid w:val="004D0CE1"/>
    <w:rsid w:val="004E54F8"/>
    <w:rsid w:val="004E60B7"/>
    <w:rsid w:val="004F1121"/>
    <w:rsid w:val="00500523"/>
    <w:rsid w:val="005131E9"/>
    <w:rsid w:val="00537659"/>
    <w:rsid w:val="00543839"/>
    <w:rsid w:val="00547F4A"/>
    <w:rsid w:val="00551119"/>
    <w:rsid w:val="005527EA"/>
    <w:rsid w:val="00555EAB"/>
    <w:rsid w:val="005615D5"/>
    <w:rsid w:val="005718C7"/>
    <w:rsid w:val="0057385D"/>
    <w:rsid w:val="005A37B9"/>
    <w:rsid w:val="005A5FA3"/>
    <w:rsid w:val="005D6542"/>
    <w:rsid w:val="005E4D2C"/>
    <w:rsid w:val="005E7A50"/>
    <w:rsid w:val="005F3FEF"/>
    <w:rsid w:val="00600A9C"/>
    <w:rsid w:val="006032D9"/>
    <w:rsid w:val="00620530"/>
    <w:rsid w:val="006326D3"/>
    <w:rsid w:val="00642FEE"/>
    <w:rsid w:val="00644D3E"/>
    <w:rsid w:val="0065568B"/>
    <w:rsid w:val="00673317"/>
    <w:rsid w:val="006964A1"/>
    <w:rsid w:val="006970F7"/>
    <w:rsid w:val="006A0AAC"/>
    <w:rsid w:val="006A66F7"/>
    <w:rsid w:val="006B2196"/>
    <w:rsid w:val="006C7DA3"/>
    <w:rsid w:val="006E26C7"/>
    <w:rsid w:val="006E6DD8"/>
    <w:rsid w:val="006F6354"/>
    <w:rsid w:val="00736517"/>
    <w:rsid w:val="00750A86"/>
    <w:rsid w:val="007522EF"/>
    <w:rsid w:val="00761601"/>
    <w:rsid w:val="007746F5"/>
    <w:rsid w:val="0079611E"/>
    <w:rsid w:val="007A0CD1"/>
    <w:rsid w:val="007A2043"/>
    <w:rsid w:val="007A576E"/>
    <w:rsid w:val="007B654D"/>
    <w:rsid w:val="007C4387"/>
    <w:rsid w:val="007E001E"/>
    <w:rsid w:val="00816D51"/>
    <w:rsid w:val="00822724"/>
    <w:rsid w:val="00822A16"/>
    <w:rsid w:val="00832DE8"/>
    <w:rsid w:val="00883F85"/>
    <w:rsid w:val="008A40AA"/>
    <w:rsid w:val="008A58C0"/>
    <w:rsid w:val="008B05B5"/>
    <w:rsid w:val="008B61ED"/>
    <w:rsid w:val="008D0822"/>
    <w:rsid w:val="008D3354"/>
    <w:rsid w:val="008D3EF1"/>
    <w:rsid w:val="008D4AF6"/>
    <w:rsid w:val="008E6B44"/>
    <w:rsid w:val="00930FF6"/>
    <w:rsid w:val="009334DE"/>
    <w:rsid w:val="00937EA6"/>
    <w:rsid w:val="00961491"/>
    <w:rsid w:val="00991C6C"/>
    <w:rsid w:val="009A33F9"/>
    <w:rsid w:val="009B6DD0"/>
    <w:rsid w:val="009E6D1E"/>
    <w:rsid w:val="009E7F08"/>
    <w:rsid w:val="00A1299D"/>
    <w:rsid w:val="00A22B66"/>
    <w:rsid w:val="00A41304"/>
    <w:rsid w:val="00A46BD7"/>
    <w:rsid w:val="00A65187"/>
    <w:rsid w:val="00A66A15"/>
    <w:rsid w:val="00A77943"/>
    <w:rsid w:val="00A8586B"/>
    <w:rsid w:val="00A877B6"/>
    <w:rsid w:val="00A97BAF"/>
    <w:rsid w:val="00AC0119"/>
    <w:rsid w:val="00AE57DB"/>
    <w:rsid w:val="00AF298A"/>
    <w:rsid w:val="00AF37A7"/>
    <w:rsid w:val="00AF7A7E"/>
    <w:rsid w:val="00B11E1D"/>
    <w:rsid w:val="00B27252"/>
    <w:rsid w:val="00B43613"/>
    <w:rsid w:val="00B46E37"/>
    <w:rsid w:val="00B54A39"/>
    <w:rsid w:val="00B56F96"/>
    <w:rsid w:val="00B63468"/>
    <w:rsid w:val="00B673D6"/>
    <w:rsid w:val="00B85987"/>
    <w:rsid w:val="00B91CD8"/>
    <w:rsid w:val="00B951C5"/>
    <w:rsid w:val="00BA2D31"/>
    <w:rsid w:val="00BA77EA"/>
    <w:rsid w:val="00BB7C72"/>
    <w:rsid w:val="00BC64FB"/>
    <w:rsid w:val="00BE278B"/>
    <w:rsid w:val="00BF1CF0"/>
    <w:rsid w:val="00BF3BA6"/>
    <w:rsid w:val="00C122DB"/>
    <w:rsid w:val="00C14EB3"/>
    <w:rsid w:val="00C17C94"/>
    <w:rsid w:val="00C20188"/>
    <w:rsid w:val="00C27704"/>
    <w:rsid w:val="00C66E25"/>
    <w:rsid w:val="00CB55A3"/>
    <w:rsid w:val="00CF0A46"/>
    <w:rsid w:val="00D1130B"/>
    <w:rsid w:val="00D40C4C"/>
    <w:rsid w:val="00D63482"/>
    <w:rsid w:val="00D6673F"/>
    <w:rsid w:val="00D75ED5"/>
    <w:rsid w:val="00D827A2"/>
    <w:rsid w:val="00D8332A"/>
    <w:rsid w:val="00D84F98"/>
    <w:rsid w:val="00DB798C"/>
    <w:rsid w:val="00DC6796"/>
    <w:rsid w:val="00DD743E"/>
    <w:rsid w:val="00DE1816"/>
    <w:rsid w:val="00DE5B4D"/>
    <w:rsid w:val="00E012C8"/>
    <w:rsid w:val="00E04C23"/>
    <w:rsid w:val="00E15D83"/>
    <w:rsid w:val="00E179F8"/>
    <w:rsid w:val="00E26631"/>
    <w:rsid w:val="00E33744"/>
    <w:rsid w:val="00E4223B"/>
    <w:rsid w:val="00E469FF"/>
    <w:rsid w:val="00E54F91"/>
    <w:rsid w:val="00E814AA"/>
    <w:rsid w:val="00EA48B5"/>
    <w:rsid w:val="00EB3B73"/>
    <w:rsid w:val="00EC4D58"/>
    <w:rsid w:val="00EC5F44"/>
    <w:rsid w:val="00EE76EF"/>
    <w:rsid w:val="00EF136D"/>
    <w:rsid w:val="00EF65E6"/>
    <w:rsid w:val="00EF740F"/>
    <w:rsid w:val="00F12C71"/>
    <w:rsid w:val="00F44EDA"/>
    <w:rsid w:val="00F509A9"/>
    <w:rsid w:val="00F61D21"/>
    <w:rsid w:val="00F6564D"/>
    <w:rsid w:val="00F71477"/>
    <w:rsid w:val="00F75400"/>
    <w:rsid w:val="00F90BCA"/>
    <w:rsid w:val="00F91671"/>
    <w:rsid w:val="00F963E4"/>
    <w:rsid w:val="00FA0665"/>
    <w:rsid w:val="00FB27B5"/>
    <w:rsid w:val="00FB3779"/>
    <w:rsid w:val="00FC6631"/>
    <w:rsid w:val="00FE1859"/>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A97B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A97BAF"/>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A97B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A97BAF"/>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endnotes" Target="endnotes.xml"/><Relationship Id="rId26" Type="http://schemas.openxmlformats.org/officeDocument/2006/relationships/image" Target="media/image8.emf"/><Relationship Id="rId39" Type="http://schemas.openxmlformats.org/officeDocument/2006/relationships/oleObject" Target="embeddings/oleObject1.bin"/><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www.fusionforge.org/" TargetMode="Externa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webSettings" Target="webSettings.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oleObject" Target="embeddings/oleObject2.bin"/><Relationship Id="rId54" Type="http://schemas.openxmlformats.org/officeDocument/2006/relationships/hyperlink" Target="http://www.assembla.com/"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hyperlink" Target="http://www.microsoft.com/visualstudio/en-us/products/2010-editions/team-foundation-server/overview" TargetMode="External"/><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settings" Target="settings.xm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hyperlink" Target="http://xcde.sourceforge.net/" TargetMode="External"/><Relationship Id="rId61" Type="http://schemas.openxmlformats.org/officeDocument/2006/relationships/theme" Target="theme/theme1.xml"/><Relationship Id="rId10" Type="http://schemas.openxmlformats.org/officeDocument/2006/relationships/customXml" Target="../customXml/item10.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microsoft.com/office/2007/relationships/stylesWithEffects" Target="stylesWithEffects.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mailto:admin@yahoo.com" TargetMode="External"/><Relationship Id="rId48" Type="http://schemas.openxmlformats.org/officeDocument/2006/relationships/image" Target="media/image27.png"/><Relationship Id="rId56" Type="http://schemas.openxmlformats.org/officeDocument/2006/relationships/hyperlink" Target="http://research.microsoft.com/en-us/projects/collabvs/" TargetMode="External"/><Relationship Id="rId8" Type="http://schemas.openxmlformats.org/officeDocument/2006/relationships/customXml" Target="../customXml/item8.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numbering" Target="numbering.xml"/><Relationship Id="rId17" Type="http://schemas.openxmlformats.org/officeDocument/2006/relationships/footnotes" Target="footnotes.xm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5.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B322E-1D1F-41F5-94B7-3A071D2E872A}">
  <ds:schemaRefs>
    <ds:schemaRef ds:uri="http://schemas.openxmlformats.org/officeDocument/2006/bibliography"/>
  </ds:schemaRefs>
</ds:datastoreItem>
</file>

<file path=customXml/itemProps10.xml><?xml version="1.0" encoding="utf-8"?>
<ds:datastoreItem xmlns:ds="http://schemas.openxmlformats.org/officeDocument/2006/customXml" ds:itemID="{8E5EEB99-60E5-441C-AC7E-441E98BC7800}">
  <ds:schemaRefs>
    <ds:schemaRef ds:uri="http://schemas.openxmlformats.org/officeDocument/2006/bibliography"/>
  </ds:schemaRefs>
</ds:datastoreItem>
</file>

<file path=customXml/itemProps11.xml><?xml version="1.0" encoding="utf-8"?>
<ds:datastoreItem xmlns:ds="http://schemas.openxmlformats.org/officeDocument/2006/customXml" ds:itemID="{B55C342A-0739-4625-842A-2203454C4FD2}">
  <ds:schemaRefs>
    <ds:schemaRef ds:uri="http://schemas.openxmlformats.org/officeDocument/2006/bibliography"/>
  </ds:schemaRefs>
</ds:datastoreItem>
</file>

<file path=customXml/itemProps2.xml><?xml version="1.0" encoding="utf-8"?>
<ds:datastoreItem xmlns:ds="http://schemas.openxmlformats.org/officeDocument/2006/customXml" ds:itemID="{873F40F6-1722-4B40-B57D-F8980042191B}">
  <ds:schemaRefs>
    <ds:schemaRef ds:uri="http://schemas.openxmlformats.org/officeDocument/2006/bibliography"/>
  </ds:schemaRefs>
</ds:datastoreItem>
</file>

<file path=customXml/itemProps3.xml><?xml version="1.0" encoding="utf-8"?>
<ds:datastoreItem xmlns:ds="http://schemas.openxmlformats.org/officeDocument/2006/customXml" ds:itemID="{88C3138D-C727-4F9E-8313-E72A2DAB38AD}">
  <ds:schemaRefs>
    <ds:schemaRef ds:uri="http://schemas.openxmlformats.org/officeDocument/2006/bibliography"/>
  </ds:schemaRefs>
</ds:datastoreItem>
</file>

<file path=customXml/itemProps4.xml><?xml version="1.0" encoding="utf-8"?>
<ds:datastoreItem xmlns:ds="http://schemas.openxmlformats.org/officeDocument/2006/customXml" ds:itemID="{D52F188A-F67C-4862-AA36-CA172B06AA45}">
  <ds:schemaRefs>
    <ds:schemaRef ds:uri="http://schemas.openxmlformats.org/officeDocument/2006/bibliography"/>
  </ds:schemaRefs>
</ds:datastoreItem>
</file>

<file path=customXml/itemProps5.xml><?xml version="1.0" encoding="utf-8"?>
<ds:datastoreItem xmlns:ds="http://schemas.openxmlformats.org/officeDocument/2006/customXml" ds:itemID="{C6C20BC4-7659-4A16-97A1-4DE223D48C96}">
  <ds:schemaRefs>
    <ds:schemaRef ds:uri="http://schemas.openxmlformats.org/officeDocument/2006/bibliography"/>
  </ds:schemaRefs>
</ds:datastoreItem>
</file>

<file path=customXml/itemProps6.xml><?xml version="1.0" encoding="utf-8"?>
<ds:datastoreItem xmlns:ds="http://schemas.openxmlformats.org/officeDocument/2006/customXml" ds:itemID="{30AF364F-AA45-4B3D-B0BE-7F93BE1DC6F9}">
  <ds:schemaRefs>
    <ds:schemaRef ds:uri="http://schemas.openxmlformats.org/officeDocument/2006/bibliography"/>
  </ds:schemaRefs>
</ds:datastoreItem>
</file>

<file path=customXml/itemProps7.xml><?xml version="1.0" encoding="utf-8"?>
<ds:datastoreItem xmlns:ds="http://schemas.openxmlformats.org/officeDocument/2006/customXml" ds:itemID="{CC049AAD-27B7-402F-B822-5056F7B6564F}">
  <ds:schemaRefs>
    <ds:schemaRef ds:uri="http://schemas.openxmlformats.org/officeDocument/2006/bibliography"/>
  </ds:schemaRefs>
</ds:datastoreItem>
</file>

<file path=customXml/itemProps8.xml><?xml version="1.0" encoding="utf-8"?>
<ds:datastoreItem xmlns:ds="http://schemas.openxmlformats.org/officeDocument/2006/customXml" ds:itemID="{406E73BB-F784-4640-9A06-34F965AE2266}">
  <ds:schemaRefs>
    <ds:schemaRef ds:uri="http://schemas.openxmlformats.org/officeDocument/2006/bibliography"/>
  </ds:schemaRefs>
</ds:datastoreItem>
</file>

<file path=customXml/itemProps9.xml><?xml version="1.0" encoding="utf-8"?>
<ds:datastoreItem xmlns:ds="http://schemas.openxmlformats.org/officeDocument/2006/customXml" ds:itemID="{94676FCC-25CF-4B88-87B1-DBBA3EEF9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55</Pages>
  <Words>9288</Words>
  <Characters>34834</Characters>
  <Application>Microsoft Office Word</Application>
  <DocSecurity>0</DocSecurity>
  <Lines>1161</Lines>
  <Paragraphs>980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xx</cp:lastModifiedBy>
  <cp:revision>81</cp:revision>
  <dcterms:created xsi:type="dcterms:W3CDTF">2012-05-22T14:47:00Z</dcterms:created>
  <dcterms:modified xsi:type="dcterms:W3CDTF">2012-06-12T03:53:00Z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