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A82DBF">
      <w:pPr>
        <w:pStyle w:val="Title"/>
      </w:pPr>
      <w:bookmarkStart w:id="0" w:name="_Toc327868557"/>
      <w:bookmarkStart w:id="1" w:name="_Toc327994054"/>
      <w:bookmarkStart w:id="2" w:name="_Toc328071710"/>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bookmarkEnd w:id="2"/>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3" w:name="_Toc326077633"/>
      <w:bookmarkStart w:id="4" w:name="_Toc327868558"/>
      <w:bookmarkStart w:id="5" w:name="_Toc327994055"/>
      <w:bookmarkStart w:id="6" w:name="_Toc328071711"/>
      <w:r>
        <w:lastRenderedPageBreak/>
        <w:t>NHẬN XÉT CỦA GIÁO VIÊN PHẢN BIỆN</w:t>
      </w:r>
      <w:bookmarkEnd w:id="3"/>
      <w:bookmarkEnd w:id="4"/>
      <w:bookmarkEnd w:id="5"/>
      <w:bookmarkEnd w:id="6"/>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6A66F7" w:rsidP="003C7CC9">
      <w:pPr>
        <w:jc w:val="both"/>
      </w:pPr>
      <w:proofErr w:type="gramStart"/>
      <w:r>
        <w:t>Khóa luận đáp ứng yêu cầu của Khóa luận cử nhân CNTT.</w:t>
      </w:r>
      <w:proofErr w:type="gramEnd"/>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Giáo viên hướng dẫn</w:t>
      </w:r>
    </w:p>
    <w:p w:rsidR="00871FB0" w:rsidRDefault="006A66F7" w:rsidP="00871FB0">
      <w:pPr>
        <w:tabs>
          <w:tab w:val="center" w:pos="7200"/>
        </w:tabs>
        <w:jc w:val="both"/>
      </w:pPr>
      <w:r>
        <w:tab/>
        <w:t>[Ký tên và ghi rõ họ tên]</w:t>
      </w:r>
      <w:bookmarkStart w:id="7" w:name="_top"/>
      <w:bookmarkStart w:id="8" w:name="_Toc326077631"/>
      <w:bookmarkStart w:id="9" w:name="_Toc326952931"/>
      <w:bookmarkStart w:id="10" w:name="_Toc326077634"/>
      <w:bookmarkEnd w:id="7"/>
    </w:p>
    <w:p w:rsidR="0009400C" w:rsidRDefault="00871FB0" w:rsidP="00871FB0">
      <w:pPr>
        <w:pStyle w:val="Title"/>
      </w:pPr>
      <w:r>
        <w:br w:type="page"/>
      </w:r>
      <w:bookmarkStart w:id="11" w:name="_Toc328071712"/>
      <w:bookmarkStart w:id="12" w:name="_Toc327868559"/>
      <w:bookmarkStart w:id="13" w:name="_Toc327994056"/>
      <w:r w:rsidR="0009400C">
        <w:lastRenderedPageBreak/>
        <w:t>LỜI CẢM ƠN</w:t>
      </w:r>
      <w:bookmarkEnd w:id="8"/>
      <w:bookmarkEnd w:id="9"/>
      <w:bookmarkEnd w:id="12"/>
      <w:bookmarkEnd w:id="13"/>
      <w:bookmarkEnd w:id="11"/>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proofErr w:type="gramStart"/>
      <w:r>
        <w:t>Chúng em cảm ơn Thầy Nguyễn Văn Vũ, người tận tình hướng dẫn, giúp đỡ, động viên chúng em hoàn thành luận văn này.</w:t>
      </w:r>
      <w:proofErr w:type="gramEnd"/>
    </w:p>
    <w:p w:rsidR="0009400C" w:rsidRDefault="0009400C" w:rsidP="003C7CC9">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220E04">
      <w:pPr>
        <w:spacing w:before="0" w:after="200"/>
        <w:jc w:val="both"/>
        <w:rPr>
          <w:b/>
          <w:lang w:bidi="he-IL"/>
        </w:rPr>
      </w:pPr>
    </w:p>
    <w:p w:rsidR="00554DE6" w:rsidRDefault="00554DE6" w:rsidP="00220E04">
      <w:pPr>
        <w:spacing w:before="0" w:after="200"/>
        <w:jc w:val="both"/>
        <w:rPr>
          <w:b/>
          <w:lang w:bidi="he-IL"/>
        </w:rPr>
      </w:pPr>
      <w:r>
        <w:br w:type="page"/>
      </w:r>
    </w:p>
    <w:p w:rsidR="000F419E" w:rsidRPr="000F419E" w:rsidRDefault="000F419E" w:rsidP="00A82DBF">
      <w:pPr>
        <w:pStyle w:val="Title"/>
      </w:pPr>
      <w:bookmarkStart w:id="14" w:name="_Toc327868560"/>
      <w:bookmarkStart w:id="15" w:name="_Toc327994057"/>
      <w:bookmarkStart w:id="16" w:name="_Toc328071713"/>
      <w:r w:rsidRPr="000F419E">
        <w:lastRenderedPageBreak/>
        <w:t>ĐỀ CƯƠNG CHI TIẾT</w:t>
      </w:r>
      <w:bookmarkEnd w:id="10"/>
      <w:bookmarkEnd w:id="14"/>
      <w:bookmarkEnd w:id="15"/>
      <w:bookmarkEnd w:id="16"/>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3C7CC9">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3C7CC9">
            <w:pPr>
              <w:jc w:val="both"/>
            </w:pPr>
            <w:r>
              <w:t>Hệ thống quản lý tương tác trong các dự án phần mềm</w:t>
            </w:r>
          </w:p>
        </w:tc>
      </w:tr>
      <w:tr w:rsidR="000F419E" w:rsidRPr="004D6034" w:rsidTr="002E65EA">
        <w:trPr>
          <w:jc w:val="center"/>
        </w:trPr>
        <w:tc>
          <w:tcPr>
            <w:tcW w:w="9513" w:type="dxa"/>
          </w:tcPr>
          <w:p w:rsidR="000F419E" w:rsidRDefault="000F419E" w:rsidP="003C7CC9">
            <w:pPr>
              <w:jc w:val="both"/>
              <w:rPr>
                <w:b/>
              </w:rPr>
            </w:pPr>
            <w:r w:rsidRPr="003A75D3">
              <w:rPr>
                <w:b/>
              </w:rPr>
              <w:t>Giáo viên hướng dẫn:</w:t>
            </w:r>
          </w:p>
          <w:p w:rsidR="000F419E" w:rsidRPr="000F419E" w:rsidRDefault="000F419E" w:rsidP="003C7CC9">
            <w:pPr>
              <w:jc w:val="both"/>
            </w:pPr>
            <w:r w:rsidRPr="000F419E">
              <w:t xml:space="preserve">TS. </w:t>
            </w:r>
            <w:r>
              <w:t>Nguyễn Văn Vũ</w:t>
            </w:r>
          </w:p>
        </w:tc>
      </w:tr>
      <w:tr w:rsidR="000F419E" w:rsidRPr="004D6034" w:rsidTr="002E65EA">
        <w:trPr>
          <w:jc w:val="center"/>
        </w:trPr>
        <w:tc>
          <w:tcPr>
            <w:tcW w:w="9513" w:type="dxa"/>
          </w:tcPr>
          <w:p w:rsidR="000F419E" w:rsidRDefault="000F419E" w:rsidP="003C7CC9">
            <w:pPr>
              <w:jc w:val="both"/>
              <w:rPr>
                <w:b/>
              </w:rPr>
            </w:pPr>
            <w:r w:rsidRPr="004D6034">
              <w:rPr>
                <w:b/>
              </w:rPr>
              <w:t xml:space="preserve">Thời gian </w:t>
            </w:r>
            <w:r>
              <w:rPr>
                <w:b/>
              </w:rPr>
              <w:t>thực hiện:</w:t>
            </w:r>
            <w:r w:rsidRPr="004D6034">
              <w:rPr>
                <w:b/>
              </w:rPr>
              <w:t xml:space="preserve"> </w:t>
            </w:r>
          </w:p>
          <w:p w:rsidR="000F419E" w:rsidRPr="004D6034" w:rsidRDefault="000F419E" w:rsidP="003C7CC9">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3D0CF3" w:rsidRDefault="000F419E" w:rsidP="003C7CC9">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3C7CC9">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3C7CC9">
            <w:pPr>
              <w:jc w:val="both"/>
              <w:rPr>
                <w:b/>
              </w:rPr>
            </w:pPr>
            <w:r w:rsidRPr="004D6034">
              <w:rPr>
                <w:b/>
              </w:rPr>
              <w:t>Loại đề tài</w:t>
            </w:r>
            <w:r>
              <w:rPr>
                <w:b/>
              </w:rPr>
              <w:t xml:space="preserve">: </w:t>
            </w:r>
          </w:p>
          <w:p w:rsidR="000F419E" w:rsidRPr="004D6034" w:rsidRDefault="000F419E" w:rsidP="003C7CC9">
            <w:pPr>
              <w:jc w:val="both"/>
            </w:pPr>
            <w:r>
              <w:t>Xây dựng và triển khai giải pháp</w:t>
            </w:r>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3C7CC9">
            <w:pPr>
              <w:pStyle w:val="Normal13pt"/>
              <w:numPr>
                <w:ilvl w:val="0"/>
                <w:numId w:val="2"/>
              </w:numPr>
              <w:ind w:left="540"/>
              <w:rPr>
                <w:b/>
                <w:sz w:val="26"/>
                <w:szCs w:val="26"/>
              </w:rPr>
            </w:pPr>
            <w:r>
              <w:rPr>
                <w:b/>
                <w:sz w:val="26"/>
                <w:szCs w:val="26"/>
              </w:rPr>
              <w:t>Lý thuyết</w:t>
            </w:r>
            <w:r w:rsidRPr="00FD55F8">
              <w:rPr>
                <w:b/>
                <w:sz w:val="26"/>
                <w:szCs w:val="26"/>
              </w:rPr>
              <w:t>:</w:t>
            </w:r>
          </w:p>
          <w:p w:rsidR="000F419E" w:rsidRPr="00081A2C" w:rsidRDefault="000F419E" w:rsidP="003C7CC9">
            <w:pPr>
              <w:pStyle w:val="Normal13pt"/>
              <w:numPr>
                <w:ilvl w:val="0"/>
                <w:numId w:val="3"/>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3C7CC9">
            <w:pPr>
              <w:pStyle w:val="Normal13pt"/>
              <w:numPr>
                <w:ilvl w:val="0"/>
                <w:numId w:val="3"/>
              </w:numPr>
              <w:rPr>
                <w:sz w:val="26"/>
                <w:szCs w:val="26"/>
              </w:rPr>
            </w:pPr>
            <w:r>
              <w:t>Tìm hiểu những vấn đề liên quan đến việc tạo lập và quản lý tương tác của 1 project</w:t>
            </w:r>
          </w:p>
          <w:p w:rsidR="002E65EA" w:rsidRDefault="000F419E" w:rsidP="003C7CC9">
            <w:pPr>
              <w:pStyle w:val="Normal13pt"/>
              <w:numPr>
                <w:ilvl w:val="0"/>
                <w:numId w:val="2"/>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3C7CC9">
            <w:pPr>
              <w:pStyle w:val="Normal13pt"/>
              <w:numPr>
                <w:ilvl w:val="0"/>
                <w:numId w:val="4"/>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3C7CC9">
            <w:pPr>
              <w:pStyle w:val="Normal13pt"/>
              <w:numPr>
                <w:ilvl w:val="0"/>
                <w:numId w:val="4"/>
              </w:numPr>
              <w:ind w:left="1080"/>
              <w:rPr>
                <w:sz w:val="26"/>
                <w:szCs w:val="26"/>
              </w:rPr>
            </w:pPr>
            <w:r>
              <w:rPr>
                <w:sz w:val="26"/>
                <w:szCs w:val="26"/>
              </w:rPr>
              <w:t>Lựa chọn phương án tối ưu để thực hiện đề tài</w:t>
            </w:r>
          </w:p>
          <w:p w:rsidR="000F419E" w:rsidRDefault="000F419E" w:rsidP="003C7CC9">
            <w:pPr>
              <w:pStyle w:val="Normal13pt"/>
              <w:numPr>
                <w:ilvl w:val="0"/>
                <w:numId w:val="2"/>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3C7CC9">
            <w:pPr>
              <w:pStyle w:val="Normal13pt"/>
              <w:numPr>
                <w:ilvl w:val="0"/>
                <w:numId w:val="5"/>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3C7CC9">
            <w:pPr>
              <w:pStyle w:val="Normal13pt"/>
              <w:numPr>
                <w:ilvl w:val="0"/>
                <w:numId w:val="2"/>
              </w:numPr>
              <w:rPr>
                <w:sz w:val="26"/>
                <w:szCs w:val="26"/>
              </w:rPr>
            </w:pPr>
            <w:r>
              <w:rPr>
                <w:b/>
                <w:sz w:val="26"/>
                <w:szCs w:val="26"/>
                <w:u w:val="single"/>
              </w:rPr>
              <w:t>Giai đoạn 1 :</w:t>
            </w:r>
            <w:r>
              <w:rPr>
                <w:sz w:val="26"/>
                <w:szCs w:val="26"/>
              </w:rPr>
              <w:t xml:space="preserve"> Từ 01-12-2011 đến 31-12-2011</w:t>
            </w:r>
          </w:p>
          <w:p w:rsidR="002E65EA" w:rsidRDefault="002E65EA" w:rsidP="003C7CC9">
            <w:pPr>
              <w:pStyle w:val="Normal13pt"/>
              <w:numPr>
                <w:ilvl w:val="0"/>
                <w:numId w:val="7"/>
              </w:numPr>
              <w:rPr>
                <w:sz w:val="26"/>
                <w:szCs w:val="26"/>
              </w:rPr>
            </w:pPr>
            <w:r>
              <w:rPr>
                <w:sz w:val="26"/>
                <w:szCs w:val="26"/>
              </w:rPr>
              <w:t>Tìm hiểu CDE</w:t>
            </w:r>
          </w:p>
          <w:p w:rsidR="002E65EA" w:rsidRDefault="002E65EA" w:rsidP="003C7CC9">
            <w:pPr>
              <w:pStyle w:val="Normal13pt"/>
              <w:numPr>
                <w:ilvl w:val="0"/>
                <w:numId w:val="7"/>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3C7CC9">
            <w:pPr>
              <w:pStyle w:val="Normal13pt"/>
              <w:numPr>
                <w:ilvl w:val="0"/>
                <w:numId w:val="7"/>
              </w:numPr>
              <w:rPr>
                <w:sz w:val="26"/>
                <w:szCs w:val="26"/>
              </w:rPr>
            </w:pPr>
            <w:r>
              <w:rPr>
                <w:sz w:val="26"/>
                <w:szCs w:val="26"/>
              </w:rPr>
              <w:t>Yêu cầu hệ thống</w:t>
            </w:r>
          </w:p>
          <w:p w:rsidR="002E65EA" w:rsidRDefault="002E65EA" w:rsidP="003C7CC9">
            <w:pPr>
              <w:pStyle w:val="Normal13pt"/>
              <w:numPr>
                <w:ilvl w:val="0"/>
                <w:numId w:val="6"/>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3C7CC9">
            <w:pPr>
              <w:pStyle w:val="Normal13pt"/>
              <w:numPr>
                <w:ilvl w:val="0"/>
                <w:numId w:val="7"/>
              </w:numPr>
              <w:rPr>
                <w:sz w:val="26"/>
                <w:szCs w:val="26"/>
              </w:rPr>
            </w:pPr>
            <w:r>
              <w:rPr>
                <w:sz w:val="26"/>
                <w:szCs w:val="26"/>
              </w:rPr>
              <w:t>Tìm hiểu process template</w:t>
            </w:r>
          </w:p>
          <w:p w:rsidR="002E65EA" w:rsidRPr="00E53D58" w:rsidRDefault="002E65EA" w:rsidP="003C7CC9">
            <w:pPr>
              <w:pStyle w:val="Normal13pt"/>
              <w:numPr>
                <w:ilvl w:val="0"/>
                <w:numId w:val="7"/>
              </w:numPr>
              <w:rPr>
                <w:sz w:val="26"/>
                <w:szCs w:val="26"/>
              </w:rPr>
            </w:pPr>
            <w:r>
              <w:rPr>
                <w:sz w:val="26"/>
                <w:szCs w:val="26"/>
              </w:rPr>
              <w:t>Đề xuất hướng giải quyết</w:t>
            </w:r>
          </w:p>
          <w:p w:rsidR="002E65EA" w:rsidRDefault="002E65EA" w:rsidP="003C7CC9">
            <w:pPr>
              <w:pStyle w:val="Normal13pt"/>
              <w:numPr>
                <w:ilvl w:val="0"/>
                <w:numId w:val="6"/>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3C7CC9">
            <w:pPr>
              <w:pStyle w:val="Normal13pt"/>
              <w:numPr>
                <w:ilvl w:val="0"/>
                <w:numId w:val="7"/>
              </w:numPr>
              <w:rPr>
                <w:sz w:val="26"/>
                <w:szCs w:val="26"/>
              </w:rPr>
            </w:pPr>
            <w:r>
              <w:rPr>
                <w:sz w:val="26"/>
                <w:szCs w:val="26"/>
              </w:rPr>
              <w:t>Xây dựng usecase</w:t>
            </w:r>
          </w:p>
          <w:p w:rsidR="002E65EA" w:rsidRDefault="002E65EA" w:rsidP="003C7CC9">
            <w:pPr>
              <w:pStyle w:val="Normal13pt"/>
              <w:numPr>
                <w:ilvl w:val="0"/>
                <w:numId w:val="7"/>
              </w:numPr>
              <w:rPr>
                <w:sz w:val="26"/>
                <w:szCs w:val="26"/>
              </w:rPr>
            </w:pPr>
            <w:r>
              <w:rPr>
                <w:sz w:val="26"/>
                <w:szCs w:val="26"/>
              </w:rPr>
              <w:t>Thiết kế kiến trúc, các tổ chức dữ liệu</w:t>
            </w:r>
          </w:p>
          <w:p w:rsidR="002E65EA" w:rsidRDefault="002E65EA" w:rsidP="003C7CC9">
            <w:pPr>
              <w:pStyle w:val="Normal13pt"/>
              <w:numPr>
                <w:ilvl w:val="0"/>
                <w:numId w:val="7"/>
              </w:numPr>
              <w:rPr>
                <w:sz w:val="26"/>
                <w:szCs w:val="26"/>
              </w:rPr>
            </w:pPr>
            <w:r>
              <w:rPr>
                <w:sz w:val="26"/>
                <w:szCs w:val="26"/>
              </w:rPr>
              <w:t>Design giao diện ứng dụng</w:t>
            </w:r>
          </w:p>
          <w:p w:rsidR="002E65EA" w:rsidRDefault="002E65EA" w:rsidP="003C7CC9">
            <w:pPr>
              <w:pStyle w:val="Normal13pt"/>
              <w:numPr>
                <w:ilvl w:val="0"/>
                <w:numId w:val="7"/>
              </w:numPr>
              <w:rPr>
                <w:sz w:val="26"/>
                <w:szCs w:val="26"/>
              </w:rPr>
            </w:pPr>
            <w:r>
              <w:rPr>
                <w:sz w:val="26"/>
                <w:szCs w:val="26"/>
              </w:rPr>
              <w:t>Define những tính năng cần có</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3C7CC9">
            <w:pPr>
              <w:pStyle w:val="Normal13pt"/>
              <w:numPr>
                <w:ilvl w:val="0"/>
                <w:numId w:val="7"/>
              </w:numPr>
              <w:rPr>
                <w:sz w:val="26"/>
                <w:szCs w:val="26"/>
              </w:rPr>
            </w:pPr>
            <w:r>
              <w:rPr>
                <w:sz w:val="26"/>
                <w:szCs w:val="26"/>
              </w:rPr>
              <w:t>Cài đặt và kiểm tra các tính năng</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3C7CC9">
            <w:pPr>
              <w:pStyle w:val="Normal13pt"/>
              <w:numPr>
                <w:ilvl w:val="0"/>
                <w:numId w:val="7"/>
              </w:numPr>
              <w:rPr>
                <w:sz w:val="26"/>
                <w:szCs w:val="26"/>
              </w:rPr>
            </w:pPr>
            <w:r>
              <w:rPr>
                <w:sz w:val="26"/>
                <w:szCs w:val="26"/>
              </w:rPr>
              <w:t>Hoàn chỉnh tính năng</w:t>
            </w:r>
          </w:p>
          <w:p w:rsidR="002E65EA" w:rsidRPr="00983A47" w:rsidRDefault="002E65EA" w:rsidP="003C7CC9">
            <w:pPr>
              <w:pStyle w:val="Normal13pt"/>
              <w:numPr>
                <w:ilvl w:val="0"/>
                <w:numId w:val="7"/>
              </w:numPr>
              <w:rPr>
                <w:sz w:val="26"/>
                <w:szCs w:val="26"/>
              </w:rPr>
            </w:pPr>
            <w:r>
              <w:rPr>
                <w:sz w:val="26"/>
                <w:szCs w:val="26"/>
              </w:rPr>
              <w:t>Test để tìm lỗi và fix lỗi</w:t>
            </w:r>
          </w:p>
          <w:p w:rsidR="002E65EA" w:rsidRDefault="002E65EA" w:rsidP="003C7CC9">
            <w:pPr>
              <w:pStyle w:val="Normal13pt"/>
              <w:numPr>
                <w:ilvl w:val="0"/>
                <w:numId w:val="6"/>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920E67" w:rsidRDefault="002E65EA" w:rsidP="003C7CC9">
            <w:pPr>
              <w:pStyle w:val="Normal13pt"/>
              <w:numPr>
                <w:ilvl w:val="0"/>
                <w:numId w:val="7"/>
              </w:numPr>
              <w:rPr>
                <w:sz w:val="26"/>
                <w:szCs w:val="26"/>
              </w:rPr>
            </w:pPr>
            <w:r w:rsidRPr="00920E67">
              <w:rPr>
                <w:sz w:val="26"/>
                <w:szCs w:val="26"/>
              </w:rPr>
              <w:t>Viết báo cáo các phần đã tìm hiểu và làm được</w:t>
            </w:r>
            <w:r w:rsidR="00920E67" w:rsidRPr="00920E67">
              <w:rPr>
                <w:sz w:val="26"/>
                <w:szCs w:val="26"/>
              </w:rPr>
              <w:t>.</w:t>
            </w:r>
          </w:p>
          <w:p w:rsidR="00920E67" w:rsidRDefault="002E65EA" w:rsidP="003C7CC9">
            <w:pPr>
              <w:pStyle w:val="Normal13pt"/>
              <w:numPr>
                <w:ilvl w:val="0"/>
                <w:numId w:val="7"/>
              </w:numPr>
              <w:rPr>
                <w:sz w:val="26"/>
                <w:szCs w:val="26"/>
              </w:rPr>
            </w:pPr>
            <w:r w:rsidRPr="00920E67">
              <w:rPr>
                <w:sz w:val="26"/>
                <w:szCs w:val="26"/>
              </w:rPr>
              <w:lastRenderedPageBreak/>
              <w:t>Đưa ra các giả thuyết và nhận định để tìm ra các ưu khuyết điểm</w:t>
            </w:r>
            <w:r w:rsidR="00920E67" w:rsidRPr="00920E67">
              <w:rPr>
                <w:sz w:val="26"/>
                <w:szCs w:val="26"/>
              </w:rPr>
              <w:t>.</w:t>
            </w:r>
          </w:p>
          <w:p w:rsidR="00920E67" w:rsidRPr="00920E67" w:rsidRDefault="002E65EA" w:rsidP="003C7CC9">
            <w:pPr>
              <w:pStyle w:val="Normal13pt"/>
              <w:numPr>
                <w:ilvl w:val="0"/>
                <w:numId w:val="7"/>
              </w:numPr>
            </w:pPr>
            <w:r w:rsidRPr="00920E67">
              <w:rPr>
                <w:sz w:val="26"/>
                <w:szCs w:val="26"/>
              </w:rPr>
              <w:t>Tổng kết lại các phần và hướng phát triển của đề tài</w:t>
            </w:r>
            <w:r w:rsidR="00920E67">
              <w:rPr>
                <w:sz w:val="26"/>
                <w:szCs w:val="26"/>
              </w:rPr>
              <w:t>.</w:t>
            </w:r>
          </w:p>
          <w:p w:rsidR="002E65EA" w:rsidRPr="009F31C1" w:rsidRDefault="002E65EA" w:rsidP="003C7CC9">
            <w:pPr>
              <w:pStyle w:val="Normal13pt"/>
              <w:numPr>
                <w:ilvl w:val="0"/>
                <w:numId w:val="7"/>
              </w:numPr>
            </w:pPr>
            <w:r>
              <w:t>Hoàn tất</w:t>
            </w:r>
          </w:p>
        </w:tc>
      </w:tr>
      <w:tr w:rsidR="000F419E" w:rsidRPr="004D6034" w:rsidTr="003F6C11">
        <w:trPr>
          <w:jc w:val="center"/>
        </w:trPr>
        <w:tc>
          <w:tcPr>
            <w:tcW w:w="4756" w:type="dxa"/>
          </w:tcPr>
          <w:p w:rsidR="000F419E" w:rsidRDefault="000F419E" w:rsidP="003C7CC9">
            <w:pPr>
              <w:jc w:val="both"/>
              <w:rPr>
                <w:b/>
              </w:rPr>
            </w:pPr>
            <w:r>
              <w:rPr>
                <w:b/>
              </w:rPr>
              <w:lastRenderedPageBreak/>
              <w:t>X</w:t>
            </w:r>
            <w:r w:rsidRPr="004D6034">
              <w:rPr>
                <w:b/>
              </w:rPr>
              <w:t>ác nhận của GVHD</w:t>
            </w:r>
          </w:p>
          <w:p w:rsidR="002E65EA" w:rsidRDefault="002E65EA" w:rsidP="003C7CC9">
            <w:pPr>
              <w:jc w:val="both"/>
              <w:rPr>
                <w:b/>
              </w:rPr>
            </w:pPr>
          </w:p>
          <w:p w:rsidR="002E65EA" w:rsidRDefault="002E65EA" w:rsidP="003C7CC9">
            <w:pPr>
              <w:jc w:val="both"/>
              <w:rPr>
                <w:b/>
              </w:rPr>
            </w:pPr>
          </w:p>
          <w:p w:rsidR="002E65EA" w:rsidRPr="004D6034" w:rsidRDefault="002E65EA" w:rsidP="003C7CC9">
            <w:pPr>
              <w:jc w:val="both"/>
              <w:rPr>
                <w:b/>
              </w:rPr>
            </w:pPr>
            <w:r>
              <w:rPr>
                <w:b/>
              </w:rPr>
              <w:t>TS. Nguyễn Văn Vũ</w:t>
            </w:r>
          </w:p>
        </w:tc>
        <w:tc>
          <w:tcPr>
            <w:tcW w:w="4757" w:type="dxa"/>
          </w:tcPr>
          <w:p w:rsidR="000F419E" w:rsidRDefault="000F419E" w:rsidP="003C7CC9">
            <w:pPr>
              <w:jc w:val="both"/>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3C7CC9">
            <w:pPr>
              <w:jc w:val="both"/>
              <w:rPr>
                <w:b/>
              </w:rPr>
            </w:pPr>
            <w:r w:rsidRPr="004D6034">
              <w:rPr>
                <w:b/>
              </w:rPr>
              <w:t>SV Thực hiện</w:t>
            </w:r>
          </w:p>
          <w:p w:rsidR="002E65EA" w:rsidRDefault="002E65EA" w:rsidP="003C7CC9">
            <w:pPr>
              <w:tabs>
                <w:tab w:val="center" w:pos="1439"/>
              </w:tabs>
              <w:jc w:val="both"/>
              <w:rPr>
                <w:b/>
              </w:rPr>
            </w:pPr>
          </w:p>
          <w:p w:rsidR="002E65EA" w:rsidRPr="004D6034" w:rsidRDefault="002E65EA" w:rsidP="003C7CC9">
            <w:pPr>
              <w:tabs>
                <w:tab w:val="center" w:pos="1439"/>
              </w:tabs>
              <w:jc w:val="both"/>
              <w:rPr>
                <w:b/>
              </w:rPr>
            </w:pPr>
            <w:r>
              <w:t>Đinh Văn Hoàng</w:t>
            </w:r>
            <w:r>
              <w:tab/>
              <w:t xml:space="preserve">Nguyễn Đức Xuân           </w:t>
            </w:r>
          </w:p>
        </w:tc>
      </w:tr>
    </w:tbl>
    <w:p w:rsidR="000F419E" w:rsidRDefault="000F419E" w:rsidP="003C7CC9">
      <w:pPr>
        <w:jc w:val="both"/>
      </w:pPr>
    </w:p>
    <w:p w:rsidR="000F419E" w:rsidRDefault="000F419E" w:rsidP="00FC34F8">
      <w:pPr>
        <w:jc w:val="center"/>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br w:type="page"/>
      </w:r>
    </w:p>
    <w:p w:rsidR="00750A86" w:rsidRPr="00551119" w:rsidRDefault="00551119" w:rsidP="00A82DBF">
      <w:pPr>
        <w:pStyle w:val="Title"/>
      </w:pPr>
      <w:bookmarkStart w:id="17" w:name="_Toc326077635"/>
      <w:bookmarkStart w:id="18" w:name="_Toc327868561"/>
      <w:bookmarkStart w:id="19" w:name="_Toc327994058"/>
      <w:bookmarkStart w:id="20" w:name="_Toc328071714"/>
      <w:r w:rsidRPr="00551119">
        <w:lastRenderedPageBreak/>
        <w:t>MỤC LỤC</w:t>
      </w:r>
      <w:bookmarkEnd w:id="17"/>
      <w:bookmarkEnd w:id="18"/>
      <w:bookmarkEnd w:id="19"/>
      <w:bookmarkEnd w:id="20"/>
    </w:p>
    <w:p w:rsidR="001E6BD4"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E06E9E">
        <w:rPr>
          <w:noProof/>
          <w:lang w:bidi="he-IL"/>
        </w:rPr>
        <w:t xml:space="preserve">NHẬN </w:t>
      </w:r>
      <w:r w:rsidR="00E06E9E" w:rsidRPr="00A73182">
        <w:rPr>
          <w:bCs/>
          <w:noProof/>
          <w:lang w:bidi="he-IL"/>
        </w:rPr>
        <w:t>XÉT</w:t>
      </w:r>
      <w:r w:rsidR="00E06E9E">
        <w:rPr>
          <w:noProof/>
          <w:lang w:bidi="he-IL"/>
        </w:rPr>
        <w:t xml:space="preserve"> CỦA GIÁO </w:t>
      </w:r>
      <w:r w:rsidR="00E06E9E" w:rsidRPr="00A73182">
        <w:rPr>
          <w:bCs/>
          <w:noProof/>
          <w:lang w:bidi="he-IL"/>
        </w:rPr>
        <w:t>VIÊN</w:t>
      </w:r>
      <w:r w:rsidR="00E06E9E">
        <w:rPr>
          <w:noProof/>
          <w:lang w:bidi="he-IL"/>
        </w:rPr>
        <w:t xml:space="preserve"> </w:t>
      </w:r>
      <w:r w:rsidR="00E06E9E" w:rsidRPr="00A73182">
        <w:rPr>
          <w:bCs/>
          <w:noProof/>
          <w:lang w:bidi="he-IL"/>
        </w:rPr>
        <w:t>HƯỚNG</w:t>
      </w:r>
      <w:r w:rsidR="00E06E9E">
        <w:rPr>
          <w:noProof/>
          <w:lang w:bidi="he-IL"/>
        </w:rPr>
        <w:t xml:space="preserve"> DẪN</w:t>
      </w:r>
      <w:r w:rsidR="00E06E9E">
        <w:rPr>
          <w:noProof/>
        </w:rPr>
        <w:tab/>
      </w:r>
      <w:r w:rsidR="001E6BD4">
        <w:rPr>
          <w:noProof/>
        </w:rPr>
        <w:fldChar w:fldCharType="begin"/>
      </w:r>
      <w:r w:rsidR="001E6BD4">
        <w:rPr>
          <w:noProof/>
        </w:rPr>
        <w:instrText xml:space="preserve"> PAGEREF _Toc328071710 \h </w:instrText>
      </w:r>
      <w:r w:rsidR="001E6BD4">
        <w:rPr>
          <w:noProof/>
        </w:rPr>
      </w:r>
      <w:r w:rsidR="001E6BD4">
        <w:rPr>
          <w:noProof/>
        </w:rPr>
        <w:fldChar w:fldCharType="separate"/>
      </w:r>
      <w:r w:rsidR="00220E04">
        <w:rPr>
          <w:noProof/>
        </w:rPr>
        <w:t>i</w:t>
      </w:r>
      <w:r w:rsidR="001E6BD4">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sidR="001E6BD4">
        <w:rPr>
          <w:noProof/>
        </w:rPr>
        <w:fldChar w:fldCharType="begin"/>
      </w:r>
      <w:r w:rsidR="001E6BD4">
        <w:rPr>
          <w:noProof/>
        </w:rPr>
        <w:instrText xml:space="preserve"> PAGEREF _Toc328071711 \h </w:instrText>
      </w:r>
      <w:r w:rsidR="001E6BD4">
        <w:rPr>
          <w:noProof/>
        </w:rPr>
      </w:r>
      <w:r w:rsidR="001E6BD4">
        <w:rPr>
          <w:noProof/>
        </w:rPr>
        <w:fldChar w:fldCharType="separate"/>
      </w:r>
      <w:r w:rsidR="00220E04">
        <w:rPr>
          <w:noProof/>
        </w:rPr>
        <w:t>ii</w:t>
      </w:r>
      <w:r w:rsidR="001E6BD4">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LỜI CẢM ƠN</w:t>
      </w:r>
      <w:r>
        <w:rPr>
          <w:noProof/>
        </w:rPr>
        <w:tab/>
      </w:r>
      <w:r>
        <w:rPr>
          <w:noProof/>
        </w:rPr>
        <w:fldChar w:fldCharType="begin"/>
      </w:r>
      <w:r>
        <w:rPr>
          <w:noProof/>
        </w:rPr>
        <w:instrText xml:space="preserve"> PAGEREF _</w:instrText>
      </w:r>
      <w:r w:rsidR="001E6BD4">
        <w:rPr>
          <w:noProof/>
        </w:rPr>
        <w:instrText>Toc328071712</w:instrText>
      </w:r>
      <w:r>
        <w:rPr>
          <w:noProof/>
        </w:rPr>
        <w:instrText xml:space="preserve"> \h </w:instrText>
      </w:r>
      <w:ins w:id="21" w:author="xx" w:date="2012-06-21T23:43:00Z">
        <w:r w:rsidR="00220E04">
          <w:rPr>
            <w:noProof/>
          </w:rPr>
        </w:r>
      </w:ins>
      <w:r>
        <w:rPr>
          <w:noProof/>
        </w:rPr>
        <w:fldChar w:fldCharType="separate"/>
      </w:r>
      <w:ins w:id="22" w:author="xx" w:date="2012-06-21T23:43:00Z">
        <w:r w:rsidR="00220E04">
          <w:rPr>
            <w:noProof/>
          </w:rPr>
          <w:t>iii</w:t>
        </w:r>
      </w:ins>
      <w:del w:id="23" w:author="xx" w:date="2012-06-21T23:43:00Z">
        <w:r w:rsidDel="00220E04">
          <w:rPr>
            <w:noProof/>
          </w:rPr>
          <w:delText>iv</w:delText>
        </w:r>
      </w:del>
      <w:r>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w:instrText>
      </w:r>
      <w:r w:rsidR="001E6BD4">
        <w:rPr>
          <w:noProof/>
        </w:rPr>
        <w:instrText>Toc328071713</w:instrText>
      </w:r>
      <w:r>
        <w:rPr>
          <w:noProof/>
        </w:rPr>
        <w:instrText xml:space="preserve"> \h </w:instrText>
      </w:r>
      <w:ins w:id="24" w:author="xx" w:date="2012-06-21T23:43:00Z">
        <w:r w:rsidR="00220E04">
          <w:rPr>
            <w:noProof/>
          </w:rPr>
        </w:r>
      </w:ins>
      <w:r>
        <w:rPr>
          <w:noProof/>
        </w:rPr>
        <w:fldChar w:fldCharType="separate"/>
      </w:r>
      <w:ins w:id="25" w:author="xx" w:date="2012-06-21T23:43:00Z">
        <w:r w:rsidR="00220E04">
          <w:rPr>
            <w:noProof/>
          </w:rPr>
          <w:t>iv</w:t>
        </w:r>
      </w:ins>
      <w:del w:id="26" w:author="xx" w:date="2012-06-21T23:43:00Z">
        <w:r w:rsidDel="00220E04">
          <w:rPr>
            <w:noProof/>
          </w:rPr>
          <w:delText>v</w:delText>
        </w:r>
      </w:del>
      <w:r>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w:instrText>
      </w:r>
      <w:r w:rsidR="001E6BD4">
        <w:rPr>
          <w:noProof/>
        </w:rPr>
        <w:instrText>Toc328071714</w:instrText>
      </w:r>
      <w:r>
        <w:rPr>
          <w:noProof/>
        </w:rPr>
        <w:instrText xml:space="preserve"> \h </w:instrText>
      </w:r>
      <w:ins w:id="27" w:author="xx" w:date="2012-06-21T23:43:00Z">
        <w:r w:rsidR="00220E04">
          <w:rPr>
            <w:noProof/>
          </w:rPr>
        </w:r>
      </w:ins>
      <w:r>
        <w:rPr>
          <w:noProof/>
        </w:rPr>
        <w:fldChar w:fldCharType="separate"/>
      </w:r>
      <w:ins w:id="28" w:author="xx" w:date="2012-06-21T23:43:00Z">
        <w:r w:rsidR="00220E04">
          <w:rPr>
            <w:noProof/>
          </w:rPr>
          <w:t>vii</w:t>
        </w:r>
      </w:ins>
      <w:del w:id="29" w:author="xx" w:date="2012-06-21T23:43:00Z">
        <w:r w:rsidDel="00220E04">
          <w:rPr>
            <w:noProof/>
          </w:rPr>
          <w:delText>viii</w:delText>
        </w:r>
      </w:del>
      <w:r>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w:instrText>
      </w:r>
      <w:r w:rsidR="001E6BD4">
        <w:rPr>
          <w:noProof/>
        </w:rPr>
        <w:instrText>Toc328071715</w:instrText>
      </w:r>
      <w:r>
        <w:rPr>
          <w:noProof/>
        </w:rPr>
        <w:instrText xml:space="preserve"> \h </w:instrText>
      </w:r>
      <w:ins w:id="30" w:author="xx" w:date="2012-06-21T23:43:00Z">
        <w:r w:rsidR="00220E04">
          <w:rPr>
            <w:noProof/>
          </w:rPr>
        </w:r>
      </w:ins>
      <w:r>
        <w:rPr>
          <w:noProof/>
        </w:rPr>
        <w:fldChar w:fldCharType="separate"/>
      </w:r>
      <w:ins w:id="31" w:author="xx" w:date="2012-06-21T23:43:00Z">
        <w:r w:rsidR="00220E04">
          <w:rPr>
            <w:noProof/>
          </w:rPr>
          <w:t>xi</w:t>
        </w:r>
      </w:ins>
      <w:del w:id="32" w:author="xx" w:date="2012-06-21T23:43:00Z">
        <w:r w:rsidDel="00220E04">
          <w:rPr>
            <w:noProof/>
          </w:rPr>
          <w:delText>xii</w:delText>
        </w:r>
      </w:del>
      <w:r>
        <w:rPr>
          <w:noProof/>
        </w:rPr>
        <w:fldChar w:fldCharType="end"/>
      </w:r>
    </w:p>
    <w:p w:rsidR="00E06E9E" w:rsidRDefault="00E06E9E">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w:instrText>
      </w:r>
      <w:r w:rsidR="001E6BD4">
        <w:rPr>
          <w:noProof/>
        </w:rPr>
        <w:instrText>Toc328071716</w:instrText>
      </w:r>
      <w:r>
        <w:rPr>
          <w:noProof/>
        </w:rPr>
        <w:instrText xml:space="preserve"> \h </w:instrText>
      </w:r>
      <w:ins w:id="33" w:author="xx" w:date="2012-06-21T23:43:00Z">
        <w:r w:rsidR="00220E04">
          <w:rPr>
            <w:noProof/>
          </w:rPr>
        </w:r>
      </w:ins>
      <w:r>
        <w:rPr>
          <w:noProof/>
        </w:rPr>
        <w:fldChar w:fldCharType="separate"/>
      </w:r>
      <w:ins w:id="34" w:author="xx" w:date="2012-06-21T23:43:00Z">
        <w:r w:rsidR="00220E04">
          <w:rPr>
            <w:noProof/>
          </w:rPr>
          <w:t>xii</w:t>
        </w:r>
      </w:ins>
      <w:del w:id="35" w:author="xx" w:date="2012-06-21T23:43:00Z">
        <w:r w:rsidDel="00220E04">
          <w:rPr>
            <w:noProof/>
          </w:rPr>
          <w:delText>xiii</w:delText>
        </w:r>
      </w:del>
      <w:r>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sidR="001E6BD4">
        <w:rPr>
          <w:noProof/>
        </w:rPr>
        <w:fldChar w:fldCharType="begin"/>
      </w:r>
      <w:r w:rsidR="001E6BD4">
        <w:rPr>
          <w:noProof/>
        </w:rPr>
        <w:instrText xml:space="preserve"> PAGEREF _Toc328071717 \h </w:instrText>
      </w:r>
      <w:r w:rsidR="001E6BD4">
        <w:rPr>
          <w:noProof/>
        </w:rPr>
      </w:r>
      <w:r w:rsidR="001E6BD4">
        <w:rPr>
          <w:noProof/>
        </w:rPr>
        <w:fldChar w:fldCharType="separate"/>
      </w:r>
      <w:r w:rsidR="00220E04">
        <w:rPr>
          <w:noProof/>
        </w:rPr>
        <w:t>1</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sidR="001E6BD4">
        <w:rPr>
          <w:noProof/>
        </w:rPr>
        <w:fldChar w:fldCharType="begin"/>
      </w:r>
      <w:r w:rsidR="001E6BD4">
        <w:rPr>
          <w:noProof/>
        </w:rPr>
        <w:instrText xml:space="preserve"> PAGEREF _Toc328071718 \h </w:instrText>
      </w:r>
      <w:r w:rsidR="001E6BD4">
        <w:rPr>
          <w:noProof/>
        </w:rPr>
      </w:r>
      <w:r w:rsidR="001E6BD4">
        <w:rPr>
          <w:noProof/>
        </w:rPr>
        <w:fldChar w:fldCharType="separate"/>
      </w:r>
      <w:r w:rsidR="00220E04">
        <w:rPr>
          <w:noProof/>
        </w:rPr>
        <w:t>2</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w:instrText>
      </w:r>
      <w:r w:rsidR="001E6BD4">
        <w:rPr>
          <w:noProof/>
        </w:rPr>
        <w:instrText>Toc328071719</w:instrText>
      </w:r>
      <w:r>
        <w:rPr>
          <w:noProof/>
        </w:rPr>
        <w:instrText xml:space="preserve"> \h </w:instrText>
      </w:r>
      <w:ins w:id="36" w:author="xx" w:date="2012-06-21T23:43:00Z">
        <w:r w:rsidR="00220E04">
          <w:rPr>
            <w:noProof/>
          </w:rPr>
        </w:r>
      </w:ins>
      <w:r>
        <w:rPr>
          <w:noProof/>
        </w:rPr>
        <w:fldChar w:fldCharType="separate"/>
      </w:r>
      <w:ins w:id="37" w:author="xx" w:date="2012-06-21T23:43:00Z">
        <w:r w:rsidR="00220E04">
          <w:rPr>
            <w:noProof/>
          </w:rPr>
          <w:t>5</w:t>
        </w:r>
      </w:ins>
      <w:del w:id="38" w:author="xx" w:date="2012-06-21T23:43:00Z">
        <w:r w:rsidDel="00220E04">
          <w:rPr>
            <w:noProof/>
          </w:rPr>
          <w:delText>4</w:delText>
        </w:r>
      </w:del>
      <w:r>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w:instrText>
      </w:r>
      <w:r w:rsidR="001E6BD4">
        <w:rPr>
          <w:noProof/>
        </w:rPr>
        <w:instrText>Toc328071720</w:instrText>
      </w:r>
      <w:r>
        <w:rPr>
          <w:noProof/>
        </w:rPr>
        <w:instrText xml:space="preserve"> \h </w:instrText>
      </w:r>
      <w:ins w:id="39" w:author="xx" w:date="2012-06-21T23:43:00Z">
        <w:r w:rsidR="00220E04">
          <w:rPr>
            <w:noProof/>
          </w:rPr>
        </w:r>
      </w:ins>
      <w:r>
        <w:rPr>
          <w:noProof/>
        </w:rPr>
        <w:fldChar w:fldCharType="separate"/>
      </w:r>
      <w:ins w:id="40" w:author="xx" w:date="2012-06-21T23:43:00Z">
        <w:r w:rsidR="00220E04">
          <w:rPr>
            <w:noProof/>
          </w:rPr>
          <w:t>5</w:t>
        </w:r>
      </w:ins>
      <w:del w:id="41" w:author="xx" w:date="2012-06-21T23:43:00Z">
        <w:r w:rsidDel="00220E04">
          <w:rPr>
            <w:noProof/>
          </w:rPr>
          <w:delText>4</w:delText>
        </w:r>
      </w:del>
      <w:r>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w:instrText>
      </w:r>
      <w:r w:rsidR="001E6BD4">
        <w:rPr>
          <w:noProof/>
        </w:rPr>
        <w:instrText>Toc328071721</w:instrText>
      </w:r>
      <w:r>
        <w:rPr>
          <w:noProof/>
        </w:rPr>
        <w:instrText xml:space="preserve"> \h </w:instrText>
      </w:r>
      <w:ins w:id="42" w:author="xx" w:date="2012-06-21T23:43:00Z">
        <w:r w:rsidR="00220E04">
          <w:rPr>
            <w:noProof/>
          </w:rPr>
        </w:r>
      </w:ins>
      <w:r>
        <w:rPr>
          <w:noProof/>
        </w:rPr>
        <w:fldChar w:fldCharType="separate"/>
      </w:r>
      <w:ins w:id="43" w:author="xx" w:date="2012-06-21T23:43:00Z">
        <w:r w:rsidR="00220E04">
          <w:rPr>
            <w:noProof/>
          </w:rPr>
          <w:t>7</w:t>
        </w:r>
      </w:ins>
      <w:del w:id="44" w:author="xx" w:date="2012-06-21T23:43:00Z">
        <w:r w:rsidDel="00220E04">
          <w:rPr>
            <w:noProof/>
          </w:rPr>
          <w:delText>6</w:delText>
        </w:r>
      </w:del>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 (TFS)</w:t>
      </w:r>
      <w:r>
        <w:rPr>
          <w:noProof/>
        </w:rPr>
        <w:tab/>
      </w:r>
      <w:r>
        <w:rPr>
          <w:noProof/>
        </w:rPr>
        <w:fldChar w:fldCharType="begin"/>
      </w:r>
      <w:r>
        <w:rPr>
          <w:noProof/>
        </w:rPr>
        <w:instrText xml:space="preserve"> PAGEREF _</w:instrText>
      </w:r>
      <w:r w:rsidR="001E6BD4">
        <w:rPr>
          <w:noProof/>
        </w:rPr>
        <w:instrText>Toc328071722</w:instrText>
      </w:r>
      <w:r>
        <w:rPr>
          <w:noProof/>
        </w:rPr>
        <w:instrText xml:space="preserve"> \h </w:instrText>
      </w:r>
      <w:ins w:id="45" w:author="xx" w:date="2012-06-21T23:43:00Z">
        <w:r w:rsidR="00220E04">
          <w:rPr>
            <w:noProof/>
          </w:rPr>
        </w:r>
      </w:ins>
      <w:r>
        <w:rPr>
          <w:noProof/>
        </w:rPr>
        <w:fldChar w:fldCharType="separate"/>
      </w:r>
      <w:ins w:id="46" w:author="xx" w:date="2012-06-21T23:43:00Z">
        <w:r w:rsidR="00220E04">
          <w:rPr>
            <w:noProof/>
          </w:rPr>
          <w:t>7</w:t>
        </w:r>
      </w:ins>
      <w:del w:id="47" w:author="xx" w:date="2012-06-21T23:43:00Z">
        <w:r w:rsidDel="00220E04">
          <w:rPr>
            <w:noProof/>
          </w:rPr>
          <w:delText>6</w:delText>
        </w:r>
      </w:del>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w:instrText>
      </w:r>
      <w:r w:rsidR="001E6BD4">
        <w:rPr>
          <w:noProof/>
        </w:rPr>
        <w:instrText>Toc328071723</w:instrText>
      </w:r>
      <w:r>
        <w:rPr>
          <w:noProof/>
        </w:rPr>
        <w:instrText xml:space="preserve"> \h </w:instrText>
      </w:r>
      <w:ins w:id="48" w:author="xx" w:date="2012-06-21T23:43:00Z">
        <w:r w:rsidR="00220E04">
          <w:rPr>
            <w:noProof/>
          </w:rPr>
        </w:r>
      </w:ins>
      <w:r>
        <w:rPr>
          <w:noProof/>
        </w:rPr>
        <w:fldChar w:fldCharType="separate"/>
      </w:r>
      <w:ins w:id="49" w:author="xx" w:date="2012-06-21T23:43:00Z">
        <w:r w:rsidR="00220E04">
          <w:rPr>
            <w:noProof/>
          </w:rPr>
          <w:t>10</w:t>
        </w:r>
      </w:ins>
      <w:del w:id="50" w:author="xx" w:date="2012-06-21T23:43:00Z">
        <w:r w:rsidDel="00220E04">
          <w:rPr>
            <w:noProof/>
          </w:rPr>
          <w:delText>9</w:delText>
        </w:r>
      </w:del>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w:instrText>
      </w:r>
      <w:r w:rsidR="001E6BD4">
        <w:rPr>
          <w:noProof/>
        </w:rPr>
        <w:instrText>Toc328071724</w:instrText>
      </w:r>
      <w:r>
        <w:rPr>
          <w:noProof/>
        </w:rPr>
        <w:instrText xml:space="preserve"> \h </w:instrText>
      </w:r>
      <w:ins w:id="51" w:author="xx" w:date="2012-06-21T23:43:00Z">
        <w:r w:rsidR="00220E04">
          <w:rPr>
            <w:noProof/>
          </w:rPr>
        </w:r>
      </w:ins>
      <w:r>
        <w:rPr>
          <w:noProof/>
        </w:rPr>
        <w:fldChar w:fldCharType="separate"/>
      </w:r>
      <w:ins w:id="52" w:author="xx" w:date="2012-06-21T23:43:00Z">
        <w:r w:rsidR="00220E04">
          <w:rPr>
            <w:noProof/>
          </w:rPr>
          <w:t>11</w:t>
        </w:r>
      </w:ins>
      <w:del w:id="53" w:author="xx" w:date="2012-06-21T23:43:00Z">
        <w:r w:rsidDel="00220E04">
          <w:rPr>
            <w:noProof/>
          </w:rPr>
          <w:delText>10</w:delText>
        </w:r>
      </w:del>
      <w:r>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w:instrText>
      </w:r>
      <w:r w:rsidR="001E6BD4">
        <w:rPr>
          <w:noProof/>
        </w:rPr>
        <w:instrText>Toc328071725</w:instrText>
      </w:r>
      <w:r>
        <w:rPr>
          <w:noProof/>
        </w:rPr>
        <w:instrText xml:space="preserve"> \h </w:instrText>
      </w:r>
      <w:ins w:id="54" w:author="xx" w:date="2012-06-21T23:43:00Z">
        <w:r w:rsidR="00220E04">
          <w:rPr>
            <w:noProof/>
          </w:rPr>
        </w:r>
      </w:ins>
      <w:r>
        <w:rPr>
          <w:noProof/>
        </w:rPr>
        <w:fldChar w:fldCharType="separate"/>
      </w:r>
      <w:ins w:id="55" w:author="xx" w:date="2012-06-21T23:43:00Z">
        <w:r w:rsidR="00220E04">
          <w:rPr>
            <w:noProof/>
          </w:rPr>
          <w:t>13</w:t>
        </w:r>
      </w:ins>
      <w:del w:id="56" w:author="xx" w:date="2012-06-21T23:43:00Z">
        <w:r w:rsidDel="00220E04">
          <w:rPr>
            <w:noProof/>
          </w:rPr>
          <w:delText>12</w:delText>
        </w:r>
      </w:del>
      <w:r>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w:instrText>
      </w:r>
      <w:r w:rsidR="001E6BD4">
        <w:rPr>
          <w:noProof/>
        </w:rPr>
        <w:instrText>Toc328071726</w:instrText>
      </w:r>
      <w:r>
        <w:rPr>
          <w:noProof/>
        </w:rPr>
        <w:instrText xml:space="preserve"> \h </w:instrText>
      </w:r>
      <w:ins w:id="57" w:author="xx" w:date="2012-06-21T23:43:00Z">
        <w:r w:rsidR="00220E04">
          <w:rPr>
            <w:noProof/>
          </w:rPr>
        </w:r>
      </w:ins>
      <w:r>
        <w:rPr>
          <w:noProof/>
        </w:rPr>
        <w:fldChar w:fldCharType="separate"/>
      </w:r>
      <w:ins w:id="58" w:author="xx" w:date="2012-06-21T23:43:00Z">
        <w:r w:rsidR="00220E04">
          <w:rPr>
            <w:noProof/>
          </w:rPr>
          <w:t>13</w:t>
        </w:r>
      </w:ins>
      <w:del w:id="59" w:author="xx" w:date="2012-06-21T23:43:00Z">
        <w:r w:rsidDel="00220E04">
          <w:rPr>
            <w:noProof/>
          </w:rPr>
          <w:delText>12</w:delText>
        </w:r>
      </w:del>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Tạo process template</w:t>
      </w:r>
      <w:r>
        <w:rPr>
          <w:noProof/>
        </w:rPr>
        <w:tab/>
      </w:r>
      <w:r>
        <w:rPr>
          <w:noProof/>
        </w:rPr>
        <w:fldChar w:fldCharType="begin"/>
      </w:r>
      <w:r>
        <w:rPr>
          <w:noProof/>
        </w:rPr>
        <w:instrText xml:space="preserve"> PAGEREF _</w:instrText>
      </w:r>
      <w:r w:rsidR="001E6BD4">
        <w:rPr>
          <w:noProof/>
        </w:rPr>
        <w:instrText>Toc328071727</w:instrText>
      </w:r>
      <w:r>
        <w:rPr>
          <w:noProof/>
        </w:rPr>
        <w:instrText xml:space="preserve"> \h </w:instrText>
      </w:r>
      <w:ins w:id="60" w:author="xx" w:date="2012-06-21T23:43:00Z">
        <w:r w:rsidR="00220E04">
          <w:rPr>
            <w:noProof/>
          </w:rPr>
        </w:r>
      </w:ins>
      <w:r>
        <w:rPr>
          <w:noProof/>
        </w:rPr>
        <w:fldChar w:fldCharType="separate"/>
      </w:r>
      <w:ins w:id="61" w:author="xx" w:date="2012-06-21T23:43:00Z">
        <w:r w:rsidR="00220E04">
          <w:rPr>
            <w:noProof/>
          </w:rPr>
          <w:t>13</w:t>
        </w:r>
      </w:ins>
      <w:del w:id="62" w:author="xx" w:date="2012-06-21T23:43:00Z">
        <w:r w:rsidDel="00220E04">
          <w:rPr>
            <w:noProof/>
          </w:rPr>
          <w:delText>12</w:delText>
        </w:r>
      </w:del>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Tạo project</w:t>
      </w:r>
      <w:r>
        <w:rPr>
          <w:noProof/>
        </w:rPr>
        <w:tab/>
      </w:r>
      <w:r>
        <w:rPr>
          <w:noProof/>
        </w:rPr>
        <w:fldChar w:fldCharType="begin"/>
      </w:r>
      <w:r>
        <w:rPr>
          <w:noProof/>
        </w:rPr>
        <w:instrText xml:space="preserve"> PAGEREF _</w:instrText>
      </w:r>
      <w:r w:rsidR="001E6BD4">
        <w:rPr>
          <w:noProof/>
        </w:rPr>
        <w:instrText>Toc328071728</w:instrText>
      </w:r>
      <w:r>
        <w:rPr>
          <w:noProof/>
        </w:rPr>
        <w:instrText xml:space="preserve"> \h </w:instrText>
      </w:r>
      <w:ins w:id="63" w:author="xx" w:date="2012-06-21T23:43:00Z">
        <w:r w:rsidR="00220E04">
          <w:rPr>
            <w:noProof/>
          </w:rPr>
        </w:r>
      </w:ins>
      <w:r>
        <w:rPr>
          <w:noProof/>
        </w:rPr>
        <w:fldChar w:fldCharType="separate"/>
      </w:r>
      <w:ins w:id="64" w:author="xx" w:date="2012-06-21T23:43:00Z">
        <w:r w:rsidR="00220E04">
          <w:rPr>
            <w:noProof/>
          </w:rPr>
          <w:t>13</w:t>
        </w:r>
      </w:ins>
      <w:del w:id="65" w:author="xx" w:date="2012-06-21T23:43:00Z">
        <w:r w:rsidDel="00220E04">
          <w:rPr>
            <w:noProof/>
          </w:rPr>
          <w:delText>12</w:delText>
        </w:r>
      </w:del>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Tạo Study Class</w:t>
      </w:r>
      <w:r>
        <w:rPr>
          <w:noProof/>
        </w:rPr>
        <w:tab/>
      </w:r>
      <w:r>
        <w:rPr>
          <w:noProof/>
        </w:rPr>
        <w:fldChar w:fldCharType="begin"/>
      </w:r>
      <w:r>
        <w:rPr>
          <w:noProof/>
        </w:rPr>
        <w:instrText xml:space="preserve"> PAGEREF _</w:instrText>
      </w:r>
      <w:r w:rsidR="001E6BD4">
        <w:rPr>
          <w:noProof/>
        </w:rPr>
        <w:instrText>Toc328071729</w:instrText>
      </w:r>
      <w:r>
        <w:rPr>
          <w:noProof/>
        </w:rPr>
        <w:instrText xml:space="preserve"> \h </w:instrText>
      </w:r>
      <w:ins w:id="66" w:author="xx" w:date="2012-06-21T23:43:00Z">
        <w:r w:rsidR="00220E04">
          <w:rPr>
            <w:noProof/>
          </w:rPr>
        </w:r>
      </w:ins>
      <w:r>
        <w:rPr>
          <w:noProof/>
        </w:rPr>
        <w:fldChar w:fldCharType="separate"/>
      </w:r>
      <w:ins w:id="67" w:author="xx" w:date="2012-06-21T23:43:00Z">
        <w:r w:rsidR="00220E04">
          <w:rPr>
            <w:noProof/>
          </w:rPr>
          <w:t>13</w:t>
        </w:r>
      </w:ins>
      <w:del w:id="68" w:author="xx" w:date="2012-06-21T23:43:00Z">
        <w:r w:rsidDel="00220E04">
          <w:rPr>
            <w:noProof/>
          </w:rPr>
          <w:delText>12</w:delText>
        </w:r>
      </w:del>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4.1.4</w:t>
      </w:r>
      <w:r>
        <w:rPr>
          <w:rFonts w:asciiTheme="minorHAnsi" w:eastAsiaTheme="minorEastAsia" w:hAnsiTheme="minorHAnsi" w:cstheme="minorBidi"/>
          <w:noProof/>
          <w:sz w:val="22"/>
          <w:szCs w:val="22"/>
        </w:rPr>
        <w:tab/>
      </w:r>
      <w:r>
        <w:rPr>
          <w:noProof/>
        </w:rPr>
        <w:t>Tạo lịch cá nhân, lịch dự án</w:t>
      </w:r>
      <w:r>
        <w:rPr>
          <w:noProof/>
        </w:rPr>
        <w:tab/>
      </w:r>
      <w:r>
        <w:rPr>
          <w:noProof/>
        </w:rPr>
        <w:fldChar w:fldCharType="begin"/>
      </w:r>
      <w:r>
        <w:rPr>
          <w:noProof/>
        </w:rPr>
        <w:instrText xml:space="preserve"> PAGEREF _</w:instrText>
      </w:r>
      <w:r w:rsidR="001E6BD4">
        <w:rPr>
          <w:noProof/>
        </w:rPr>
        <w:instrText>Toc328071730</w:instrText>
      </w:r>
      <w:r>
        <w:rPr>
          <w:noProof/>
        </w:rPr>
        <w:instrText xml:space="preserve"> \h </w:instrText>
      </w:r>
      <w:ins w:id="69" w:author="xx" w:date="2012-06-21T23:43:00Z">
        <w:r w:rsidR="00220E04">
          <w:rPr>
            <w:noProof/>
          </w:rPr>
        </w:r>
      </w:ins>
      <w:r>
        <w:rPr>
          <w:noProof/>
        </w:rPr>
        <w:fldChar w:fldCharType="separate"/>
      </w:r>
      <w:ins w:id="70" w:author="xx" w:date="2012-06-21T23:43:00Z">
        <w:r w:rsidR="00220E04">
          <w:rPr>
            <w:noProof/>
          </w:rPr>
          <w:t>13</w:t>
        </w:r>
      </w:ins>
      <w:del w:id="71" w:author="xx" w:date="2012-06-21T23:43:00Z">
        <w:r w:rsidDel="00220E04">
          <w:rPr>
            <w:noProof/>
          </w:rPr>
          <w:delText>12</w:delText>
        </w:r>
      </w:del>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Quản lý tác vụ</w:t>
      </w:r>
      <w:r>
        <w:rPr>
          <w:noProof/>
        </w:rPr>
        <w:tab/>
      </w:r>
      <w:r>
        <w:rPr>
          <w:noProof/>
        </w:rPr>
        <w:fldChar w:fldCharType="begin"/>
      </w:r>
      <w:r>
        <w:rPr>
          <w:noProof/>
        </w:rPr>
        <w:instrText xml:space="preserve"> PAGEREF _</w:instrText>
      </w:r>
      <w:r w:rsidR="001E6BD4">
        <w:rPr>
          <w:noProof/>
        </w:rPr>
        <w:instrText>Toc328071731</w:instrText>
      </w:r>
      <w:r>
        <w:rPr>
          <w:noProof/>
        </w:rPr>
        <w:instrText xml:space="preserve"> \h </w:instrText>
      </w:r>
      <w:ins w:id="72" w:author="xx" w:date="2012-06-21T23:43:00Z">
        <w:r w:rsidR="00220E04">
          <w:rPr>
            <w:noProof/>
          </w:rPr>
        </w:r>
      </w:ins>
      <w:r>
        <w:rPr>
          <w:noProof/>
        </w:rPr>
        <w:fldChar w:fldCharType="separate"/>
      </w:r>
      <w:ins w:id="73" w:author="xx" w:date="2012-06-21T23:43:00Z">
        <w:r w:rsidR="00220E04">
          <w:rPr>
            <w:noProof/>
          </w:rPr>
          <w:t>14</w:t>
        </w:r>
      </w:ins>
      <w:del w:id="74" w:author="xx" w:date="2012-06-21T23:43:00Z">
        <w:r w:rsidDel="00220E04">
          <w:rPr>
            <w:noProof/>
          </w:rPr>
          <w:delText>13</w:delText>
        </w:r>
      </w:del>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4.1.5.1</w:t>
      </w:r>
      <w:r>
        <w:rPr>
          <w:rFonts w:asciiTheme="minorHAnsi" w:eastAsiaTheme="minorEastAsia" w:hAnsiTheme="minorHAnsi" w:cstheme="minorBidi"/>
          <w:noProof/>
          <w:sz w:val="22"/>
          <w:szCs w:val="22"/>
        </w:rPr>
        <w:tab/>
      </w:r>
      <w:r>
        <w:rPr>
          <w:noProof/>
        </w:rPr>
        <w:t>Thêm một tác vụ mới</w:t>
      </w:r>
      <w:r>
        <w:rPr>
          <w:noProof/>
        </w:rPr>
        <w:tab/>
      </w:r>
      <w:r>
        <w:rPr>
          <w:noProof/>
        </w:rPr>
        <w:fldChar w:fldCharType="begin"/>
      </w:r>
      <w:r>
        <w:rPr>
          <w:noProof/>
        </w:rPr>
        <w:instrText xml:space="preserve"> PAGEREF _</w:instrText>
      </w:r>
      <w:r w:rsidR="001E6BD4">
        <w:rPr>
          <w:noProof/>
        </w:rPr>
        <w:instrText>Toc328071732</w:instrText>
      </w:r>
      <w:r>
        <w:rPr>
          <w:noProof/>
        </w:rPr>
        <w:instrText xml:space="preserve"> \h </w:instrText>
      </w:r>
      <w:ins w:id="75" w:author="xx" w:date="2012-06-21T23:43:00Z">
        <w:r w:rsidR="00220E04">
          <w:rPr>
            <w:noProof/>
          </w:rPr>
        </w:r>
      </w:ins>
      <w:r>
        <w:rPr>
          <w:noProof/>
        </w:rPr>
        <w:fldChar w:fldCharType="separate"/>
      </w:r>
      <w:ins w:id="76" w:author="xx" w:date="2012-06-21T23:43:00Z">
        <w:r w:rsidR="00220E04">
          <w:rPr>
            <w:noProof/>
          </w:rPr>
          <w:t>14</w:t>
        </w:r>
      </w:ins>
      <w:del w:id="77" w:author="xx" w:date="2012-06-21T23:43:00Z">
        <w:r w:rsidDel="00220E04">
          <w:rPr>
            <w:noProof/>
          </w:rPr>
          <w:delText>13</w:delText>
        </w:r>
      </w:del>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4.1.5.2</w:t>
      </w:r>
      <w:r>
        <w:rPr>
          <w:rFonts w:asciiTheme="minorHAnsi" w:eastAsiaTheme="minorEastAsia" w:hAnsiTheme="minorHAnsi" w:cstheme="minorBidi"/>
          <w:noProof/>
          <w:sz w:val="22"/>
          <w:szCs w:val="22"/>
        </w:rPr>
        <w:tab/>
      </w:r>
      <w:r>
        <w:rPr>
          <w:noProof/>
        </w:rPr>
        <w:t>Thay đổi trạng thái của tác vụ</w:t>
      </w:r>
      <w:r>
        <w:rPr>
          <w:noProof/>
        </w:rPr>
        <w:tab/>
      </w:r>
      <w:r>
        <w:rPr>
          <w:noProof/>
        </w:rPr>
        <w:fldChar w:fldCharType="begin"/>
      </w:r>
      <w:r>
        <w:rPr>
          <w:noProof/>
        </w:rPr>
        <w:instrText xml:space="preserve"> PAGEREF _</w:instrText>
      </w:r>
      <w:r w:rsidR="001E6BD4">
        <w:rPr>
          <w:noProof/>
        </w:rPr>
        <w:instrText>Toc328071733</w:instrText>
      </w:r>
      <w:r>
        <w:rPr>
          <w:noProof/>
        </w:rPr>
        <w:instrText xml:space="preserve"> \h </w:instrText>
      </w:r>
      <w:r>
        <w:rPr>
          <w:noProof/>
        </w:rPr>
        <w:fldChar w:fldCharType="separate"/>
      </w:r>
      <w:ins w:id="78" w:author="xx" w:date="2012-06-21T23:43:00Z">
        <w:r w:rsidR="00220E04">
          <w:rPr>
            <w:b/>
            <w:bCs/>
            <w:noProof/>
          </w:rPr>
          <w:t>Error! Bookmark not defined.</w:t>
        </w:r>
      </w:ins>
      <w:del w:id="79" w:author="xx" w:date="2012-06-21T23:43:00Z">
        <w:r w:rsidDel="00220E04">
          <w:rPr>
            <w:noProof/>
          </w:rPr>
          <w:delText>13</w:delText>
        </w:r>
      </w:del>
      <w:r>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w:instrText>
      </w:r>
      <w:r w:rsidR="001E6BD4">
        <w:rPr>
          <w:noProof/>
        </w:rPr>
        <w:instrText>Toc328071734</w:instrText>
      </w:r>
      <w:r>
        <w:rPr>
          <w:noProof/>
        </w:rPr>
        <w:instrText xml:space="preserve"> \h </w:instrText>
      </w:r>
      <w:ins w:id="80" w:author="xx" w:date="2012-06-21T23:43:00Z">
        <w:r w:rsidR="00220E04">
          <w:rPr>
            <w:noProof/>
          </w:rPr>
        </w:r>
      </w:ins>
      <w:r>
        <w:rPr>
          <w:noProof/>
        </w:rPr>
        <w:fldChar w:fldCharType="separate"/>
      </w:r>
      <w:ins w:id="81" w:author="xx" w:date="2012-06-21T23:43:00Z">
        <w:r w:rsidR="00220E04">
          <w:rPr>
            <w:noProof/>
          </w:rPr>
          <w:t>14</w:t>
        </w:r>
      </w:ins>
      <w:del w:id="82" w:author="xx" w:date="2012-06-21T23:43:00Z">
        <w:r w:rsidDel="00220E04">
          <w:rPr>
            <w:noProof/>
          </w:rPr>
          <w:delText>13</w:delText>
        </w:r>
      </w:del>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w:instrText>
      </w:r>
      <w:r w:rsidR="001E6BD4">
        <w:rPr>
          <w:noProof/>
        </w:rPr>
        <w:instrText>Toc328071735</w:instrText>
      </w:r>
      <w:r>
        <w:rPr>
          <w:noProof/>
        </w:rPr>
        <w:instrText xml:space="preserve"> \h </w:instrText>
      </w:r>
      <w:ins w:id="83" w:author="xx" w:date="2012-06-21T23:43:00Z">
        <w:r w:rsidR="00220E04">
          <w:rPr>
            <w:noProof/>
          </w:rPr>
        </w:r>
      </w:ins>
      <w:r>
        <w:rPr>
          <w:noProof/>
        </w:rPr>
        <w:fldChar w:fldCharType="separate"/>
      </w:r>
      <w:ins w:id="84" w:author="xx" w:date="2012-06-21T23:43:00Z">
        <w:r w:rsidR="00220E04">
          <w:rPr>
            <w:noProof/>
          </w:rPr>
          <w:t>14</w:t>
        </w:r>
      </w:ins>
      <w:del w:id="85" w:author="xx" w:date="2012-06-21T23:43:00Z">
        <w:r w:rsidDel="00220E04">
          <w:rPr>
            <w:noProof/>
          </w:rPr>
          <w:delText>13</w:delText>
        </w:r>
      </w:del>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w:instrText>
      </w:r>
      <w:r w:rsidR="001E6BD4">
        <w:rPr>
          <w:noProof/>
        </w:rPr>
        <w:instrText>Toc328071736</w:instrText>
      </w:r>
      <w:r>
        <w:rPr>
          <w:noProof/>
        </w:rPr>
        <w:instrText xml:space="preserve"> \h </w:instrText>
      </w:r>
      <w:ins w:id="86" w:author="xx" w:date="2012-06-21T23:43:00Z">
        <w:r w:rsidR="00220E04">
          <w:rPr>
            <w:noProof/>
          </w:rPr>
        </w:r>
      </w:ins>
      <w:r>
        <w:rPr>
          <w:noProof/>
        </w:rPr>
        <w:fldChar w:fldCharType="separate"/>
      </w:r>
      <w:ins w:id="87" w:author="xx" w:date="2012-06-21T23:43:00Z">
        <w:r w:rsidR="00220E04">
          <w:rPr>
            <w:noProof/>
          </w:rPr>
          <w:t>15</w:t>
        </w:r>
      </w:ins>
      <w:del w:id="88" w:author="xx" w:date="2012-06-21T23:43:00Z">
        <w:r w:rsidDel="00220E04">
          <w:rPr>
            <w:noProof/>
          </w:rPr>
          <w:delText>13</w:delText>
        </w:r>
      </w:del>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w:instrText>
      </w:r>
      <w:r w:rsidR="001E6BD4">
        <w:rPr>
          <w:noProof/>
        </w:rPr>
        <w:instrText>Toc328071737</w:instrText>
      </w:r>
      <w:r>
        <w:rPr>
          <w:noProof/>
        </w:rPr>
        <w:instrText xml:space="preserve"> \h </w:instrText>
      </w:r>
      <w:ins w:id="89" w:author="xx" w:date="2012-06-21T23:43:00Z">
        <w:r w:rsidR="00220E04">
          <w:rPr>
            <w:noProof/>
          </w:rPr>
        </w:r>
      </w:ins>
      <w:r>
        <w:rPr>
          <w:noProof/>
        </w:rPr>
        <w:fldChar w:fldCharType="separate"/>
      </w:r>
      <w:ins w:id="90" w:author="xx" w:date="2012-06-21T23:43:00Z">
        <w:r w:rsidR="00220E04">
          <w:rPr>
            <w:noProof/>
          </w:rPr>
          <w:t>16</w:t>
        </w:r>
      </w:ins>
      <w:del w:id="91" w:author="xx" w:date="2012-06-21T23:43:00Z">
        <w:r w:rsidDel="00220E04">
          <w:rPr>
            <w:noProof/>
          </w:rPr>
          <w:delText>15</w:delText>
        </w:r>
      </w:del>
      <w:r>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Mô hình Use-Case</w:t>
      </w:r>
      <w:r>
        <w:rPr>
          <w:noProof/>
        </w:rPr>
        <w:tab/>
      </w:r>
      <w:r>
        <w:rPr>
          <w:noProof/>
        </w:rPr>
        <w:fldChar w:fldCharType="begin"/>
      </w:r>
      <w:r>
        <w:rPr>
          <w:noProof/>
        </w:rPr>
        <w:instrText xml:space="preserve"> PAGEREF _</w:instrText>
      </w:r>
      <w:r w:rsidR="001E6BD4">
        <w:rPr>
          <w:noProof/>
        </w:rPr>
        <w:instrText>Toc328071738</w:instrText>
      </w:r>
      <w:r>
        <w:rPr>
          <w:noProof/>
        </w:rPr>
        <w:instrText xml:space="preserve"> \h </w:instrText>
      </w:r>
      <w:ins w:id="92" w:author="xx" w:date="2012-06-21T23:43:00Z">
        <w:r w:rsidR="00220E04">
          <w:rPr>
            <w:noProof/>
          </w:rPr>
        </w:r>
      </w:ins>
      <w:r>
        <w:rPr>
          <w:noProof/>
        </w:rPr>
        <w:fldChar w:fldCharType="separate"/>
      </w:r>
      <w:ins w:id="93" w:author="xx" w:date="2012-06-21T23:43:00Z">
        <w:r w:rsidR="00220E04">
          <w:rPr>
            <w:noProof/>
          </w:rPr>
          <w:t>16</w:t>
        </w:r>
      </w:ins>
      <w:del w:id="94" w:author="xx" w:date="2012-06-21T23:43:00Z">
        <w:r w:rsidDel="00220E04">
          <w:rPr>
            <w:noProof/>
          </w:rPr>
          <w:delText>15</w:delText>
        </w:r>
      </w:del>
      <w:r>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Account management</w:t>
      </w:r>
      <w:r>
        <w:rPr>
          <w:noProof/>
        </w:rPr>
        <w:tab/>
      </w:r>
      <w:r w:rsidR="001E6BD4">
        <w:rPr>
          <w:noProof/>
        </w:rPr>
        <w:fldChar w:fldCharType="begin"/>
      </w:r>
      <w:r w:rsidR="001E6BD4">
        <w:rPr>
          <w:noProof/>
        </w:rPr>
        <w:instrText xml:space="preserve"> PAGEREF _Toc328071739 \h </w:instrText>
      </w:r>
      <w:r w:rsidR="001E6BD4">
        <w:rPr>
          <w:noProof/>
        </w:rPr>
      </w:r>
      <w:r w:rsidR="001E6BD4">
        <w:rPr>
          <w:noProof/>
        </w:rPr>
        <w:fldChar w:fldCharType="separate"/>
      </w:r>
      <w:r w:rsidR="00220E04">
        <w:rPr>
          <w:noProof/>
        </w:rPr>
        <w:t>17</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Project management</w:t>
      </w:r>
      <w:r>
        <w:rPr>
          <w:noProof/>
        </w:rPr>
        <w:tab/>
      </w:r>
      <w:r w:rsidR="001E6BD4">
        <w:rPr>
          <w:noProof/>
        </w:rPr>
        <w:fldChar w:fldCharType="begin"/>
      </w:r>
      <w:r w:rsidR="001E6BD4">
        <w:rPr>
          <w:noProof/>
        </w:rPr>
        <w:instrText xml:space="preserve"> PAGEREF _Toc328071740 \h </w:instrText>
      </w:r>
      <w:r w:rsidR="001E6BD4">
        <w:rPr>
          <w:noProof/>
        </w:rPr>
      </w:r>
      <w:r w:rsidR="001E6BD4">
        <w:rPr>
          <w:noProof/>
        </w:rPr>
        <w:fldChar w:fldCharType="separate"/>
      </w:r>
      <w:r w:rsidR="00220E04">
        <w:rPr>
          <w:noProof/>
        </w:rPr>
        <w:t>18</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Project activity</w:t>
      </w:r>
      <w:r>
        <w:rPr>
          <w:noProof/>
        </w:rPr>
        <w:tab/>
      </w:r>
      <w:r>
        <w:rPr>
          <w:noProof/>
        </w:rPr>
        <w:fldChar w:fldCharType="begin"/>
      </w:r>
      <w:r>
        <w:rPr>
          <w:noProof/>
        </w:rPr>
        <w:instrText xml:space="preserve"> PAGEREF _</w:instrText>
      </w:r>
      <w:r w:rsidR="001E6BD4">
        <w:rPr>
          <w:noProof/>
        </w:rPr>
        <w:instrText>Toc328071741</w:instrText>
      </w:r>
      <w:r>
        <w:rPr>
          <w:noProof/>
        </w:rPr>
        <w:instrText xml:space="preserve"> \h </w:instrText>
      </w:r>
      <w:ins w:id="95" w:author="xx" w:date="2012-06-21T23:43:00Z">
        <w:r w:rsidR="00220E04">
          <w:rPr>
            <w:noProof/>
          </w:rPr>
        </w:r>
      </w:ins>
      <w:r>
        <w:rPr>
          <w:noProof/>
        </w:rPr>
        <w:fldChar w:fldCharType="separate"/>
      </w:r>
      <w:ins w:id="96" w:author="xx" w:date="2012-06-21T23:43:00Z">
        <w:r w:rsidR="00220E04">
          <w:rPr>
            <w:noProof/>
          </w:rPr>
          <w:t>19</w:t>
        </w:r>
      </w:ins>
      <w:del w:id="97" w:author="xx" w:date="2012-06-21T23:43:00Z">
        <w:r w:rsidDel="00220E04">
          <w:rPr>
            <w:noProof/>
          </w:rPr>
          <w:delText>18</w:delText>
        </w:r>
      </w:del>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w:instrText>
      </w:r>
      <w:r w:rsidR="001E6BD4">
        <w:rPr>
          <w:noProof/>
        </w:rPr>
        <w:instrText>Toc328071742</w:instrText>
      </w:r>
      <w:r>
        <w:rPr>
          <w:noProof/>
        </w:rPr>
        <w:instrText xml:space="preserve"> \h </w:instrText>
      </w:r>
      <w:ins w:id="98" w:author="xx" w:date="2012-06-21T23:43:00Z">
        <w:r w:rsidR="00220E04">
          <w:rPr>
            <w:noProof/>
          </w:rPr>
        </w:r>
      </w:ins>
      <w:r>
        <w:rPr>
          <w:noProof/>
        </w:rPr>
        <w:fldChar w:fldCharType="separate"/>
      </w:r>
      <w:r w:rsidR="00220E04">
        <w:rPr>
          <w:noProof/>
        </w:rPr>
        <w:t>19</w:t>
      </w:r>
      <w:r>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Pr>
          <w:noProof/>
        </w:rPr>
        <w:fldChar w:fldCharType="begin"/>
      </w:r>
      <w:r>
        <w:rPr>
          <w:noProof/>
        </w:rPr>
        <w:instrText xml:space="preserve"> PAGEREF _</w:instrText>
      </w:r>
      <w:r w:rsidR="001E6BD4">
        <w:rPr>
          <w:noProof/>
        </w:rPr>
        <w:instrText>Toc328071743</w:instrText>
      </w:r>
      <w:r>
        <w:rPr>
          <w:noProof/>
        </w:rPr>
        <w:instrText xml:space="preserve"> \h </w:instrText>
      </w:r>
      <w:ins w:id="99" w:author="xx" w:date="2012-06-21T23:43:00Z">
        <w:r w:rsidR="00220E04">
          <w:rPr>
            <w:noProof/>
          </w:rPr>
        </w:r>
      </w:ins>
      <w:r>
        <w:rPr>
          <w:noProof/>
        </w:rPr>
        <w:fldChar w:fldCharType="separate"/>
      </w:r>
      <w:r w:rsidR="00220E04">
        <w:rPr>
          <w:noProof/>
        </w:rPr>
        <w:t>19</w:t>
      </w:r>
      <w:r>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Update Work Item</w:t>
      </w:r>
      <w:r>
        <w:rPr>
          <w:noProof/>
        </w:rPr>
        <w:tab/>
      </w:r>
      <w:r w:rsidR="001E6BD4">
        <w:rPr>
          <w:noProof/>
        </w:rPr>
        <w:fldChar w:fldCharType="begin"/>
      </w:r>
      <w:r w:rsidR="001E6BD4">
        <w:rPr>
          <w:noProof/>
        </w:rPr>
        <w:instrText xml:space="preserve"> PAGEREF _Toc328071744 \h </w:instrText>
      </w:r>
      <w:r w:rsidR="001E6BD4">
        <w:rPr>
          <w:noProof/>
        </w:rPr>
      </w:r>
      <w:r w:rsidR="001E6BD4">
        <w:rPr>
          <w:noProof/>
        </w:rPr>
        <w:fldChar w:fldCharType="separate"/>
      </w:r>
      <w:r w:rsidR="00220E04">
        <w:rPr>
          <w:noProof/>
        </w:rPr>
        <w:t>20</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Create account</w:t>
      </w:r>
      <w:r>
        <w:rPr>
          <w:noProof/>
        </w:rPr>
        <w:tab/>
      </w:r>
      <w:r w:rsidR="001E6BD4">
        <w:rPr>
          <w:noProof/>
        </w:rPr>
        <w:fldChar w:fldCharType="begin"/>
      </w:r>
      <w:r w:rsidR="001E6BD4">
        <w:rPr>
          <w:noProof/>
        </w:rPr>
        <w:instrText xml:space="preserve"> PAGEREF _Toc328071745 \h </w:instrText>
      </w:r>
      <w:r w:rsidR="001E6BD4">
        <w:rPr>
          <w:noProof/>
        </w:rPr>
      </w:r>
      <w:r w:rsidR="001E6BD4">
        <w:rPr>
          <w:noProof/>
        </w:rPr>
        <w:fldChar w:fldCharType="separate"/>
      </w:r>
      <w:r w:rsidR="00220E04">
        <w:rPr>
          <w:noProof/>
        </w:rPr>
        <w:t>21</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Search account</w:t>
      </w:r>
      <w:r>
        <w:rPr>
          <w:noProof/>
        </w:rPr>
        <w:tab/>
      </w:r>
      <w:r w:rsidR="001E6BD4">
        <w:rPr>
          <w:noProof/>
        </w:rPr>
        <w:fldChar w:fldCharType="begin"/>
      </w:r>
      <w:r w:rsidR="001E6BD4">
        <w:rPr>
          <w:noProof/>
        </w:rPr>
        <w:instrText xml:space="preserve"> PAGEREF _Toc328071746 \h </w:instrText>
      </w:r>
      <w:r w:rsidR="001E6BD4">
        <w:rPr>
          <w:noProof/>
        </w:rPr>
      </w:r>
      <w:r w:rsidR="001E6BD4">
        <w:rPr>
          <w:noProof/>
        </w:rPr>
        <w:fldChar w:fldCharType="separate"/>
      </w:r>
      <w:r w:rsidR="00220E04">
        <w:rPr>
          <w:noProof/>
        </w:rPr>
        <w:t>22</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Attach file</w:t>
      </w:r>
      <w:r>
        <w:rPr>
          <w:noProof/>
        </w:rPr>
        <w:tab/>
      </w:r>
      <w:r w:rsidR="001E6BD4">
        <w:rPr>
          <w:noProof/>
        </w:rPr>
        <w:fldChar w:fldCharType="begin"/>
      </w:r>
      <w:r w:rsidR="001E6BD4">
        <w:rPr>
          <w:noProof/>
        </w:rPr>
        <w:instrText xml:space="preserve"> PAGEREF _Toc328071747 \h </w:instrText>
      </w:r>
      <w:r w:rsidR="001E6BD4">
        <w:rPr>
          <w:noProof/>
        </w:rPr>
        <w:fldChar w:fldCharType="separate"/>
      </w:r>
      <w:ins w:id="100" w:author="xx" w:date="2012-06-21T23:43:00Z">
        <w:r w:rsidR="00220E04">
          <w:rPr>
            <w:b/>
            <w:bCs/>
            <w:noProof/>
          </w:rPr>
          <w:t>Error! Bookmark not defined.</w:t>
        </w:r>
      </w:ins>
      <w:del w:id="101" w:author="xx" w:date="2012-06-21T23:43:00Z">
        <w:r w:rsidR="001E6BD4" w:rsidDel="00220E04">
          <w:rPr>
            <w:noProof/>
          </w:rPr>
          <w:delText>23</w:delText>
        </w:r>
      </w:del>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Update account</w:t>
      </w:r>
      <w:r>
        <w:rPr>
          <w:noProof/>
        </w:rPr>
        <w:tab/>
      </w:r>
      <w:r w:rsidR="001E6BD4">
        <w:rPr>
          <w:noProof/>
        </w:rPr>
        <w:fldChar w:fldCharType="begin"/>
      </w:r>
      <w:r w:rsidR="001E6BD4">
        <w:rPr>
          <w:noProof/>
        </w:rPr>
        <w:instrText xml:space="preserve"> PAGEREF _Toc328071748 \h </w:instrText>
      </w:r>
      <w:r w:rsidR="001E6BD4">
        <w:rPr>
          <w:noProof/>
        </w:rPr>
      </w:r>
      <w:r w:rsidR="001E6BD4">
        <w:rPr>
          <w:noProof/>
        </w:rPr>
        <w:fldChar w:fldCharType="separate"/>
      </w:r>
      <w:r w:rsidR="00220E04">
        <w:rPr>
          <w:noProof/>
        </w:rPr>
        <w:t>23</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Delete account</w:t>
      </w:r>
      <w:r>
        <w:rPr>
          <w:noProof/>
        </w:rPr>
        <w:tab/>
      </w:r>
      <w:r w:rsidR="001E6BD4">
        <w:rPr>
          <w:noProof/>
        </w:rPr>
        <w:fldChar w:fldCharType="begin"/>
      </w:r>
      <w:r w:rsidR="001E6BD4">
        <w:rPr>
          <w:noProof/>
        </w:rPr>
        <w:instrText xml:space="preserve"> PAGEREF _Toc328071749 \h </w:instrText>
      </w:r>
      <w:r w:rsidR="001E6BD4">
        <w:rPr>
          <w:noProof/>
        </w:rPr>
      </w:r>
      <w:r w:rsidR="001E6BD4">
        <w:rPr>
          <w:noProof/>
        </w:rPr>
        <w:fldChar w:fldCharType="separate"/>
      </w:r>
      <w:ins w:id="102" w:author="xx" w:date="2012-06-21T23:43:00Z">
        <w:r w:rsidR="00220E04">
          <w:rPr>
            <w:noProof/>
          </w:rPr>
          <w:t>23</w:t>
        </w:r>
      </w:ins>
      <w:del w:id="103" w:author="xx" w:date="2012-06-21T23:43:00Z">
        <w:r w:rsidR="001E6BD4" w:rsidDel="00220E04">
          <w:rPr>
            <w:noProof/>
          </w:rPr>
          <w:delText>24</w:delText>
        </w:r>
      </w:del>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Active account</w:t>
      </w:r>
      <w:r>
        <w:rPr>
          <w:noProof/>
        </w:rPr>
        <w:tab/>
      </w:r>
      <w:r w:rsidR="001E6BD4">
        <w:rPr>
          <w:noProof/>
        </w:rPr>
        <w:fldChar w:fldCharType="begin"/>
      </w:r>
      <w:r w:rsidR="001E6BD4">
        <w:rPr>
          <w:noProof/>
        </w:rPr>
        <w:instrText xml:space="preserve"> PAGEREF _Toc328071750 \h </w:instrText>
      </w:r>
      <w:r w:rsidR="001E6BD4">
        <w:rPr>
          <w:noProof/>
        </w:rPr>
      </w:r>
      <w:r w:rsidR="001E6BD4">
        <w:rPr>
          <w:noProof/>
        </w:rPr>
        <w:fldChar w:fldCharType="separate"/>
      </w:r>
      <w:r w:rsidR="00220E04">
        <w:rPr>
          <w:noProof/>
        </w:rPr>
        <w:t>24</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lastRenderedPageBreak/>
        <w:t>Use-Case Update user’s account</w:t>
      </w:r>
      <w:r>
        <w:rPr>
          <w:noProof/>
        </w:rPr>
        <w:tab/>
      </w:r>
      <w:r w:rsidR="001E6BD4">
        <w:rPr>
          <w:noProof/>
        </w:rPr>
        <w:fldChar w:fldCharType="begin"/>
      </w:r>
      <w:r w:rsidR="001E6BD4">
        <w:rPr>
          <w:noProof/>
        </w:rPr>
        <w:instrText xml:space="preserve"> PAGEREF _Toc328071751 \h </w:instrText>
      </w:r>
      <w:r w:rsidR="001E6BD4">
        <w:rPr>
          <w:noProof/>
        </w:rPr>
      </w:r>
      <w:r w:rsidR="001E6BD4">
        <w:rPr>
          <w:noProof/>
        </w:rPr>
        <w:fldChar w:fldCharType="separate"/>
      </w:r>
      <w:r w:rsidR="00220E04">
        <w:rPr>
          <w:noProof/>
        </w:rPr>
        <w:t>25</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Create user’s event</w:t>
      </w:r>
      <w:r>
        <w:rPr>
          <w:noProof/>
        </w:rPr>
        <w:tab/>
      </w:r>
      <w:r w:rsidR="001E6BD4">
        <w:rPr>
          <w:noProof/>
        </w:rPr>
        <w:fldChar w:fldCharType="begin"/>
      </w:r>
      <w:r w:rsidR="001E6BD4">
        <w:rPr>
          <w:noProof/>
        </w:rPr>
        <w:instrText xml:space="preserve"> PAGEREF _Toc328071752 \h </w:instrText>
      </w:r>
      <w:r w:rsidR="001E6BD4">
        <w:rPr>
          <w:noProof/>
        </w:rPr>
      </w:r>
      <w:r w:rsidR="001E6BD4">
        <w:rPr>
          <w:noProof/>
        </w:rPr>
        <w:fldChar w:fldCharType="separate"/>
      </w:r>
      <w:r w:rsidR="00220E04">
        <w:rPr>
          <w:noProof/>
        </w:rPr>
        <w:t>26</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View user’s event</w:t>
      </w:r>
      <w:r>
        <w:rPr>
          <w:noProof/>
        </w:rPr>
        <w:tab/>
      </w:r>
      <w:r w:rsidR="001E6BD4">
        <w:rPr>
          <w:noProof/>
        </w:rPr>
        <w:fldChar w:fldCharType="begin"/>
      </w:r>
      <w:r w:rsidR="001E6BD4">
        <w:rPr>
          <w:noProof/>
        </w:rPr>
        <w:instrText xml:space="preserve"> PAGEREF _Toc328071753 \h </w:instrText>
      </w:r>
      <w:r w:rsidR="001E6BD4">
        <w:rPr>
          <w:noProof/>
        </w:rPr>
      </w:r>
      <w:r w:rsidR="001E6BD4">
        <w:rPr>
          <w:noProof/>
        </w:rPr>
        <w:fldChar w:fldCharType="separate"/>
      </w:r>
      <w:r w:rsidR="00220E04">
        <w:rPr>
          <w:noProof/>
        </w:rPr>
        <w:t>26</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Update user’s event</w:t>
      </w:r>
      <w:r>
        <w:rPr>
          <w:noProof/>
        </w:rPr>
        <w:tab/>
      </w:r>
      <w:r w:rsidR="001E6BD4">
        <w:rPr>
          <w:noProof/>
        </w:rPr>
        <w:fldChar w:fldCharType="begin"/>
      </w:r>
      <w:r w:rsidR="001E6BD4">
        <w:rPr>
          <w:noProof/>
        </w:rPr>
        <w:instrText xml:space="preserve"> PAGEREF _Toc328071754 \h </w:instrText>
      </w:r>
      <w:r w:rsidR="001E6BD4">
        <w:rPr>
          <w:noProof/>
        </w:rPr>
      </w:r>
      <w:r w:rsidR="001E6BD4">
        <w:rPr>
          <w:noProof/>
        </w:rPr>
        <w:fldChar w:fldCharType="separate"/>
      </w:r>
      <w:r w:rsidR="00220E04">
        <w:rPr>
          <w:noProof/>
        </w:rPr>
        <w:t>27</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View user’s project</w:t>
      </w:r>
      <w:r>
        <w:rPr>
          <w:noProof/>
        </w:rPr>
        <w:tab/>
      </w:r>
      <w:r w:rsidR="001E6BD4">
        <w:rPr>
          <w:noProof/>
        </w:rPr>
        <w:fldChar w:fldCharType="begin"/>
      </w:r>
      <w:r w:rsidR="001E6BD4">
        <w:rPr>
          <w:noProof/>
        </w:rPr>
        <w:instrText xml:space="preserve"> PAGEREF _Toc328071755 \h </w:instrText>
      </w:r>
      <w:r w:rsidR="001E6BD4">
        <w:rPr>
          <w:noProof/>
        </w:rPr>
      </w:r>
      <w:r w:rsidR="001E6BD4">
        <w:rPr>
          <w:noProof/>
        </w:rPr>
        <w:fldChar w:fldCharType="separate"/>
      </w:r>
      <w:r w:rsidR="00220E04">
        <w:rPr>
          <w:noProof/>
        </w:rPr>
        <w:t>28</w:t>
      </w:r>
      <w:r w:rsidR="001E6BD4">
        <w:rPr>
          <w:noProof/>
        </w:rPr>
        <w:fldChar w:fldCharType="end"/>
      </w:r>
    </w:p>
    <w:p w:rsidR="00E06E9E" w:rsidRDefault="00E06E9E">
      <w:pPr>
        <w:pStyle w:val="TOC5"/>
        <w:tabs>
          <w:tab w:val="right" w:leader="dot" w:pos="9111"/>
        </w:tabs>
        <w:rPr>
          <w:rFonts w:asciiTheme="minorHAnsi" w:eastAsiaTheme="minorEastAsia" w:hAnsiTheme="minorHAnsi" w:cstheme="minorBidi"/>
          <w:noProof/>
          <w:sz w:val="22"/>
          <w:szCs w:val="22"/>
        </w:rPr>
      </w:pPr>
      <w:r>
        <w:rPr>
          <w:noProof/>
        </w:rPr>
        <w:t>Use-Case View work item assign to me</w:t>
      </w:r>
      <w:r>
        <w:rPr>
          <w:noProof/>
        </w:rPr>
        <w:tab/>
      </w:r>
      <w:r w:rsidR="001E6BD4">
        <w:rPr>
          <w:noProof/>
        </w:rPr>
        <w:fldChar w:fldCharType="begin"/>
      </w:r>
      <w:r w:rsidR="001E6BD4">
        <w:rPr>
          <w:noProof/>
        </w:rPr>
        <w:instrText xml:space="preserve"> PAGEREF _Toc328071756 \h </w:instrText>
      </w:r>
      <w:r w:rsidR="001E6BD4">
        <w:rPr>
          <w:noProof/>
        </w:rPr>
      </w:r>
      <w:r w:rsidR="001E6BD4">
        <w:rPr>
          <w:noProof/>
        </w:rPr>
        <w:fldChar w:fldCharType="separate"/>
      </w:r>
      <w:ins w:id="104" w:author="xx" w:date="2012-06-21T23:43:00Z">
        <w:r w:rsidR="00220E04">
          <w:rPr>
            <w:noProof/>
          </w:rPr>
          <w:t>28</w:t>
        </w:r>
      </w:ins>
      <w:del w:id="105" w:author="xx" w:date="2012-06-21T23:43:00Z">
        <w:r w:rsidR="001E6BD4" w:rsidDel="00220E04">
          <w:rPr>
            <w:noProof/>
          </w:rPr>
          <w:delText>29</w:delText>
        </w:r>
      </w:del>
      <w:r w:rsidR="001E6BD4">
        <w:rPr>
          <w:noProof/>
        </w:rPr>
        <w:fldChar w:fldCharType="end"/>
      </w:r>
    </w:p>
    <w:p w:rsidR="001E6BD4" w:rsidRDefault="00E06E9E">
      <w:pPr>
        <w:pStyle w:val="TOC4"/>
        <w:tabs>
          <w:tab w:val="right" w:leader="dot" w:pos="9111"/>
        </w:tabs>
        <w:rPr>
          <w:rFonts w:asciiTheme="minorHAnsi" w:eastAsiaTheme="minorEastAsia" w:hAnsiTheme="minorHAnsi" w:cstheme="minorBidi"/>
          <w:noProof/>
          <w:sz w:val="22"/>
          <w:szCs w:val="22"/>
        </w:rPr>
      </w:pPr>
      <w:r w:rsidRPr="00220E04">
        <w:rPr>
          <w:lang w:val="en-CA"/>
        </w:rPr>
        <w:t>4.2.1.4</w:t>
      </w:r>
      <w:r w:rsidR="001E6BD4" w:rsidRPr="00220E04">
        <w:tab/>
      </w:r>
      <w:r w:rsidR="001E6BD4">
        <w:rPr>
          <w:noProof/>
        </w:rPr>
        <w:fldChar w:fldCharType="begin"/>
      </w:r>
      <w:r w:rsidR="001E6BD4">
        <w:rPr>
          <w:noProof/>
        </w:rPr>
        <w:instrText xml:space="preserve"> PAGEREF _Toc328071757 \h </w:instrText>
      </w:r>
      <w:r w:rsidR="001E6BD4">
        <w:rPr>
          <w:noProof/>
        </w:rPr>
      </w:r>
      <w:r w:rsidR="001E6BD4">
        <w:rPr>
          <w:noProof/>
        </w:rPr>
        <w:fldChar w:fldCharType="separate"/>
      </w:r>
      <w:r w:rsidR="00220E04">
        <w:rPr>
          <w:noProof/>
        </w:rPr>
        <w:t>29</w:t>
      </w:r>
      <w:r w:rsidR="001E6BD4">
        <w:rPr>
          <w:noProof/>
        </w:rPr>
        <w:fldChar w:fldCharType="end"/>
      </w:r>
    </w:p>
    <w:p w:rsidR="00E06E9E" w:rsidRDefault="001E6BD4">
      <w:pPr>
        <w:pStyle w:val="TOC4"/>
        <w:tabs>
          <w:tab w:val="left" w:pos="1760"/>
          <w:tab w:val="right" w:leader="dot" w:pos="9111"/>
        </w:tabs>
        <w:rPr>
          <w:rFonts w:asciiTheme="minorHAnsi" w:eastAsiaTheme="minorEastAsia" w:hAnsiTheme="minorHAnsi" w:cstheme="minorBidi"/>
          <w:noProof/>
          <w:sz w:val="22"/>
          <w:szCs w:val="22"/>
        </w:rPr>
      </w:pPr>
      <w:r w:rsidRPr="004F0A8B">
        <w:rPr>
          <w:rFonts w:cstheme="minorBidi"/>
          <w:noProof/>
        </w:rPr>
        <w:t>4.2.1.5</w:t>
      </w:r>
      <w:r w:rsidR="00E06E9E">
        <w:rPr>
          <w:rFonts w:asciiTheme="minorHAnsi" w:eastAsiaTheme="minorEastAsia" w:hAnsiTheme="minorHAnsi" w:cstheme="minorBidi"/>
          <w:noProof/>
          <w:sz w:val="22"/>
          <w:szCs w:val="22"/>
        </w:rPr>
        <w:tab/>
      </w:r>
      <w:r w:rsidR="00E06E9E" w:rsidRPr="00A73182">
        <w:rPr>
          <w:noProof/>
          <w:lang w:val="en-CA"/>
        </w:rPr>
        <w:t>Sơ đồ lớp mức phân tích</w:t>
      </w:r>
      <w:r w:rsidR="00E06E9E">
        <w:rPr>
          <w:noProof/>
        </w:rPr>
        <w:tab/>
      </w:r>
      <w:r w:rsidR="00E06E9E">
        <w:rPr>
          <w:noProof/>
        </w:rPr>
        <w:fldChar w:fldCharType="begin"/>
      </w:r>
      <w:r w:rsidR="00E06E9E">
        <w:rPr>
          <w:noProof/>
        </w:rPr>
        <w:instrText xml:space="preserve"> PAGEREF _</w:instrText>
      </w:r>
      <w:r>
        <w:rPr>
          <w:noProof/>
        </w:rPr>
        <w:instrText>Toc328071758</w:instrText>
      </w:r>
      <w:r w:rsidR="00E06E9E">
        <w:rPr>
          <w:noProof/>
        </w:rPr>
        <w:instrText xml:space="preserve"> \h </w:instrText>
      </w:r>
      <w:ins w:id="106" w:author="xx" w:date="2012-06-21T23:43:00Z">
        <w:r w:rsidR="00220E04">
          <w:rPr>
            <w:noProof/>
          </w:rPr>
        </w:r>
      </w:ins>
      <w:r w:rsidR="00E06E9E">
        <w:rPr>
          <w:noProof/>
        </w:rPr>
        <w:fldChar w:fldCharType="separate"/>
      </w:r>
      <w:r w:rsidR="00220E04">
        <w:rPr>
          <w:noProof/>
        </w:rPr>
        <w:t>29</w:t>
      </w:r>
      <w:r w:rsidR="00E06E9E">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Yêu cầu phi chức năng</w:t>
      </w:r>
      <w:r>
        <w:rPr>
          <w:noProof/>
        </w:rPr>
        <w:tab/>
      </w:r>
      <w:r w:rsidR="001E6BD4">
        <w:rPr>
          <w:noProof/>
        </w:rPr>
        <w:fldChar w:fldCharType="begin"/>
      </w:r>
      <w:r w:rsidR="001E6BD4">
        <w:rPr>
          <w:noProof/>
        </w:rPr>
        <w:instrText xml:space="preserve"> PAGEREF _Toc328071759 \h </w:instrText>
      </w:r>
      <w:r w:rsidR="001E6BD4">
        <w:rPr>
          <w:noProof/>
        </w:rPr>
      </w:r>
      <w:r w:rsidR="001E6BD4">
        <w:rPr>
          <w:noProof/>
        </w:rPr>
        <w:fldChar w:fldCharType="separate"/>
      </w:r>
      <w:r w:rsidR="00220E04">
        <w:rPr>
          <w:noProof/>
        </w:rPr>
        <w:t>31</w:t>
      </w:r>
      <w:r w:rsidR="001E6BD4">
        <w:rPr>
          <w:noProof/>
        </w:rPr>
        <w:fldChar w:fldCharType="end"/>
      </w:r>
    </w:p>
    <w:p w:rsidR="00E06E9E" w:rsidRDefault="00E06E9E">
      <w:pPr>
        <w:pStyle w:val="TOC2"/>
        <w:tabs>
          <w:tab w:val="left" w:pos="1040"/>
          <w:tab w:val="right" w:leader="dot" w:pos="9111"/>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w:instrText>
      </w:r>
      <w:r w:rsidR="001E6BD4">
        <w:rPr>
          <w:noProof/>
        </w:rPr>
        <w:instrText>Toc328071760</w:instrText>
      </w:r>
      <w:r>
        <w:rPr>
          <w:noProof/>
        </w:rPr>
        <w:instrText xml:space="preserve"> \h </w:instrText>
      </w:r>
      <w:ins w:id="107" w:author="xx" w:date="2012-06-21T23:43:00Z">
        <w:r w:rsidR="00220E04">
          <w:rPr>
            <w:noProof/>
          </w:rPr>
        </w:r>
      </w:ins>
      <w:r>
        <w:rPr>
          <w:noProof/>
        </w:rPr>
        <w:fldChar w:fldCharType="separate"/>
      </w:r>
      <w:ins w:id="108" w:author="xx" w:date="2012-06-21T23:43:00Z">
        <w:r w:rsidR="00220E04">
          <w:rPr>
            <w:noProof/>
          </w:rPr>
          <w:t>32</w:t>
        </w:r>
      </w:ins>
      <w:del w:id="109" w:author="xx" w:date="2012-06-21T23:43:00Z">
        <w:r w:rsidDel="00220E04">
          <w:rPr>
            <w:noProof/>
          </w:rPr>
          <w:delText>31</w:delText>
        </w:r>
      </w:del>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Mô hình triển khai</w:t>
      </w:r>
      <w:r>
        <w:rPr>
          <w:noProof/>
        </w:rPr>
        <w:tab/>
      </w:r>
      <w:r>
        <w:rPr>
          <w:noProof/>
        </w:rPr>
        <w:fldChar w:fldCharType="begin"/>
      </w:r>
      <w:r>
        <w:rPr>
          <w:noProof/>
        </w:rPr>
        <w:instrText xml:space="preserve"> PAGEREF _</w:instrText>
      </w:r>
      <w:r w:rsidR="001E6BD4">
        <w:rPr>
          <w:noProof/>
        </w:rPr>
        <w:instrText>Toc328071761</w:instrText>
      </w:r>
      <w:r>
        <w:rPr>
          <w:noProof/>
        </w:rPr>
        <w:instrText xml:space="preserve"> \h </w:instrText>
      </w:r>
      <w:ins w:id="110" w:author="xx" w:date="2012-06-21T23:43:00Z">
        <w:r w:rsidR="00220E04">
          <w:rPr>
            <w:noProof/>
          </w:rPr>
        </w:r>
      </w:ins>
      <w:r>
        <w:rPr>
          <w:noProof/>
        </w:rPr>
        <w:fldChar w:fldCharType="separate"/>
      </w:r>
      <w:r w:rsidR="00220E04">
        <w:rPr>
          <w:noProof/>
        </w:rPr>
        <w:t>32</w:t>
      </w:r>
      <w:r>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w:instrText>
      </w:r>
      <w:r w:rsidR="001E6BD4">
        <w:rPr>
          <w:noProof/>
        </w:rPr>
        <w:instrText>Toc328071762</w:instrText>
      </w:r>
      <w:r>
        <w:rPr>
          <w:noProof/>
        </w:rPr>
        <w:instrText xml:space="preserve"> \h </w:instrText>
      </w:r>
      <w:ins w:id="111" w:author="xx" w:date="2012-06-21T23:43:00Z">
        <w:r w:rsidR="00220E04">
          <w:rPr>
            <w:noProof/>
          </w:rPr>
        </w:r>
      </w:ins>
      <w:r>
        <w:rPr>
          <w:noProof/>
        </w:rPr>
        <w:fldChar w:fldCharType="separate"/>
      </w:r>
      <w:r w:rsidR="00220E04">
        <w:rPr>
          <w:noProof/>
        </w:rPr>
        <w:t>32</w:t>
      </w:r>
      <w:r>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4.3.2.1</w:t>
      </w:r>
      <w:r>
        <w:rPr>
          <w:rFonts w:asciiTheme="minorHAnsi" w:eastAsiaTheme="minorEastAsia" w:hAnsiTheme="minorHAnsi" w:cstheme="minorBidi"/>
          <w:noProof/>
          <w:sz w:val="22"/>
          <w:szCs w:val="22"/>
        </w:rPr>
        <w:tab/>
      </w:r>
      <w:r>
        <w:rPr>
          <w:noProof/>
        </w:rPr>
        <w:t>Các package chính trong hệ thống</w:t>
      </w:r>
      <w:r>
        <w:rPr>
          <w:noProof/>
        </w:rPr>
        <w:tab/>
      </w:r>
      <w:r w:rsidR="001E6BD4">
        <w:rPr>
          <w:noProof/>
        </w:rPr>
        <w:fldChar w:fldCharType="begin"/>
      </w:r>
      <w:r w:rsidR="001E6BD4">
        <w:rPr>
          <w:noProof/>
        </w:rPr>
        <w:instrText xml:space="preserve"> PAGEREF _Toc328071763 \h </w:instrText>
      </w:r>
      <w:r w:rsidR="001E6BD4">
        <w:rPr>
          <w:noProof/>
        </w:rPr>
      </w:r>
      <w:r w:rsidR="001E6BD4">
        <w:rPr>
          <w:noProof/>
        </w:rPr>
        <w:fldChar w:fldCharType="separate"/>
      </w:r>
      <w:r w:rsidR="00220E04">
        <w:rPr>
          <w:noProof/>
        </w:rPr>
        <w:t>35</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sidR="001E6BD4">
        <w:rPr>
          <w:noProof/>
        </w:rPr>
        <w:fldChar w:fldCharType="begin"/>
      </w:r>
      <w:r w:rsidR="001E6BD4">
        <w:rPr>
          <w:noProof/>
        </w:rPr>
        <w:instrText xml:space="preserve"> PAGEREF _Toc328071764 \h </w:instrText>
      </w:r>
      <w:r w:rsidR="001E6BD4">
        <w:rPr>
          <w:noProof/>
        </w:rPr>
      </w:r>
      <w:r w:rsidR="001E6BD4">
        <w:rPr>
          <w:noProof/>
        </w:rPr>
        <w:fldChar w:fldCharType="separate"/>
      </w:r>
      <w:r w:rsidR="00220E04">
        <w:rPr>
          <w:noProof/>
        </w:rPr>
        <w:t>35</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4.3.3.1</w:t>
      </w:r>
      <w:r>
        <w:rPr>
          <w:rFonts w:asciiTheme="minorHAnsi" w:eastAsiaTheme="minorEastAsia" w:hAnsiTheme="minorHAnsi" w:cstheme="minorBidi"/>
          <w:noProof/>
          <w:sz w:val="22"/>
          <w:szCs w:val="22"/>
        </w:rPr>
        <w:tab/>
      </w:r>
      <w:r>
        <w:rPr>
          <w:noProof/>
        </w:rPr>
        <w:t>Quản lý nhóm và dự án</w:t>
      </w:r>
      <w:r w:rsidR="001E6BD4">
        <w:rPr>
          <w:noProof/>
        </w:rPr>
        <w:t>:</w:t>
      </w:r>
      <w:r w:rsidR="001E6BD4">
        <w:rPr>
          <w:noProof/>
        </w:rPr>
        <w:tab/>
      </w:r>
      <w:r w:rsidR="001E6BD4">
        <w:rPr>
          <w:noProof/>
        </w:rPr>
        <w:fldChar w:fldCharType="begin"/>
      </w:r>
      <w:r w:rsidR="001E6BD4">
        <w:rPr>
          <w:noProof/>
        </w:rPr>
        <w:instrText xml:space="preserve"> PAGEREF _Toc328071765 \h </w:instrText>
      </w:r>
      <w:r w:rsidR="001E6BD4">
        <w:rPr>
          <w:noProof/>
        </w:rPr>
      </w:r>
      <w:r w:rsidR="001E6BD4">
        <w:rPr>
          <w:noProof/>
        </w:rPr>
        <w:fldChar w:fldCharType="separate"/>
      </w:r>
      <w:r w:rsidR="00220E04">
        <w:rPr>
          <w:noProof/>
        </w:rPr>
        <w:t>36</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sidR="001E6BD4">
        <w:rPr>
          <w:noProof/>
        </w:rPr>
        <w:fldChar w:fldCharType="begin"/>
      </w:r>
      <w:r w:rsidR="001E6BD4">
        <w:rPr>
          <w:noProof/>
        </w:rPr>
        <w:instrText xml:space="preserve"> PAGEREF _Toc328071766 \h </w:instrText>
      </w:r>
      <w:r w:rsidR="001E6BD4">
        <w:rPr>
          <w:noProof/>
        </w:rPr>
      </w:r>
      <w:r w:rsidR="001E6BD4">
        <w:rPr>
          <w:noProof/>
        </w:rPr>
        <w:fldChar w:fldCharType="separate"/>
      </w:r>
      <w:r w:rsidR="00220E04">
        <w:rPr>
          <w:noProof/>
        </w:rPr>
        <w:t>37</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4.3.3.3</w:t>
      </w:r>
      <w:r>
        <w:rPr>
          <w:rFonts w:asciiTheme="minorHAnsi" w:eastAsiaTheme="minorEastAsia" w:hAnsiTheme="minorHAnsi" w:cstheme="minorBidi"/>
          <w:noProof/>
          <w:sz w:val="22"/>
          <w:szCs w:val="22"/>
        </w:rPr>
        <w:tab/>
      </w:r>
      <w:r>
        <w:rPr>
          <w:noProof/>
        </w:rPr>
        <w:t>Quản lý lịch</w:t>
      </w:r>
      <w:r>
        <w:rPr>
          <w:noProof/>
        </w:rPr>
        <w:tab/>
      </w:r>
      <w:r w:rsidR="001E6BD4">
        <w:rPr>
          <w:noProof/>
        </w:rPr>
        <w:fldChar w:fldCharType="begin"/>
      </w:r>
      <w:r w:rsidR="001E6BD4">
        <w:rPr>
          <w:noProof/>
        </w:rPr>
        <w:instrText xml:space="preserve"> PAGEREF _Toc328071767 \h </w:instrText>
      </w:r>
      <w:r w:rsidR="001E6BD4">
        <w:rPr>
          <w:noProof/>
        </w:rPr>
      </w:r>
      <w:r w:rsidR="001E6BD4">
        <w:rPr>
          <w:noProof/>
        </w:rPr>
        <w:fldChar w:fldCharType="separate"/>
      </w:r>
      <w:r w:rsidR="00220E04">
        <w:rPr>
          <w:noProof/>
        </w:rPr>
        <w:t>40</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Cơ sở dữ liệu</w:t>
      </w:r>
      <w:r>
        <w:rPr>
          <w:noProof/>
        </w:rPr>
        <w:tab/>
      </w:r>
      <w:r w:rsidR="001E6BD4">
        <w:rPr>
          <w:noProof/>
        </w:rPr>
        <w:fldChar w:fldCharType="begin"/>
      </w:r>
      <w:r w:rsidR="001E6BD4">
        <w:rPr>
          <w:noProof/>
        </w:rPr>
        <w:instrText xml:space="preserve"> PAGEREF _Toc328071768 \h </w:instrText>
      </w:r>
      <w:r w:rsidR="001E6BD4">
        <w:rPr>
          <w:noProof/>
        </w:rPr>
      </w:r>
      <w:r w:rsidR="001E6BD4">
        <w:rPr>
          <w:noProof/>
        </w:rPr>
        <w:fldChar w:fldCharType="separate"/>
      </w:r>
      <w:r w:rsidR="00220E04">
        <w:rPr>
          <w:noProof/>
        </w:rPr>
        <w:t>40</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Cơ chế bảo mật</w:t>
      </w:r>
      <w:r>
        <w:rPr>
          <w:noProof/>
        </w:rPr>
        <w:tab/>
      </w:r>
      <w:r w:rsidR="001E6BD4">
        <w:rPr>
          <w:noProof/>
        </w:rPr>
        <w:fldChar w:fldCharType="begin"/>
      </w:r>
      <w:r w:rsidR="001E6BD4">
        <w:rPr>
          <w:noProof/>
        </w:rPr>
        <w:instrText xml:space="preserve"> PAGEREF _Toc328071769 \h </w:instrText>
      </w:r>
      <w:r w:rsidR="001E6BD4">
        <w:rPr>
          <w:noProof/>
        </w:rPr>
      </w:r>
      <w:r w:rsidR="001E6BD4">
        <w:rPr>
          <w:noProof/>
        </w:rPr>
        <w:fldChar w:fldCharType="separate"/>
      </w:r>
      <w:r w:rsidR="00220E04">
        <w:rPr>
          <w:noProof/>
        </w:rPr>
        <w:t>41</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Thiết kế giao diện</w:t>
      </w:r>
      <w:r>
        <w:rPr>
          <w:noProof/>
        </w:rPr>
        <w:tab/>
      </w:r>
      <w:r w:rsidR="001E6BD4">
        <w:rPr>
          <w:noProof/>
        </w:rPr>
        <w:fldChar w:fldCharType="begin"/>
      </w:r>
      <w:r w:rsidR="001E6BD4">
        <w:rPr>
          <w:noProof/>
        </w:rPr>
        <w:instrText xml:space="preserve"> PAGEREF _Toc328071770 \h </w:instrText>
      </w:r>
      <w:r w:rsidR="001E6BD4">
        <w:rPr>
          <w:noProof/>
        </w:rPr>
      </w:r>
      <w:r w:rsidR="001E6BD4">
        <w:rPr>
          <w:noProof/>
        </w:rPr>
        <w:fldChar w:fldCharType="separate"/>
      </w:r>
      <w:r w:rsidR="00220E04">
        <w:rPr>
          <w:noProof/>
        </w:rPr>
        <w:t>42</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4.3.6.1</w:t>
      </w:r>
      <w:r>
        <w:rPr>
          <w:rFonts w:asciiTheme="minorHAnsi" w:eastAsiaTheme="minorEastAsia" w:hAnsiTheme="minorHAnsi" w:cstheme="minorBidi"/>
          <w:noProof/>
          <w:sz w:val="22"/>
          <w:szCs w:val="22"/>
        </w:rPr>
        <w:tab/>
      </w:r>
      <w:r>
        <w:rPr>
          <w:noProof/>
        </w:rPr>
        <w:t>Cấu trúc chung của giao diện</w:t>
      </w:r>
      <w:r>
        <w:rPr>
          <w:noProof/>
        </w:rPr>
        <w:tab/>
      </w:r>
      <w:r w:rsidR="001E6BD4">
        <w:rPr>
          <w:noProof/>
        </w:rPr>
        <w:fldChar w:fldCharType="begin"/>
      </w:r>
      <w:r w:rsidR="001E6BD4">
        <w:rPr>
          <w:noProof/>
        </w:rPr>
        <w:instrText xml:space="preserve"> PAGEREF _Toc328071771 \h </w:instrText>
      </w:r>
      <w:r w:rsidR="001E6BD4">
        <w:rPr>
          <w:noProof/>
        </w:rPr>
      </w:r>
      <w:r w:rsidR="001E6BD4">
        <w:rPr>
          <w:noProof/>
        </w:rPr>
        <w:fldChar w:fldCharType="separate"/>
      </w:r>
      <w:r w:rsidR="00220E04">
        <w:rPr>
          <w:noProof/>
        </w:rPr>
        <w:t>42</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lastRenderedPageBreak/>
        <w:t>4.3.6.2</w:t>
      </w:r>
      <w:r>
        <w:rPr>
          <w:rFonts w:asciiTheme="minorHAnsi" w:eastAsiaTheme="minorEastAsia" w:hAnsiTheme="minorHAnsi" w:cstheme="minorBidi"/>
          <w:noProof/>
          <w:sz w:val="22"/>
          <w:szCs w:val="22"/>
        </w:rPr>
        <w:tab/>
      </w:r>
      <w:r>
        <w:rPr>
          <w:noProof/>
        </w:rPr>
        <w:t>Giao diện khi người dùng ở trang quản lý của quản trị</w:t>
      </w:r>
      <w:r>
        <w:rPr>
          <w:noProof/>
        </w:rPr>
        <w:tab/>
      </w:r>
      <w:r w:rsidR="001E6BD4">
        <w:rPr>
          <w:noProof/>
        </w:rPr>
        <w:fldChar w:fldCharType="begin"/>
      </w:r>
      <w:r w:rsidR="001E6BD4">
        <w:rPr>
          <w:noProof/>
        </w:rPr>
        <w:instrText xml:space="preserve"> PAGEREF _Toc328071772 \h </w:instrText>
      </w:r>
      <w:r w:rsidR="001E6BD4">
        <w:rPr>
          <w:noProof/>
        </w:rPr>
      </w:r>
      <w:r w:rsidR="001E6BD4">
        <w:rPr>
          <w:noProof/>
        </w:rPr>
        <w:fldChar w:fldCharType="separate"/>
      </w:r>
      <w:r w:rsidR="00220E04">
        <w:rPr>
          <w:noProof/>
        </w:rPr>
        <w:t>43</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sidR="001E6BD4">
        <w:rPr>
          <w:noProof/>
        </w:rPr>
        <w:fldChar w:fldCharType="begin"/>
      </w:r>
      <w:r w:rsidR="001E6BD4">
        <w:rPr>
          <w:noProof/>
        </w:rPr>
        <w:instrText xml:space="preserve"> PAGEREF _Toc328071773 \h </w:instrText>
      </w:r>
      <w:r w:rsidR="001E6BD4">
        <w:rPr>
          <w:noProof/>
        </w:rPr>
      </w:r>
      <w:r w:rsidR="001E6BD4">
        <w:rPr>
          <w:noProof/>
        </w:rPr>
        <w:fldChar w:fldCharType="separate"/>
      </w:r>
      <w:r w:rsidR="00220E04">
        <w:rPr>
          <w:noProof/>
        </w:rPr>
        <w:t>44</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sidR="001E6BD4">
        <w:rPr>
          <w:noProof/>
        </w:rPr>
        <w:fldChar w:fldCharType="begin"/>
      </w:r>
      <w:r w:rsidR="001E6BD4">
        <w:rPr>
          <w:noProof/>
        </w:rPr>
        <w:instrText xml:space="preserve"> PAGEREF _Toc328071774 \h </w:instrText>
      </w:r>
      <w:r w:rsidR="001E6BD4">
        <w:rPr>
          <w:noProof/>
        </w:rPr>
      </w:r>
      <w:r w:rsidR="001E6BD4">
        <w:rPr>
          <w:noProof/>
        </w:rPr>
        <w:fldChar w:fldCharType="separate"/>
      </w:r>
      <w:r w:rsidR="00220E04">
        <w:rPr>
          <w:noProof/>
        </w:rPr>
        <w:t>45</w:t>
      </w:r>
      <w:r w:rsidR="001E6BD4">
        <w:rPr>
          <w:noProof/>
        </w:rPr>
        <w:fldChar w:fldCharType="end"/>
      </w:r>
    </w:p>
    <w:p w:rsidR="00E06E9E" w:rsidRDefault="00E06E9E">
      <w:pPr>
        <w:pStyle w:val="TOC3"/>
        <w:tabs>
          <w:tab w:val="left" w:pos="1320"/>
          <w:tab w:val="right" w:leader="dot" w:pos="9111"/>
        </w:tabs>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Hướng dẫn sử dụng</w:t>
      </w:r>
      <w:r>
        <w:rPr>
          <w:noProof/>
        </w:rPr>
        <w:tab/>
      </w:r>
      <w:r w:rsidR="001E6BD4">
        <w:rPr>
          <w:noProof/>
        </w:rPr>
        <w:fldChar w:fldCharType="begin"/>
      </w:r>
      <w:r w:rsidR="001E6BD4">
        <w:rPr>
          <w:noProof/>
        </w:rPr>
        <w:instrText xml:space="preserve"> PAGEREF _Toc328071775 \h </w:instrText>
      </w:r>
      <w:r w:rsidR="001E6BD4">
        <w:rPr>
          <w:noProof/>
        </w:rPr>
      </w:r>
      <w:r w:rsidR="001E6BD4">
        <w:rPr>
          <w:noProof/>
        </w:rPr>
        <w:fldChar w:fldCharType="separate"/>
      </w:r>
      <w:r w:rsidR="00220E04">
        <w:rPr>
          <w:noProof/>
        </w:rPr>
        <w:t>46</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4.3.7.1</w:t>
      </w:r>
      <w:r>
        <w:rPr>
          <w:rFonts w:asciiTheme="minorHAnsi" w:eastAsiaTheme="minorEastAsia" w:hAnsiTheme="minorHAnsi" w:cstheme="minorBidi"/>
          <w:noProof/>
          <w:sz w:val="22"/>
          <w:szCs w:val="22"/>
        </w:rPr>
        <w:tab/>
      </w:r>
      <w:r>
        <w:rPr>
          <w:noProof/>
        </w:rPr>
        <w:t>Tạo process</w:t>
      </w:r>
      <w:r>
        <w:rPr>
          <w:noProof/>
        </w:rPr>
        <w:tab/>
      </w:r>
      <w:r w:rsidR="001E6BD4">
        <w:rPr>
          <w:noProof/>
        </w:rPr>
        <w:fldChar w:fldCharType="begin"/>
      </w:r>
      <w:r w:rsidR="001E6BD4">
        <w:rPr>
          <w:noProof/>
        </w:rPr>
        <w:instrText xml:space="preserve"> PAGEREF _Toc328071776 \h </w:instrText>
      </w:r>
      <w:r w:rsidR="001E6BD4">
        <w:rPr>
          <w:noProof/>
        </w:rPr>
      </w:r>
      <w:r w:rsidR="001E6BD4">
        <w:rPr>
          <w:noProof/>
        </w:rPr>
        <w:fldChar w:fldCharType="separate"/>
      </w:r>
      <w:r w:rsidR="00220E04">
        <w:rPr>
          <w:noProof/>
        </w:rPr>
        <w:t>48</w:t>
      </w:r>
      <w:r w:rsidR="001E6BD4">
        <w:rPr>
          <w:noProof/>
        </w:rPr>
        <w:fldChar w:fldCharType="end"/>
      </w:r>
    </w:p>
    <w:p w:rsidR="00E06E9E" w:rsidRDefault="00E06E9E">
      <w:pPr>
        <w:pStyle w:val="TOC4"/>
        <w:tabs>
          <w:tab w:val="left" w:pos="1760"/>
          <w:tab w:val="right" w:leader="dot" w:pos="9111"/>
        </w:tabs>
        <w:rPr>
          <w:rFonts w:asciiTheme="minorHAnsi" w:eastAsiaTheme="minorEastAsia" w:hAnsiTheme="minorHAnsi" w:cstheme="minorBidi"/>
          <w:noProof/>
          <w:sz w:val="22"/>
          <w:szCs w:val="22"/>
        </w:rPr>
      </w:pPr>
      <w:r>
        <w:rPr>
          <w:noProof/>
        </w:rPr>
        <w:t>4.3.7.2</w:t>
      </w:r>
      <w:r>
        <w:rPr>
          <w:rFonts w:asciiTheme="minorHAnsi" w:eastAsiaTheme="minorEastAsia" w:hAnsiTheme="minorHAnsi" w:cstheme="minorBidi"/>
          <w:noProof/>
          <w:sz w:val="22"/>
          <w:szCs w:val="22"/>
        </w:rPr>
        <w:tab/>
      </w:r>
      <w:r>
        <w:rPr>
          <w:noProof/>
        </w:rPr>
        <w:t>Quản lý project</w:t>
      </w:r>
      <w:r>
        <w:rPr>
          <w:noProof/>
        </w:rPr>
        <w:tab/>
      </w:r>
      <w:r w:rsidR="001E6BD4">
        <w:rPr>
          <w:noProof/>
        </w:rPr>
        <w:fldChar w:fldCharType="begin"/>
      </w:r>
      <w:r w:rsidR="001E6BD4">
        <w:rPr>
          <w:noProof/>
        </w:rPr>
        <w:instrText xml:space="preserve"> PAGEREF _Toc328071777 \h </w:instrText>
      </w:r>
      <w:r w:rsidR="001E6BD4">
        <w:rPr>
          <w:noProof/>
        </w:rPr>
      </w:r>
      <w:r w:rsidR="001E6BD4">
        <w:rPr>
          <w:noProof/>
        </w:rPr>
        <w:fldChar w:fldCharType="separate"/>
      </w:r>
      <w:r w:rsidR="00220E04">
        <w:rPr>
          <w:noProof/>
        </w:rPr>
        <w:t>49</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sidR="001E6BD4">
        <w:rPr>
          <w:noProof/>
        </w:rPr>
        <w:fldChar w:fldCharType="begin"/>
      </w:r>
      <w:r w:rsidR="001E6BD4">
        <w:rPr>
          <w:noProof/>
        </w:rPr>
        <w:instrText xml:space="preserve"> PAGEREF _Toc328071778 \h </w:instrText>
      </w:r>
      <w:r w:rsidR="001E6BD4">
        <w:rPr>
          <w:noProof/>
        </w:rPr>
      </w:r>
      <w:r w:rsidR="001E6BD4">
        <w:rPr>
          <w:noProof/>
        </w:rPr>
        <w:fldChar w:fldCharType="separate"/>
      </w:r>
      <w:r w:rsidR="00220E04">
        <w:rPr>
          <w:noProof/>
        </w:rPr>
        <w:t>53</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sidR="001E6BD4">
        <w:rPr>
          <w:noProof/>
        </w:rPr>
        <w:fldChar w:fldCharType="begin"/>
      </w:r>
      <w:r w:rsidR="001E6BD4">
        <w:rPr>
          <w:noProof/>
        </w:rPr>
        <w:instrText xml:space="preserve"> PAGEREF _Toc328071779 \h </w:instrText>
      </w:r>
      <w:r w:rsidR="001E6BD4">
        <w:rPr>
          <w:noProof/>
        </w:rPr>
      </w:r>
      <w:r w:rsidR="001E6BD4">
        <w:rPr>
          <w:noProof/>
        </w:rPr>
        <w:fldChar w:fldCharType="separate"/>
      </w:r>
      <w:r w:rsidR="00220E04">
        <w:rPr>
          <w:noProof/>
        </w:rPr>
        <w:t>54</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sidR="001E6BD4">
        <w:rPr>
          <w:noProof/>
        </w:rPr>
        <w:fldChar w:fldCharType="begin"/>
      </w:r>
      <w:r w:rsidR="001E6BD4">
        <w:rPr>
          <w:noProof/>
        </w:rPr>
        <w:instrText xml:space="preserve"> PAGEREF _Toc328071780 \h </w:instrText>
      </w:r>
      <w:r w:rsidR="001E6BD4">
        <w:rPr>
          <w:noProof/>
        </w:rPr>
      </w:r>
      <w:r w:rsidR="001E6BD4">
        <w:rPr>
          <w:noProof/>
        </w:rPr>
        <w:fldChar w:fldCharType="separate"/>
      </w:r>
      <w:r w:rsidR="00220E04">
        <w:rPr>
          <w:noProof/>
        </w:rPr>
        <w:t>55</w:t>
      </w:r>
      <w:r w:rsidR="001E6BD4">
        <w:rPr>
          <w:noProof/>
        </w:rPr>
        <w:fldChar w:fldCharType="end"/>
      </w:r>
    </w:p>
    <w:p w:rsidR="00E06E9E" w:rsidRDefault="00E06E9E">
      <w:pPr>
        <w:pStyle w:val="TOC1"/>
        <w:tabs>
          <w:tab w:val="left" w:pos="1320"/>
          <w:tab w:val="right" w:leader="dot" w:pos="9111"/>
        </w:tabs>
        <w:rPr>
          <w:rFonts w:asciiTheme="minorHAnsi" w:eastAsiaTheme="minorEastAsia" w:hAnsiTheme="minorHAnsi" w:cstheme="minorBidi"/>
          <w:noProof/>
          <w:sz w:val="22"/>
          <w:szCs w:val="22"/>
        </w:rPr>
      </w:pPr>
      <w:r>
        <w:rPr>
          <w:noProof/>
        </w:rPr>
        <w:t>Chương 8</w:t>
      </w:r>
      <w:r>
        <w:rPr>
          <w:rFonts w:asciiTheme="minorHAnsi" w:eastAsiaTheme="minorEastAsia" w:hAnsiTheme="minorHAnsi" w:cstheme="minorBidi"/>
          <w:noProof/>
          <w:sz w:val="22"/>
          <w:szCs w:val="22"/>
        </w:rPr>
        <w:tab/>
      </w:r>
      <w:r>
        <w:rPr>
          <w:noProof/>
        </w:rPr>
        <w:t>PHỤ LỤC</w:t>
      </w:r>
      <w:r>
        <w:rPr>
          <w:noProof/>
        </w:rPr>
        <w:tab/>
      </w:r>
      <w:r w:rsidR="001E6BD4">
        <w:rPr>
          <w:noProof/>
        </w:rPr>
        <w:fldChar w:fldCharType="begin"/>
      </w:r>
      <w:r w:rsidR="001E6BD4">
        <w:rPr>
          <w:noProof/>
        </w:rPr>
        <w:instrText xml:space="preserve"> PAGEREF _Toc328071781 \h </w:instrText>
      </w:r>
      <w:r w:rsidR="001E6BD4">
        <w:rPr>
          <w:noProof/>
        </w:rPr>
      </w:r>
      <w:r w:rsidR="001E6BD4">
        <w:rPr>
          <w:noProof/>
        </w:rPr>
        <w:fldChar w:fldCharType="separate"/>
      </w:r>
      <w:r w:rsidR="00220E04">
        <w:rPr>
          <w:noProof/>
        </w:rPr>
        <w:t>56</w:t>
      </w:r>
      <w:r w:rsidR="001E6BD4">
        <w:rPr>
          <w:noProof/>
        </w:rPr>
        <w:fldChar w:fldCharType="end"/>
      </w:r>
    </w:p>
    <w:p w:rsidR="00E06E9E" w:rsidRDefault="00E06E9E">
      <w:pPr>
        <w:pStyle w:val="TOC2"/>
        <w:tabs>
          <w:tab w:val="right" w:leader="dot" w:pos="9111"/>
        </w:tabs>
        <w:rPr>
          <w:rFonts w:asciiTheme="minorHAnsi" w:eastAsiaTheme="minorEastAsia" w:hAnsiTheme="minorHAnsi" w:cstheme="minorBidi"/>
          <w:noProof/>
          <w:sz w:val="22"/>
          <w:szCs w:val="22"/>
        </w:rPr>
      </w:pPr>
      <w:r>
        <w:rPr>
          <w:noProof/>
        </w:rPr>
        <w:t>Phụ lục A: Các thư viện hỗ trợ</w:t>
      </w:r>
      <w:r>
        <w:rPr>
          <w:noProof/>
        </w:rPr>
        <w:tab/>
      </w:r>
      <w:r w:rsidR="001E6BD4">
        <w:rPr>
          <w:noProof/>
        </w:rPr>
        <w:fldChar w:fldCharType="begin"/>
      </w:r>
      <w:r w:rsidR="001E6BD4">
        <w:rPr>
          <w:noProof/>
        </w:rPr>
        <w:instrText xml:space="preserve"> PAGEREF _Toc328071782 \h </w:instrText>
      </w:r>
      <w:r w:rsidR="001E6BD4">
        <w:rPr>
          <w:noProof/>
        </w:rPr>
      </w:r>
      <w:r w:rsidR="001E6BD4">
        <w:rPr>
          <w:noProof/>
        </w:rPr>
        <w:fldChar w:fldCharType="separate"/>
      </w:r>
      <w:r w:rsidR="00220E04">
        <w:rPr>
          <w:noProof/>
        </w:rPr>
        <w:t>56</w:t>
      </w:r>
      <w:r w:rsidR="001E6BD4">
        <w:rPr>
          <w:noProof/>
        </w:rPr>
        <w:fldChar w:fldCharType="end"/>
      </w:r>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112" w:name="_Toc326077636"/>
      <w:bookmarkStart w:id="113" w:name="_Toc327121391"/>
      <w:bookmarkStart w:id="114" w:name="_Toc327868562"/>
      <w:bookmarkStart w:id="115" w:name="_Toc327994059"/>
      <w:bookmarkStart w:id="116" w:name="_Toc328071715"/>
      <w:r>
        <w:lastRenderedPageBreak/>
        <w:t>DANH SÁCH CÁC BẢNG</w:t>
      </w:r>
      <w:bookmarkEnd w:id="112"/>
      <w:bookmarkEnd w:id="113"/>
      <w:bookmarkEnd w:id="114"/>
      <w:bookmarkEnd w:id="115"/>
      <w:bookmarkEnd w:id="116"/>
    </w:p>
    <w:p w:rsidR="00871FB0"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r w:rsidR="00683468">
        <w:fldChar w:fldCharType="begin"/>
      </w:r>
      <w:r w:rsidR="00683468">
        <w:instrText xml:space="preserve"> HYPERLINK \l "_Toc327868429" </w:instrText>
      </w:r>
      <w:r w:rsidR="00683468">
        <w:fldChar w:fldCharType="separate"/>
      </w:r>
      <w:r w:rsidR="00871FB0" w:rsidRPr="00D471D8">
        <w:rPr>
          <w:rStyle w:val="Hyperlink"/>
          <w:noProof/>
        </w:rPr>
        <w:t>Bảng 1 Danh sách actor</w:t>
      </w:r>
      <w:r w:rsidR="00871FB0">
        <w:rPr>
          <w:noProof/>
          <w:webHidden/>
        </w:rPr>
        <w:tab/>
      </w:r>
      <w:r w:rsidR="00871FB0">
        <w:rPr>
          <w:noProof/>
          <w:webHidden/>
        </w:rPr>
        <w:fldChar w:fldCharType="begin"/>
      </w:r>
      <w:r w:rsidR="00871FB0">
        <w:rPr>
          <w:noProof/>
          <w:webHidden/>
        </w:rPr>
        <w:instrText xml:space="preserve"> PAGEREF _Toc327868429 \h </w:instrText>
      </w:r>
      <w:r w:rsidR="00871FB0">
        <w:rPr>
          <w:noProof/>
          <w:webHidden/>
        </w:rPr>
      </w:r>
      <w:r w:rsidR="00871FB0">
        <w:rPr>
          <w:noProof/>
          <w:webHidden/>
        </w:rPr>
        <w:fldChar w:fldCharType="separate"/>
      </w:r>
      <w:ins w:id="117" w:author="xx" w:date="2012-06-21T23:43:00Z">
        <w:r w:rsidR="00220E04">
          <w:rPr>
            <w:noProof/>
            <w:webHidden/>
          </w:rPr>
          <w:t>16</w:t>
        </w:r>
      </w:ins>
      <w:del w:id="118" w:author="xx" w:date="2012-06-21T23:43:00Z">
        <w:r w:rsidR="00682A98" w:rsidDel="00220E04">
          <w:rPr>
            <w:noProof/>
            <w:webHidden/>
          </w:rPr>
          <w:delText>15</w:delText>
        </w:r>
      </w:del>
      <w:r w:rsidR="00871FB0">
        <w:rPr>
          <w:noProof/>
          <w:webHidden/>
        </w:rPr>
        <w:fldChar w:fldCharType="end"/>
      </w:r>
      <w:r w:rsidR="00683468">
        <w:rPr>
          <w:noProof/>
        </w:rPr>
        <w:fldChar w:fldCharType="end"/>
      </w:r>
    </w:p>
    <w:p w:rsidR="00871FB0" w:rsidRDefault="00683468">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"_Toc327868430" </w:instrText>
      </w:r>
      <w:r>
        <w:fldChar w:fldCharType="separate"/>
      </w:r>
      <w:r w:rsidR="00871FB0" w:rsidRPr="00D471D8">
        <w:rPr>
          <w:rStyle w:val="Hyperlink"/>
          <w:noProof/>
        </w:rPr>
        <w:t>Bảng 2 Các khối chính trong mô hình Use-Case</w:t>
      </w:r>
      <w:r w:rsidR="00871FB0">
        <w:rPr>
          <w:noProof/>
          <w:webHidden/>
        </w:rPr>
        <w:tab/>
      </w:r>
      <w:r w:rsidR="00871FB0">
        <w:rPr>
          <w:noProof/>
          <w:webHidden/>
        </w:rPr>
        <w:fldChar w:fldCharType="begin"/>
      </w:r>
      <w:r w:rsidR="00871FB0">
        <w:rPr>
          <w:noProof/>
          <w:webHidden/>
        </w:rPr>
        <w:instrText xml:space="preserve"> PAGEREF _Toc327868430 \h </w:instrText>
      </w:r>
      <w:r w:rsidR="00871FB0">
        <w:rPr>
          <w:noProof/>
          <w:webHidden/>
        </w:rPr>
        <w:fldChar w:fldCharType="separate"/>
      </w:r>
      <w:ins w:id="119" w:author="xx" w:date="2012-06-21T23:43:00Z">
        <w:r w:rsidR="00220E04">
          <w:rPr>
            <w:b/>
            <w:bCs/>
            <w:noProof/>
            <w:webHidden/>
          </w:rPr>
          <w:t>Error! Bookmark not defined.</w:t>
        </w:r>
      </w:ins>
      <w:del w:id="120" w:author="xx" w:date="2012-06-21T23:43:00Z">
        <w:r w:rsidR="00682A98" w:rsidDel="00220E04">
          <w:rPr>
            <w:noProof/>
            <w:webHidden/>
          </w:rPr>
          <w:delText>16</w:delText>
        </w:r>
      </w:del>
      <w:r w:rsidR="00871FB0">
        <w:rPr>
          <w:noProof/>
          <w:webHidden/>
        </w:rPr>
        <w:fldChar w:fldCharType="end"/>
      </w:r>
      <w:r>
        <w:rPr>
          <w:noProof/>
        </w:rPr>
        <w:fldChar w:fldCharType="end"/>
      </w:r>
    </w:p>
    <w:p w:rsidR="00871FB0" w:rsidRDefault="00683468">
      <w:pPr>
        <w:pStyle w:val="TableofFigures"/>
        <w:tabs>
          <w:tab w:val="right" w:leader="dot" w:pos="9111"/>
        </w:tabs>
        <w:rPr>
          <w:rFonts w:asciiTheme="minorHAnsi" w:eastAsiaTheme="minorEastAsia" w:hAnsiTheme="minorHAnsi" w:cstheme="minorBidi"/>
          <w:noProof/>
          <w:sz w:val="22"/>
          <w:szCs w:val="22"/>
        </w:rPr>
      </w:pPr>
      <w:hyperlink w:anchor="_Toc327868431" w:history="1">
        <w:r w:rsidR="00871FB0" w:rsidRPr="00D471D8">
          <w:rPr>
            <w:rStyle w:val="Hyperlink"/>
            <w:noProof/>
          </w:rPr>
          <w:t>Bảng 3 Các lớp đối tượng</w:t>
        </w:r>
        <w:r w:rsidR="00871FB0">
          <w:rPr>
            <w:noProof/>
            <w:webHidden/>
          </w:rPr>
          <w:tab/>
        </w:r>
        <w:r w:rsidR="00871FB0">
          <w:rPr>
            <w:noProof/>
            <w:webHidden/>
          </w:rPr>
          <w:fldChar w:fldCharType="begin"/>
        </w:r>
        <w:r w:rsidR="00871FB0">
          <w:rPr>
            <w:noProof/>
            <w:webHidden/>
          </w:rPr>
          <w:instrText xml:space="preserve"> PAGEREF _Toc327868431 \h </w:instrText>
        </w:r>
        <w:r w:rsidR="00871FB0">
          <w:rPr>
            <w:noProof/>
            <w:webHidden/>
          </w:rPr>
        </w:r>
        <w:r w:rsidR="00871FB0">
          <w:rPr>
            <w:noProof/>
            <w:webHidden/>
          </w:rPr>
          <w:fldChar w:fldCharType="separate"/>
        </w:r>
        <w:r w:rsidR="00220E04">
          <w:rPr>
            <w:noProof/>
            <w:webHidden/>
          </w:rPr>
          <w:t>31</w:t>
        </w:r>
        <w:r w:rsidR="00871FB0">
          <w:rPr>
            <w:noProof/>
            <w:webHidden/>
          </w:rPr>
          <w:fldChar w:fldCharType="end"/>
        </w:r>
      </w:hyperlink>
    </w:p>
    <w:p w:rsidR="005718C7" w:rsidRDefault="0023739E" w:rsidP="003C7CC9">
      <w:pPr>
        <w:jc w:val="both"/>
      </w:pPr>
      <w:r>
        <w:fldChar w:fldCharType="end"/>
      </w:r>
      <w:r w:rsidR="005718C7">
        <w:br w:type="page"/>
      </w:r>
    </w:p>
    <w:p w:rsidR="00361527" w:rsidRDefault="005718C7" w:rsidP="00A82DBF">
      <w:pPr>
        <w:pStyle w:val="Title"/>
      </w:pPr>
      <w:bookmarkStart w:id="121" w:name="_Toc326077637"/>
      <w:bookmarkStart w:id="122" w:name="_Toc327121392"/>
      <w:bookmarkStart w:id="123" w:name="_Toc327868563"/>
      <w:bookmarkStart w:id="124" w:name="_Toc327994060"/>
      <w:bookmarkStart w:id="125" w:name="_Toc328071716"/>
      <w:r>
        <w:lastRenderedPageBreak/>
        <w:t xml:space="preserve">DANH SÁCH </w:t>
      </w:r>
      <w:r w:rsidRPr="007746F5">
        <w:t>CÁC</w:t>
      </w:r>
      <w:r>
        <w:t xml:space="preserve"> HÌNH VẼ</w:t>
      </w:r>
      <w:bookmarkEnd w:id="121"/>
      <w:bookmarkEnd w:id="122"/>
      <w:bookmarkEnd w:id="123"/>
      <w:bookmarkEnd w:id="124"/>
      <w:bookmarkEnd w:id="125"/>
    </w:p>
    <w:p w:rsidR="0022519D"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8073196" w:history="1">
        <w:r w:rsidR="0022519D" w:rsidRPr="006332EF">
          <w:rPr>
            <w:rStyle w:val="Hyperlink"/>
            <w:noProof/>
          </w:rPr>
          <w:t>Hình 1 Team Foundation Server Proccess</w:t>
        </w:r>
        <w:r w:rsidR="0022519D">
          <w:rPr>
            <w:noProof/>
            <w:webHidden/>
          </w:rPr>
          <w:tab/>
        </w:r>
        <w:r w:rsidR="0022519D">
          <w:rPr>
            <w:noProof/>
            <w:webHidden/>
          </w:rPr>
          <w:fldChar w:fldCharType="begin"/>
        </w:r>
        <w:r w:rsidR="0022519D">
          <w:rPr>
            <w:noProof/>
            <w:webHidden/>
          </w:rPr>
          <w:instrText xml:space="preserve"> PAGEREF _Toc328073196 \h </w:instrText>
        </w:r>
        <w:r w:rsidR="0022519D">
          <w:rPr>
            <w:noProof/>
            <w:webHidden/>
          </w:rPr>
        </w:r>
        <w:r w:rsidR="0022519D">
          <w:rPr>
            <w:noProof/>
            <w:webHidden/>
          </w:rPr>
          <w:fldChar w:fldCharType="separate"/>
        </w:r>
        <w:r w:rsidR="00220E04">
          <w:rPr>
            <w:noProof/>
            <w:webHidden/>
          </w:rPr>
          <w:t>7</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197" w:history="1">
        <w:r w:rsidR="0022519D" w:rsidRPr="006332EF">
          <w:rPr>
            <w:rStyle w:val="Hyperlink"/>
            <w:noProof/>
          </w:rPr>
          <w:t>Hình 2 CMMI</w:t>
        </w:r>
        <w:r w:rsidR="0022519D">
          <w:rPr>
            <w:noProof/>
            <w:webHidden/>
          </w:rPr>
          <w:tab/>
        </w:r>
        <w:r w:rsidR="0022519D">
          <w:rPr>
            <w:noProof/>
            <w:webHidden/>
          </w:rPr>
          <w:fldChar w:fldCharType="begin"/>
        </w:r>
        <w:r w:rsidR="0022519D">
          <w:rPr>
            <w:noProof/>
            <w:webHidden/>
          </w:rPr>
          <w:instrText xml:space="preserve"> PAGEREF _Toc328073197 \h </w:instrText>
        </w:r>
        <w:r w:rsidR="0022519D">
          <w:rPr>
            <w:noProof/>
            <w:webHidden/>
          </w:rPr>
        </w:r>
        <w:r w:rsidR="0022519D">
          <w:rPr>
            <w:noProof/>
            <w:webHidden/>
          </w:rPr>
          <w:fldChar w:fldCharType="separate"/>
        </w:r>
        <w:r w:rsidR="00220E04">
          <w:rPr>
            <w:noProof/>
            <w:webHidden/>
          </w:rPr>
          <w:t>8</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198" w:history="1">
        <w:r w:rsidR="0022519D" w:rsidRPr="006332EF">
          <w:rPr>
            <w:rStyle w:val="Hyperlink"/>
            <w:noProof/>
          </w:rPr>
          <w:t>Hình 3 Agile</w:t>
        </w:r>
        <w:r w:rsidR="0022519D">
          <w:rPr>
            <w:noProof/>
            <w:webHidden/>
          </w:rPr>
          <w:tab/>
        </w:r>
        <w:r w:rsidR="0022519D">
          <w:rPr>
            <w:noProof/>
            <w:webHidden/>
          </w:rPr>
          <w:fldChar w:fldCharType="begin"/>
        </w:r>
        <w:r w:rsidR="0022519D">
          <w:rPr>
            <w:noProof/>
            <w:webHidden/>
          </w:rPr>
          <w:instrText xml:space="preserve"> PAGEREF _Toc328073198 \h </w:instrText>
        </w:r>
        <w:r w:rsidR="0022519D">
          <w:rPr>
            <w:noProof/>
            <w:webHidden/>
          </w:rPr>
        </w:r>
        <w:r w:rsidR="0022519D">
          <w:rPr>
            <w:noProof/>
            <w:webHidden/>
          </w:rPr>
          <w:fldChar w:fldCharType="separate"/>
        </w:r>
        <w:r w:rsidR="00220E04">
          <w:rPr>
            <w:noProof/>
            <w:webHidden/>
          </w:rPr>
          <w:t>9</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199" w:history="1">
        <w:r w:rsidR="0022519D" w:rsidRPr="006332EF">
          <w:rPr>
            <w:rStyle w:val="Hyperlink"/>
            <w:noProof/>
          </w:rPr>
          <w:t>Hình 4 Danh sách actor</w:t>
        </w:r>
        <w:r w:rsidR="0022519D">
          <w:rPr>
            <w:noProof/>
            <w:webHidden/>
          </w:rPr>
          <w:tab/>
        </w:r>
        <w:r w:rsidR="0022519D">
          <w:rPr>
            <w:noProof/>
            <w:webHidden/>
          </w:rPr>
          <w:fldChar w:fldCharType="begin"/>
        </w:r>
        <w:r w:rsidR="0022519D">
          <w:rPr>
            <w:noProof/>
            <w:webHidden/>
          </w:rPr>
          <w:instrText xml:space="preserve"> PAGEREF _Toc328073199 \h </w:instrText>
        </w:r>
        <w:r w:rsidR="0022519D">
          <w:rPr>
            <w:noProof/>
            <w:webHidden/>
          </w:rPr>
        </w:r>
        <w:r w:rsidR="0022519D">
          <w:rPr>
            <w:noProof/>
            <w:webHidden/>
          </w:rPr>
          <w:fldChar w:fldCharType="separate"/>
        </w:r>
        <w:r w:rsidR="00220E04">
          <w:rPr>
            <w:noProof/>
            <w:webHidden/>
          </w:rPr>
          <w:t>15</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"_Toc328073200" </w:instrText>
      </w:r>
      <w:r>
        <w:fldChar w:fldCharType="separate"/>
      </w:r>
      <w:r w:rsidR="0022519D" w:rsidRPr="006332EF">
        <w:rPr>
          <w:rStyle w:val="Hyperlink"/>
          <w:noProof/>
        </w:rPr>
        <w:t>Hình 6 Use-Case Account Management</w:t>
      </w:r>
      <w:r w:rsidR="0022519D">
        <w:rPr>
          <w:noProof/>
          <w:webHidden/>
        </w:rPr>
        <w:tab/>
      </w:r>
      <w:r w:rsidR="0022519D">
        <w:rPr>
          <w:noProof/>
          <w:webHidden/>
        </w:rPr>
        <w:fldChar w:fldCharType="begin"/>
      </w:r>
      <w:r w:rsidR="0022519D">
        <w:rPr>
          <w:noProof/>
          <w:webHidden/>
        </w:rPr>
        <w:instrText xml:space="preserve"> PAGEREF _Toc328073200 \h </w:instrText>
      </w:r>
      <w:r w:rsidR="0022519D">
        <w:rPr>
          <w:noProof/>
          <w:webHidden/>
        </w:rPr>
        <w:fldChar w:fldCharType="separate"/>
      </w:r>
      <w:ins w:id="126" w:author="xx" w:date="2012-06-21T23:43:00Z">
        <w:r w:rsidR="00220E04">
          <w:rPr>
            <w:b/>
            <w:bCs/>
            <w:noProof/>
            <w:webHidden/>
          </w:rPr>
          <w:t>Error! Bookmark not defined.</w:t>
        </w:r>
      </w:ins>
      <w:del w:id="127" w:author="xx" w:date="2012-06-21T23:43:00Z">
        <w:r w:rsidR="0022519D" w:rsidDel="00220E04">
          <w:rPr>
            <w:noProof/>
            <w:webHidden/>
          </w:rPr>
          <w:delText>17</w:delText>
        </w:r>
      </w:del>
      <w:r w:rsidR="0022519D">
        <w:rPr>
          <w:noProof/>
          <w:webHidden/>
        </w:rPr>
        <w:fldChar w:fldCharType="end"/>
      </w:r>
      <w:r>
        <w:rPr>
          <w:noProof/>
        </w:rPr>
        <w:fldChar w:fldCharType="end"/>
      </w:r>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201" w:history="1">
        <w:r w:rsidR="0022519D" w:rsidRPr="006332EF">
          <w:rPr>
            <w:rStyle w:val="Hyperlink"/>
            <w:noProof/>
          </w:rPr>
          <w:t>Hình 7 Use-Case Project management</w:t>
        </w:r>
        <w:r w:rsidR="0022519D">
          <w:rPr>
            <w:noProof/>
            <w:webHidden/>
          </w:rPr>
          <w:tab/>
        </w:r>
        <w:r w:rsidR="0022519D">
          <w:rPr>
            <w:noProof/>
            <w:webHidden/>
          </w:rPr>
          <w:fldChar w:fldCharType="begin"/>
        </w:r>
        <w:r w:rsidR="0022519D">
          <w:rPr>
            <w:noProof/>
            <w:webHidden/>
          </w:rPr>
          <w:instrText xml:space="preserve"> PAGEREF _Toc328073201 \h </w:instrText>
        </w:r>
        <w:r w:rsidR="0022519D">
          <w:rPr>
            <w:noProof/>
            <w:webHidden/>
          </w:rPr>
        </w:r>
        <w:r w:rsidR="0022519D">
          <w:rPr>
            <w:noProof/>
            <w:webHidden/>
          </w:rPr>
          <w:fldChar w:fldCharType="separate"/>
        </w:r>
        <w:r w:rsidR="00220E04">
          <w:rPr>
            <w:noProof/>
            <w:webHidden/>
          </w:rPr>
          <w:t>18</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202" w:history="1">
        <w:r w:rsidR="0022519D" w:rsidRPr="006332EF">
          <w:rPr>
            <w:rStyle w:val="Hyperlink"/>
            <w:noProof/>
          </w:rPr>
          <w:t>Hình 8 Use-Case Project activity</w:t>
        </w:r>
        <w:r w:rsidR="0022519D">
          <w:rPr>
            <w:noProof/>
            <w:webHidden/>
          </w:rPr>
          <w:tab/>
        </w:r>
        <w:r w:rsidR="0022519D">
          <w:rPr>
            <w:noProof/>
            <w:webHidden/>
          </w:rPr>
          <w:fldChar w:fldCharType="begin"/>
        </w:r>
        <w:r w:rsidR="0022519D">
          <w:rPr>
            <w:noProof/>
            <w:webHidden/>
          </w:rPr>
          <w:instrText xml:space="preserve"> PAGEREF _Toc328073202 \h </w:instrText>
        </w:r>
        <w:r w:rsidR="0022519D">
          <w:rPr>
            <w:noProof/>
            <w:webHidden/>
          </w:rPr>
        </w:r>
        <w:r w:rsidR="0022519D">
          <w:rPr>
            <w:noProof/>
            <w:webHidden/>
          </w:rPr>
          <w:fldChar w:fldCharType="separate"/>
        </w:r>
        <w:r w:rsidR="00220E04">
          <w:rPr>
            <w:noProof/>
            <w:webHidden/>
          </w:rPr>
          <w:t>19</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203" w:history="1">
        <w:r w:rsidR="0022519D" w:rsidRPr="006332EF">
          <w:rPr>
            <w:rStyle w:val="Hyperlink"/>
            <w:noProof/>
          </w:rPr>
          <w:t>Hình 9 Sơ đồ lớp mức phân tích</w:t>
        </w:r>
        <w:r w:rsidR="0022519D">
          <w:rPr>
            <w:noProof/>
            <w:webHidden/>
          </w:rPr>
          <w:tab/>
        </w:r>
        <w:r w:rsidR="0022519D">
          <w:rPr>
            <w:noProof/>
            <w:webHidden/>
          </w:rPr>
          <w:fldChar w:fldCharType="begin"/>
        </w:r>
        <w:r w:rsidR="0022519D">
          <w:rPr>
            <w:noProof/>
            <w:webHidden/>
          </w:rPr>
          <w:instrText xml:space="preserve"> PAGEREF _Toc328073203 \h </w:instrText>
        </w:r>
        <w:r w:rsidR="0022519D">
          <w:rPr>
            <w:noProof/>
            <w:webHidden/>
          </w:rPr>
        </w:r>
        <w:r w:rsidR="0022519D">
          <w:rPr>
            <w:noProof/>
            <w:webHidden/>
          </w:rPr>
          <w:fldChar w:fldCharType="separate"/>
        </w:r>
        <w:r w:rsidR="00220E04">
          <w:rPr>
            <w:noProof/>
            <w:webHidden/>
          </w:rPr>
          <w:t>30</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204" w:history="1">
        <w:r w:rsidR="0022519D" w:rsidRPr="006332EF">
          <w:rPr>
            <w:rStyle w:val="Hyperlink"/>
            <w:noProof/>
          </w:rPr>
          <w:t>Hình 10 Mô hình triển khai</w:t>
        </w:r>
        <w:r w:rsidR="0022519D">
          <w:rPr>
            <w:noProof/>
            <w:webHidden/>
          </w:rPr>
          <w:tab/>
        </w:r>
        <w:r w:rsidR="0022519D">
          <w:rPr>
            <w:noProof/>
            <w:webHidden/>
          </w:rPr>
          <w:fldChar w:fldCharType="begin"/>
        </w:r>
        <w:r w:rsidR="0022519D">
          <w:rPr>
            <w:noProof/>
            <w:webHidden/>
          </w:rPr>
          <w:instrText xml:space="preserve"> PAGEREF _Toc328073204 \h </w:instrText>
        </w:r>
        <w:r w:rsidR="0022519D">
          <w:rPr>
            <w:noProof/>
            <w:webHidden/>
          </w:rPr>
        </w:r>
        <w:r w:rsidR="0022519D">
          <w:rPr>
            <w:noProof/>
            <w:webHidden/>
          </w:rPr>
          <w:fldChar w:fldCharType="separate"/>
        </w:r>
        <w:r w:rsidR="00220E04">
          <w:rPr>
            <w:noProof/>
            <w:webHidden/>
          </w:rPr>
          <w:t>32</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205" w:history="1">
        <w:r w:rsidR="0022519D" w:rsidRPr="006332EF">
          <w:rPr>
            <w:rStyle w:val="Hyperlink"/>
            <w:noProof/>
          </w:rPr>
          <w:t>Hình 11 Kiến trúc tổng quan</w:t>
        </w:r>
        <w:r w:rsidR="0022519D">
          <w:rPr>
            <w:noProof/>
            <w:webHidden/>
          </w:rPr>
          <w:tab/>
        </w:r>
        <w:r w:rsidR="0022519D">
          <w:rPr>
            <w:noProof/>
            <w:webHidden/>
          </w:rPr>
          <w:fldChar w:fldCharType="begin"/>
        </w:r>
        <w:r w:rsidR="0022519D">
          <w:rPr>
            <w:noProof/>
            <w:webHidden/>
          </w:rPr>
          <w:instrText xml:space="preserve"> PAGEREF _Toc328073205 \h </w:instrText>
        </w:r>
        <w:r w:rsidR="0022519D">
          <w:rPr>
            <w:noProof/>
            <w:webHidden/>
          </w:rPr>
        </w:r>
        <w:r w:rsidR="0022519D">
          <w:rPr>
            <w:noProof/>
            <w:webHidden/>
          </w:rPr>
          <w:fldChar w:fldCharType="separate"/>
        </w:r>
        <w:r w:rsidR="00220E04">
          <w:rPr>
            <w:noProof/>
            <w:webHidden/>
          </w:rPr>
          <w:t>33</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206" w:history="1">
        <w:r w:rsidR="0022519D" w:rsidRPr="006332EF">
          <w:rPr>
            <w:rStyle w:val="Hyperlink"/>
            <w:noProof/>
          </w:rPr>
          <w:t>Hình 12 Mô hình MVC</w:t>
        </w:r>
        <w:r w:rsidR="0022519D">
          <w:rPr>
            <w:noProof/>
            <w:webHidden/>
          </w:rPr>
          <w:tab/>
        </w:r>
        <w:r w:rsidR="0022519D">
          <w:rPr>
            <w:noProof/>
            <w:webHidden/>
          </w:rPr>
          <w:fldChar w:fldCharType="begin"/>
        </w:r>
        <w:r w:rsidR="0022519D">
          <w:rPr>
            <w:noProof/>
            <w:webHidden/>
          </w:rPr>
          <w:instrText xml:space="preserve"> PAGEREF _Toc328073206 \h </w:instrText>
        </w:r>
        <w:r w:rsidR="0022519D">
          <w:rPr>
            <w:noProof/>
            <w:webHidden/>
          </w:rPr>
        </w:r>
        <w:r w:rsidR="0022519D">
          <w:rPr>
            <w:noProof/>
            <w:webHidden/>
          </w:rPr>
          <w:fldChar w:fldCharType="separate"/>
        </w:r>
        <w:r w:rsidR="00220E04">
          <w:rPr>
            <w:noProof/>
            <w:webHidden/>
          </w:rPr>
          <w:t>34</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207" w:history="1">
        <w:r w:rsidR="0022519D" w:rsidRPr="006332EF">
          <w:rPr>
            <w:rStyle w:val="Hyperlink"/>
            <w:noProof/>
          </w:rPr>
          <w:t>Hình 13 Data Mapper Pattern</w:t>
        </w:r>
        <w:r w:rsidR="0022519D">
          <w:rPr>
            <w:noProof/>
            <w:webHidden/>
          </w:rPr>
          <w:tab/>
        </w:r>
        <w:r w:rsidR="0022519D">
          <w:rPr>
            <w:noProof/>
            <w:webHidden/>
          </w:rPr>
          <w:fldChar w:fldCharType="begin"/>
        </w:r>
        <w:r w:rsidR="0022519D">
          <w:rPr>
            <w:noProof/>
            <w:webHidden/>
          </w:rPr>
          <w:instrText xml:space="preserve"> PAGEREF _Toc328073207 \h </w:instrText>
        </w:r>
        <w:r w:rsidR="0022519D">
          <w:rPr>
            <w:noProof/>
            <w:webHidden/>
          </w:rPr>
        </w:r>
        <w:r w:rsidR="0022519D">
          <w:rPr>
            <w:noProof/>
            <w:webHidden/>
          </w:rPr>
          <w:fldChar w:fldCharType="separate"/>
        </w:r>
        <w:r w:rsidR="00220E04">
          <w:rPr>
            <w:noProof/>
            <w:webHidden/>
          </w:rPr>
          <w:t>34</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208" w:history="1">
        <w:r w:rsidR="0022519D" w:rsidRPr="006332EF">
          <w:rPr>
            <w:rStyle w:val="Hyperlink"/>
            <w:noProof/>
          </w:rPr>
          <w:t>Hình 14 Các lớp chính liên quan tới việc quản lý nhóm và dự án</w:t>
        </w:r>
        <w:r w:rsidR="0022519D">
          <w:rPr>
            <w:noProof/>
            <w:webHidden/>
          </w:rPr>
          <w:tab/>
        </w:r>
        <w:r w:rsidR="0022519D">
          <w:rPr>
            <w:noProof/>
            <w:webHidden/>
          </w:rPr>
          <w:fldChar w:fldCharType="begin"/>
        </w:r>
        <w:r w:rsidR="0022519D">
          <w:rPr>
            <w:noProof/>
            <w:webHidden/>
          </w:rPr>
          <w:instrText xml:space="preserve"> PAGEREF _Toc328073208 \h </w:instrText>
        </w:r>
        <w:r w:rsidR="0022519D">
          <w:rPr>
            <w:noProof/>
            <w:webHidden/>
          </w:rPr>
        </w:r>
        <w:r w:rsidR="0022519D">
          <w:rPr>
            <w:noProof/>
            <w:webHidden/>
          </w:rPr>
          <w:fldChar w:fldCharType="separate"/>
        </w:r>
        <w:r w:rsidR="00220E04">
          <w:rPr>
            <w:noProof/>
            <w:webHidden/>
          </w:rPr>
          <w:t>37</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209" w:history="1">
        <w:r w:rsidR="0022519D" w:rsidRPr="006332EF">
          <w:rPr>
            <w:rStyle w:val="Hyperlink"/>
            <w:noProof/>
          </w:rPr>
          <w:t>Hình 15 Các lớp chính liên quan tới quản lý work item và tương tác</w:t>
        </w:r>
        <w:r w:rsidR="0022519D">
          <w:rPr>
            <w:noProof/>
            <w:webHidden/>
          </w:rPr>
          <w:tab/>
        </w:r>
        <w:r w:rsidR="0022519D">
          <w:rPr>
            <w:noProof/>
            <w:webHidden/>
          </w:rPr>
          <w:fldChar w:fldCharType="begin"/>
        </w:r>
        <w:r w:rsidR="0022519D">
          <w:rPr>
            <w:noProof/>
            <w:webHidden/>
          </w:rPr>
          <w:instrText xml:space="preserve"> PAGEREF _Toc328073209 \h </w:instrText>
        </w:r>
        <w:r w:rsidR="0022519D">
          <w:rPr>
            <w:noProof/>
            <w:webHidden/>
          </w:rPr>
        </w:r>
        <w:r w:rsidR="0022519D">
          <w:rPr>
            <w:noProof/>
            <w:webHidden/>
          </w:rPr>
          <w:fldChar w:fldCharType="separate"/>
        </w:r>
        <w:r w:rsidR="00220E04">
          <w:rPr>
            <w:noProof/>
            <w:webHidden/>
          </w:rPr>
          <w:t>39</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210" w:history="1">
        <w:r w:rsidR="0022519D" w:rsidRPr="006332EF">
          <w:rPr>
            <w:rStyle w:val="Hyperlink"/>
            <w:noProof/>
          </w:rPr>
          <w:t>Hình 16 Các lớp chính liên quan tới quản lý lịch</w:t>
        </w:r>
        <w:r w:rsidR="0022519D">
          <w:rPr>
            <w:noProof/>
            <w:webHidden/>
          </w:rPr>
          <w:tab/>
        </w:r>
        <w:r w:rsidR="0022519D">
          <w:rPr>
            <w:noProof/>
            <w:webHidden/>
          </w:rPr>
          <w:fldChar w:fldCharType="begin"/>
        </w:r>
        <w:r w:rsidR="0022519D">
          <w:rPr>
            <w:noProof/>
            <w:webHidden/>
          </w:rPr>
          <w:instrText xml:space="preserve"> PAGEREF _Toc328073210 \h </w:instrText>
        </w:r>
        <w:r w:rsidR="0022519D">
          <w:rPr>
            <w:noProof/>
            <w:webHidden/>
          </w:rPr>
        </w:r>
        <w:r w:rsidR="0022519D">
          <w:rPr>
            <w:noProof/>
            <w:webHidden/>
          </w:rPr>
          <w:fldChar w:fldCharType="separate"/>
        </w:r>
        <w:r w:rsidR="00220E04">
          <w:rPr>
            <w:noProof/>
            <w:webHidden/>
          </w:rPr>
          <w:t>40</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211" w:history="1">
        <w:r w:rsidR="0022519D" w:rsidRPr="006332EF">
          <w:rPr>
            <w:rStyle w:val="Hyperlink"/>
            <w:noProof/>
          </w:rPr>
          <w:t>Hình 17 Class Table Inheritance</w:t>
        </w:r>
        <w:r w:rsidR="0022519D">
          <w:rPr>
            <w:noProof/>
            <w:webHidden/>
          </w:rPr>
          <w:tab/>
        </w:r>
        <w:r w:rsidR="0022519D">
          <w:rPr>
            <w:noProof/>
            <w:webHidden/>
          </w:rPr>
          <w:fldChar w:fldCharType="begin"/>
        </w:r>
        <w:r w:rsidR="0022519D">
          <w:rPr>
            <w:noProof/>
            <w:webHidden/>
          </w:rPr>
          <w:instrText xml:space="preserve"> PAGEREF _Toc328073211 \h </w:instrText>
        </w:r>
        <w:r w:rsidR="0022519D">
          <w:rPr>
            <w:noProof/>
            <w:webHidden/>
          </w:rPr>
        </w:r>
        <w:r w:rsidR="0022519D">
          <w:rPr>
            <w:noProof/>
            <w:webHidden/>
          </w:rPr>
          <w:fldChar w:fldCharType="separate"/>
        </w:r>
        <w:r w:rsidR="00220E04">
          <w:rPr>
            <w:noProof/>
            <w:webHidden/>
          </w:rPr>
          <w:t>41</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212" w:history="1">
        <w:r w:rsidR="0022519D" w:rsidRPr="006332EF">
          <w:rPr>
            <w:rStyle w:val="Hyperlink"/>
            <w:noProof/>
          </w:rPr>
          <w:t>Hình 18 Mô hình vai trò của người dùng trong dự án</w:t>
        </w:r>
        <w:r w:rsidR="0022519D">
          <w:rPr>
            <w:noProof/>
            <w:webHidden/>
          </w:rPr>
          <w:tab/>
        </w:r>
        <w:r w:rsidR="0022519D">
          <w:rPr>
            <w:noProof/>
            <w:webHidden/>
          </w:rPr>
          <w:fldChar w:fldCharType="begin"/>
        </w:r>
        <w:r w:rsidR="0022519D">
          <w:rPr>
            <w:noProof/>
            <w:webHidden/>
          </w:rPr>
          <w:instrText xml:space="preserve"> PAGEREF _Toc328073212 \h </w:instrText>
        </w:r>
        <w:r w:rsidR="0022519D">
          <w:rPr>
            <w:noProof/>
            <w:webHidden/>
          </w:rPr>
        </w:r>
        <w:r w:rsidR="0022519D">
          <w:rPr>
            <w:noProof/>
            <w:webHidden/>
          </w:rPr>
          <w:fldChar w:fldCharType="separate"/>
        </w:r>
        <w:r w:rsidR="00220E04">
          <w:rPr>
            <w:noProof/>
            <w:webHidden/>
          </w:rPr>
          <w:t>42</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213" w:history="1">
        <w:r w:rsidR="0022519D" w:rsidRPr="006332EF">
          <w:rPr>
            <w:rStyle w:val="Hyperlink"/>
            <w:noProof/>
          </w:rPr>
          <w:t>Hình 19 cấu trúc chung của giao diện</w:t>
        </w:r>
        <w:r w:rsidR="0022519D">
          <w:rPr>
            <w:noProof/>
            <w:webHidden/>
          </w:rPr>
          <w:tab/>
        </w:r>
        <w:r w:rsidR="0022519D">
          <w:rPr>
            <w:noProof/>
            <w:webHidden/>
          </w:rPr>
          <w:fldChar w:fldCharType="begin"/>
        </w:r>
        <w:r w:rsidR="0022519D">
          <w:rPr>
            <w:noProof/>
            <w:webHidden/>
          </w:rPr>
          <w:instrText xml:space="preserve"> PAGEREF _Toc328073213 \h </w:instrText>
        </w:r>
        <w:r w:rsidR="0022519D">
          <w:rPr>
            <w:noProof/>
            <w:webHidden/>
          </w:rPr>
        </w:r>
        <w:r w:rsidR="0022519D">
          <w:rPr>
            <w:noProof/>
            <w:webHidden/>
          </w:rPr>
          <w:fldChar w:fldCharType="separate"/>
        </w:r>
        <w:r w:rsidR="00220E04">
          <w:rPr>
            <w:noProof/>
            <w:webHidden/>
          </w:rPr>
          <w:t>42</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214" w:history="1">
        <w:r w:rsidR="0022519D" w:rsidRPr="006332EF">
          <w:rPr>
            <w:rStyle w:val="Hyperlink"/>
            <w:noProof/>
          </w:rPr>
          <w:t>Hình 20 Giao diện admin</w:t>
        </w:r>
        <w:r w:rsidR="0022519D">
          <w:rPr>
            <w:noProof/>
            <w:webHidden/>
          </w:rPr>
          <w:tab/>
        </w:r>
        <w:r w:rsidR="0022519D">
          <w:rPr>
            <w:noProof/>
            <w:webHidden/>
          </w:rPr>
          <w:fldChar w:fldCharType="begin"/>
        </w:r>
        <w:r w:rsidR="0022519D">
          <w:rPr>
            <w:noProof/>
            <w:webHidden/>
          </w:rPr>
          <w:instrText xml:space="preserve"> PAGEREF _Toc328073214 \h </w:instrText>
        </w:r>
        <w:r w:rsidR="0022519D">
          <w:rPr>
            <w:noProof/>
            <w:webHidden/>
          </w:rPr>
        </w:r>
        <w:r w:rsidR="0022519D">
          <w:rPr>
            <w:noProof/>
            <w:webHidden/>
          </w:rPr>
          <w:fldChar w:fldCharType="separate"/>
        </w:r>
        <w:r w:rsidR="00220E04">
          <w:rPr>
            <w:noProof/>
            <w:webHidden/>
          </w:rPr>
          <w:t>44</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215" w:history="1">
        <w:r w:rsidR="0022519D" w:rsidRPr="006332EF">
          <w:rPr>
            <w:rStyle w:val="Hyperlink"/>
            <w:noProof/>
          </w:rPr>
          <w:t>Hình 21 Giao diện project</w:t>
        </w:r>
        <w:r w:rsidR="0022519D">
          <w:rPr>
            <w:noProof/>
            <w:webHidden/>
          </w:rPr>
          <w:tab/>
        </w:r>
        <w:r w:rsidR="0022519D">
          <w:rPr>
            <w:noProof/>
            <w:webHidden/>
          </w:rPr>
          <w:fldChar w:fldCharType="begin"/>
        </w:r>
        <w:r w:rsidR="0022519D">
          <w:rPr>
            <w:noProof/>
            <w:webHidden/>
          </w:rPr>
          <w:instrText xml:space="preserve"> PAGEREF _Toc328073215 \h </w:instrText>
        </w:r>
        <w:r w:rsidR="0022519D">
          <w:rPr>
            <w:noProof/>
            <w:webHidden/>
          </w:rPr>
        </w:r>
        <w:r w:rsidR="0022519D">
          <w:rPr>
            <w:noProof/>
            <w:webHidden/>
          </w:rPr>
          <w:fldChar w:fldCharType="separate"/>
        </w:r>
        <w:r w:rsidR="00220E04">
          <w:rPr>
            <w:noProof/>
            <w:webHidden/>
          </w:rPr>
          <w:t>45</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216" w:history="1">
        <w:r w:rsidR="0022519D" w:rsidRPr="006332EF">
          <w:rPr>
            <w:rStyle w:val="Hyperlink"/>
            <w:noProof/>
          </w:rPr>
          <w:t>Hình 22 Giao diện user</w:t>
        </w:r>
        <w:r w:rsidR="0022519D">
          <w:rPr>
            <w:noProof/>
            <w:webHidden/>
          </w:rPr>
          <w:tab/>
        </w:r>
        <w:r w:rsidR="0022519D">
          <w:rPr>
            <w:noProof/>
            <w:webHidden/>
          </w:rPr>
          <w:fldChar w:fldCharType="begin"/>
        </w:r>
        <w:r w:rsidR="0022519D">
          <w:rPr>
            <w:noProof/>
            <w:webHidden/>
          </w:rPr>
          <w:instrText xml:space="preserve"> PAGEREF _Toc328073216 \h </w:instrText>
        </w:r>
        <w:r w:rsidR="0022519D">
          <w:rPr>
            <w:noProof/>
            <w:webHidden/>
          </w:rPr>
        </w:r>
        <w:r w:rsidR="0022519D">
          <w:rPr>
            <w:noProof/>
            <w:webHidden/>
          </w:rPr>
          <w:fldChar w:fldCharType="separate"/>
        </w:r>
        <w:r w:rsidR="00220E04">
          <w:rPr>
            <w:noProof/>
            <w:webHidden/>
          </w:rPr>
          <w:t>46</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217" w:history="1">
        <w:r w:rsidR="0022519D" w:rsidRPr="006332EF">
          <w:rPr>
            <w:rStyle w:val="Hyperlink"/>
            <w:noProof/>
          </w:rPr>
          <w:t>Hình 23 Màn hình login</w:t>
        </w:r>
        <w:r w:rsidR="0022519D">
          <w:rPr>
            <w:noProof/>
            <w:webHidden/>
          </w:rPr>
          <w:tab/>
        </w:r>
        <w:r w:rsidR="0022519D">
          <w:rPr>
            <w:noProof/>
            <w:webHidden/>
          </w:rPr>
          <w:fldChar w:fldCharType="begin"/>
        </w:r>
        <w:r w:rsidR="0022519D">
          <w:rPr>
            <w:noProof/>
            <w:webHidden/>
          </w:rPr>
          <w:instrText xml:space="preserve"> PAGEREF _Toc328073217 \h </w:instrText>
        </w:r>
        <w:r w:rsidR="0022519D">
          <w:rPr>
            <w:noProof/>
            <w:webHidden/>
          </w:rPr>
        </w:r>
        <w:r w:rsidR="0022519D">
          <w:rPr>
            <w:noProof/>
            <w:webHidden/>
          </w:rPr>
          <w:fldChar w:fldCharType="separate"/>
        </w:r>
        <w:r w:rsidR="00220E04">
          <w:rPr>
            <w:noProof/>
            <w:webHidden/>
          </w:rPr>
          <w:t>47</w:t>
        </w:r>
        <w:r w:rsidR="0022519D">
          <w:rPr>
            <w:noProof/>
            <w:webHidden/>
          </w:rPr>
          <w:fldChar w:fldCharType="end"/>
        </w:r>
      </w:hyperlink>
    </w:p>
    <w:p w:rsidR="0022519D" w:rsidRDefault="00683468">
      <w:pPr>
        <w:pStyle w:val="TableofFigures"/>
        <w:tabs>
          <w:tab w:val="right" w:leader="dot" w:pos="9111"/>
        </w:tabs>
        <w:rPr>
          <w:rFonts w:asciiTheme="minorHAnsi" w:eastAsiaTheme="minorEastAsia" w:hAnsiTheme="minorHAnsi" w:cstheme="minorBidi"/>
          <w:noProof/>
          <w:sz w:val="22"/>
          <w:szCs w:val="22"/>
        </w:rPr>
      </w:pPr>
      <w:hyperlink w:anchor="_Toc328073218" w:history="1">
        <w:r w:rsidR="0022519D" w:rsidRPr="006332EF">
          <w:rPr>
            <w:rStyle w:val="Hyperlink"/>
            <w:noProof/>
          </w:rPr>
          <w:t>Hình 24 Màn hình cập nhật tài khoản</w:t>
        </w:r>
        <w:r w:rsidR="0022519D">
          <w:rPr>
            <w:noProof/>
            <w:webHidden/>
          </w:rPr>
          <w:tab/>
        </w:r>
        <w:r w:rsidR="0022519D">
          <w:rPr>
            <w:noProof/>
            <w:webHidden/>
          </w:rPr>
          <w:fldChar w:fldCharType="begin"/>
        </w:r>
        <w:r w:rsidR="0022519D">
          <w:rPr>
            <w:noProof/>
            <w:webHidden/>
          </w:rPr>
          <w:instrText xml:space="preserve"> PAGEREF _Toc328073218 \h </w:instrText>
        </w:r>
        <w:r w:rsidR="0022519D">
          <w:rPr>
            <w:noProof/>
            <w:webHidden/>
          </w:rPr>
        </w:r>
        <w:r w:rsidR="0022519D">
          <w:rPr>
            <w:noProof/>
            <w:webHidden/>
          </w:rPr>
          <w:fldChar w:fldCharType="separate"/>
        </w:r>
        <w:r w:rsidR="00220E04">
          <w:rPr>
            <w:noProof/>
            <w:webHidden/>
          </w:rPr>
          <w:t>47</w:t>
        </w:r>
        <w:r w:rsidR="0022519D">
          <w:rPr>
            <w:noProof/>
            <w:webHidden/>
          </w:rPr>
          <w:fldChar w:fldCharType="end"/>
        </w:r>
      </w:hyperlink>
    </w:p>
    <w:p w:rsidR="00D60FF7" w:rsidRDefault="004411A9" w:rsidP="003C7CC9">
      <w:pPr>
        <w:spacing w:before="0" w:after="200"/>
        <w:jc w:val="both"/>
        <w:sectPr w:rsidR="00D60FF7" w:rsidSect="006F400C">
          <w:headerReference w:type="default" r:id="rId39"/>
          <w:footerReference w:type="default" r:id="rId40"/>
          <w:pgSz w:w="12240" w:h="15840"/>
          <w:pgMar w:top="1701" w:right="1134" w:bottom="1985" w:left="1985" w:header="720" w:footer="720" w:gutter="0"/>
          <w:pgNumType w:fmt="lowerRoman" w:start="1"/>
          <w:cols w:space="720"/>
          <w:docGrid w:linePitch="360"/>
        </w:sectPr>
      </w:pPr>
      <w:r>
        <w:fldChar w:fldCharType="end"/>
      </w:r>
    </w:p>
    <w:p w:rsidR="00CC7FB1" w:rsidRDefault="00CC7FB1" w:rsidP="003C7CC9">
      <w:pPr>
        <w:spacing w:before="0" w:after="200"/>
        <w:jc w:val="both"/>
        <w:sectPr w:rsidR="00CC7FB1" w:rsidSect="00D60FF7">
          <w:footerReference w:type="default" r:id="rId41"/>
          <w:type w:val="continuous"/>
          <w:pgSz w:w="12240" w:h="15840"/>
          <w:pgMar w:top="1701" w:right="1134" w:bottom="1985" w:left="1985" w:header="720" w:footer="720" w:gutter="0"/>
          <w:pgNumType w:start="1"/>
          <w:cols w:space="720"/>
          <w:docGrid w:linePitch="360"/>
        </w:sectPr>
      </w:pPr>
    </w:p>
    <w:p w:rsidR="007746F5" w:rsidRDefault="00471996" w:rsidP="00220E04">
      <w:pPr>
        <w:pStyle w:val="Heading1"/>
      </w:pPr>
      <w:bookmarkStart w:id="128" w:name="_Toc326077638"/>
      <w:bookmarkStart w:id="129" w:name="_Toc327121393"/>
      <w:bookmarkStart w:id="130" w:name="_Toc327868564"/>
      <w:bookmarkStart w:id="131" w:name="_Toc327994061"/>
      <w:bookmarkStart w:id="132" w:name="_Toc328071717"/>
      <w:r>
        <w:lastRenderedPageBreak/>
        <w:t>MỞ ĐẦU</w:t>
      </w:r>
      <w:bookmarkEnd w:id="128"/>
      <w:bookmarkEnd w:id="129"/>
      <w:bookmarkEnd w:id="130"/>
      <w:bookmarkEnd w:id="131"/>
      <w:bookmarkEnd w:id="132"/>
    </w:p>
    <w:p w:rsidR="00263CB6" w:rsidRDefault="003F6C11" w:rsidP="00220E04">
      <w:pPr>
        <w:spacing w:before="0" w:after="200"/>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w:t>
      </w:r>
      <w:proofErr w:type="gramStart"/>
      <w:r>
        <w:rPr>
          <w:sz w:val="24"/>
          <w:szCs w:val="24"/>
        </w:rPr>
        <w:t>án</w:t>
      </w:r>
      <w:proofErr w:type="gramEnd"/>
      <w:r>
        <w:rPr>
          <w:sz w:val="24"/>
          <w:szCs w:val="24"/>
        </w:rPr>
        <w:t xml:space="preserve">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w:t>
      </w:r>
      <w:proofErr w:type="gramStart"/>
      <w:r>
        <w:rPr>
          <w:sz w:val="24"/>
          <w:szCs w:val="24"/>
        </w:rPr>
        <w:t>án</w:t>
      </w:r>
      <w:proofErr w:type="gramEnd"/>
      <w:r>
        <w:rPr>
          <w:sz w:val="24"/>
          <w:szCs w:val="24"/>
        </w:rPr>
        <w:t xml:space="preserve"> còn giúp sinh viên rèn luyện kĩ năng làm việc nhóm, một kĩ năng rất quan trọng đối với kĩ sư công nghệ phần mềm. </w:t>
      </w:r>
    </w:p>
    <w:p w:rsidR="003F6C11" w:rsidRDefault="00263CB6" w:rsidP="00220E04">
      <w:pPr>
        <w:spacing w:before="0" w:after="200"/>
        <w:jc w:val="both"/>
        <w:rPr>
          <w:sz w:val="24"/>
          <w:szCs w:val="24"/>
        </w:rPr>
      </w:pPr>
      <w:r>
        <w:rPr>
          <w:sz w:val="24"/>
          <w:szCs w:val="24"/>
        </w:rPr>
        <w:t>Bằng cách</w:t>
      </w:r>
      <w:r w:rsidR="003F6C11">
        <w:rPr>
          <w:sz w:val="24"/>
          <w:szCs w:val="24"/>
        </w:rPr>
        <w:t xml:space="preserve"> kiểm tra việc thực hiện đồ </w:t>
      </w:r>
      <w:proofErr w:type="gramStart"/>
      <w:r w:rsidR="003F6C11">
        <w:rPr>
          <w:sz w:val="24"/>
          <w:szCs w:val="24"/>
        </w:rPr>
        <w:t>án</w:t>
      </w:r>
      <w:proofErr w:type="gramEnd"/>
      <w:r w:rsidR="003F6C11">
        <w:rPr>
          <w:sz w:val="24"/>
          <w:szCs w:val="24"/>
        </w:rPr>
        <w:t xml:space="preserve">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220E04">
      <w:pPr>
        <w:spacing w:before="0" w:after="200"/>
        <w:jc w:val="both"/>
        <w:rPr>
          <w:sz w:val="24"/>
          <w:szCs w:val="24"/>
        </w:rPr>
      </w:pPr>
      <w:proofErr w:type="gramStart"/>
      <w:r>
        <w:rPr>
          <w:sz w:val="24"/>
          <w:szCs w:val="24"/>
        </w:rPr>
        <w:t xml:space="preserve">Tuy nhiên hiện nay giáo viên cũng như sinh viên đang gặp nhiều khó khăn trọng việc </w:t>
      </w:r>
      <w:r w:rsidR="00393A9D">
        <w:rPr>
          <w:sz w:val="24"/>
          <w:szCs w:val="24"/>
        </w:rPr>
        <w:t xml:space="preserve">quản lý và </w:t>
      </w:r>
      <w:r>
        <w:rPr>
          <w:sz w:val="24"/>
          <w:szCs w:val="24"/>
        </w:rPr>
        <w:t>thực hiện đồ á</w:t>
      </w:r>
      <w:r w:rsidR="005A5FA3">
        <w:rPr>
          <w:sz w:val="24"/>
          <w:szCs w:val="24"/>
        </w:rPr>
        <w:t>n.</w:t>
      </w:r>
      <w:proofErr w:type="gramEnd"/>
    </w:p>
    <w:p w:rsidR="006E6DD8" w:rsidRDefault="005A5FA3" w:rsidP="00220E04">
      <w:pPr>
        <w:spacing w:before="0" w:after="200"/>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w:t>
      </w:r>
      <w:proofErr w:type="gramStart"/>
      <w:r w:rsidR="00263CB6">
        <w:rPr>
          <w:sz w:val="24"/>
          <w:szCs w:val="24"/>
        </w:rPr>
        <w:t>án</w:t>
      </w:r>
      <w:proofErr w:type="gramEnd"/>
      <w:r w:rsidR="00263CB6">
        <w:rPr>
          <w:sz w:val="24"/>
          <w:szCs w:val="24"/>
        </w:rPr>
        <w:t xml:space="preserve"> sinh viên phải sử dụng nhiều công cụ khác nhau </w:t>
      </w:r>
      <w:r w:rsidR="0020779C">
        <w:rPr>
          <w:sz w:val="24"/>
          <w:szCs w:val="24"/>
        </w:rPr>
        <w:t>như Google Code, Google Group, Y</w:t>
      </w:r>
      <w:r w:rsidR="00263CB6">
        <w:rPr>
          <w:sz w:val="24"/>
          <w:szCs w:val="24"/>
        </w:rPr>
        <w:t xml:space="preserve">ahoo </w:t>
      </w:r>
      <w:r w:rsidR="00393A9D">
        <w:rPr>
          <w:sz w:val="24"/>
          <w:szCs w:val="24"/>
        </w:rPr>
        <w:t xml:space="preserve">và </w:t>
      </w:r>
      <w:r w:rsidR="0020779C">
        <w:rPr>
          <w:sz w:val="24"/>
          <w:szCs w:val="24"/>
        </w:rPr>
        <w:t>S</w:t>
      </w:r>
      <w:r w:rsidR="00263CB6">
        <w:rPr>
          <w:sz w:val="24"/>
          <w:szCs w:val="24"/>
        </w:rPr>
        <w:t>kype</w:t>
      </w:r>
      <w:r w:rsidR="00393A9D">
        <w:rPr>
          <w:sz w:val="24"/>
          <w:szCs w:val="24"/>
        </w:rPr>
        <w:t>.</w:t>
      </w:r>
      <w:r>
        <w:rPr>
          <w:sz w:val="24"/>
          <w:szCs w:val="24"/>
        </w:rPr>
        <w:t xml:space="preserve"> Tuy nhiên các công cụ này mang tính rời rạc, không </w:t>
      </w:r>
      <w:proofErr w:type="gramStart"/>
      <w:r>
        <w:rPr>
          <w:sz w:val="24"/>
          <w:szCs w:val="24"/>
        </w:rPr>
        <w:t>thống  nhất</w:t>
      </w:r>
      <w:proofErr w:type="gramEnd"/>
      <w:r>
        <w:rPr>
          <w:sz w:val="24"/>
          <w:szCs w:val="24"/>
        </w:rPr>
        <w: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220E04">
      <w:pPr>
        <w:spacing w:before="0" w:after="200"/>
        <w:jc w:val="both"/>
        <w:rPr>
          <w:sz w:val="24"/>
          <w:szCs w:val="24"/>
        </w:rPr>
      </w:pPr>
      <w:r>
        <w:rPr>
          <w:sz w:val="24"/>
          <w:szCs w:val="24"/>
        </w:rPr>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Pr>
          <w:sz w:val="24"/>
          <w:szCs w:val="24"/>
        </w:rPr>
        <w:t>án</w:t>
      </w:r>
      <w:proofErr w:type="gramEnd"/>
      <w:r>
        <w:rPr>
          <w:sz w:val="24"/>
          <w:szCs w:val="24"/>
        </w:rPr>
        <w:t xml:space="preserve"> của sinh viên.  Hiện nay giáo viên đánh đồ </w:t>
      </w:r>
      <w:proofErr w:type="gramStart"/>
      <w:r>
        <w:rPr>
          <w:sz w:val="24"/>
          <w:szCs w:val="24"/>
        </w:rPr>
        <w:t>án</w:t>
      </w:r>
      <w:proofErr w:type="gramEnd"/>
      <w:r>
        <w:rPr>
          <w:sz w:val="24"/>
          <w:szCs w:val="24"/>
        </w:rPr>
        <w:t xml:space="preserve"> của sinh viên chỉ dựa trên kết quả sau cùng. Cách thức thực hiện đồ </w:t>
      </w:r>
      <w:proofErr w:type="gramStart"/>
      <w:r>
        <w:rPr>
          <w:sz w:val="24"/>
          <w:szCs w:val="24"/>
        </w:rPr>
        <w:t>án</w:t>
      </w:r>
      <w:proofErr w:type="gramEnd"/>
      <w:r>
        <w:rPr>
          <w:sz w:val="24"/>
          <w:szCs w:val="24"/>
        </w:rPr>
        <w:t xml:space="preserve"> cũng là một phần rất quan trọng, tuy nhiên đã bị bỏ qua khi đánh giá đồ án.</w:t>
      </w:r>
    </w:p>
    <w:p w:rsidR="006E6DD8" w:rsidRDefault="006E6DD8" w:rsidP="00220E04">
      <w:pPr>
        <w:spacing w:before="0" w:after="200"/>
        <w:jc w:val="both"/>
        <w:rPr>
          <w:sz w:val="24"/>
          <w:szCs w:val="24"/>
        </w:rPr>
      </w:pPr>
      <w:proofErr w:type="gramStart"/>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hiên luận văn với đề tài</w:t>
      </w:r>
      <w:r>
        <w:rPr>
          <w:sz w:val="24"/>
          <w:szCs w:val="24"/>
        </w:rPr>
        <w:t xml:space="preserve"> </w:t>
      </w:r>
      <w:r w:rsidR="007B654D">
        <w:rPr>
          <w:sz w:val="24"/>
          <w:szCs w:val="24"/>
        </w:rPr>
        <w:t>“</w:t>
      </w:r>
      <w:r w:rsidR="00AE57DB" w:rsidRPr="0031016D">
        <w:rPr>
          <w:b/>
          <w:sz w:val="24"/>
          <w:szCs w:val="24"/>
        </w:rPr>
        <w:t>X</w:t>
      </w:r>
      <w:r w:rsidRPr="0031016D">
        <w:rPr>
          <w:b/>
          <w:sz w:val="24"/>
          <w:szCs w:val="24"/>
        </w:rPr>
        <w:t>ây dựng hệ thống quản lý, tương tác</w:t>
      </w:r>
      <w:r w:rsidR="007B654D">
        <w:rPr>
          <w:sz w:val="24"/>
          <w:szCs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roofErr w:type="gramEnd"/>
    </w:p>
    <w:p w:rsidR="00BF3BA6" w:rsidRPr="00220E04" w:rsidRDefault="005F3FEF" w:rsidP="00220E04">
      <w:pPr>
        <w:spacing w:before="0" w:after="200"/>
        <w:jc w:val="both"/>
        <w:rPr>
          <w:rFonts w:eastAsiaTheme="majorEastAsia"/>
          <w:sz w:val="24"/>
        </w:rPr>
      </w:pPr>
      <w:r>
        <w:rPr>
          <w:sz w:val="24"/>
          <w:szCs w:val="24"/>
        </w:rPr>
        <w:t xml:space="preserve">Mục tiêu của đề tài là tạo ra một hệ thống </w:t>
      </w:r>
      <w:proofErr w:type="gramStart"/>
      <w:r>
        <w:rPr>
          <w:sz w:val="24"/>
          <w:szCs w:val="24"/>
        </w:rPr>
        <w:t>chung</w:t>
      </w:r>
      <w:proofErr w:type="gramEnd"/>
      <w:r>
        <w:rPr>
          <w:sz w:val="24"/>
          <w:szCs w:val="24"/>
        </w:rPr>
        <w:t>, thống nhất để các</w:t>
      </w:r>
      <w:r w:rsidR="007B654D">
        <w:rPr>
          <w:sz w:val="24"/>
          <w:szCs w:val="24"/>
        </w:rPr>
        <w:t xml:space="preserve"> nhóm sinh viên thực hiệ</w:t>
      </w:r>
      <w:r>
        <w:rPr>
          <w:sz w:val="24"/>
          <w:szCs w:val="24"/>
        </w:rPr>
        <w:t xml:space="preserve">n đồ án. Việc thực hiện đồ án trên một hệ thống </w:t>
      </w:r>
      <w:proofErr w:type="gramStart"/>
      <w:r>
        <w:rPr>
          <w:sz w:val="24"/>
          <w:szCs w:val="24"/>
        </w:rPr>
        <w:t>chung</w:t>
      </w:r>
      <w:proofErr w:type="gramEnd"/>
      <w:r>
        <w:rPr>
          <w:sz w:val="24"/>
          <w:szCs w:val="24"/>
        </w:rPr>
        <w:t xml:space="preserve">, thống nhất sẽ giúp sinh viên dễ dàng áp </w:t>
      </w:r>
      <w:r>
        <w:rPr>
          <w:sz w:val="24"/>
          <w:szCs w:val="24"/>
        </w:rPr>
        <w:lastRenderedPageBreak/>
        <w:t xml:space="preserve">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w:t>
      </w:r>
      <w:proofErr w:type="gramStart"/>
      <w:r w:rsidR="00021FF9">
        <w:rPr>
          <w:sz w:val="24"/>
          <w:szCs w:val="24"/>
        </w:rPr>
        <w:t>án</w:t>
      </w:r>
      <w:proofErr w:type="gramEnd"/>
      <w:r w:rsidR="00021FF9">
        <w:rPr>
          <w:sz w:val="24"/>
          <w:szCs w:val="24"/>
        </w:rPr>
        <w:t xml:space="preserve"> của sinh viên. Việc đánh giá đồ </w:t>
      </w:r>
      <w:proofErr w:type="gramStart"/>
      <w:r w:rsidR="00021FF9">
        <w:rPr>
          <w:sz w:val="24"/>
          <w:szCs w:val="24"/>
        </w:rPr>
        <w:t>án</w:t>
      </w:r>
      <w:proofErr w:type="gramEnd"/>
      <w:r w:rsidR="00021FF9">
        <w:rPr>
          <w:sz w:val="24"/>
          <w:szCs w:val="24"/>
        </w:rPr>
        <w:t xml:space="preserve"> không chỉ dựa trên kết quả sau cùng mà còn dựa trên cách thức thực hiên đồ án của sinh viên. </w:t>
      </w:r>
      <w:proofErr w:type="gramStart"/>
      <w:r w:rsidR="00393A9D">
        <w:rPr>
          <w:sz w:val="24"/>
          <w:szCs w:val="24"/>
        </w:rPr>
        <w:t xml:space="preserve">Đề tài </w:t>
      </w:r>
      <w:r w:rsidR="00021FF9">
        <w:rPr>
          <w:sz w:val="24"/>
          <w:szCs w:val="24"/>
        </w:rPr>
        <w:t>chỉ tập trung vào vấn đề quản lý nhóm và tương tác giữa các thành viên trong nhóm làm đồ án.</w:t>
      </w:r>
      <w:proofErr w:type="gramEnd"/>
      <w:r w:rsidR="00021FF9">
        <w:rPr>
          <w:sz w:val="24"/>
          <w:szCs w:val="24"/>
        </w:rPr>
        <w:t xml:space="preserve"> </w:t>
      </w:r>
      <w:proofErr w:type="gramStart"/>
      <w:r w:rsidR="00021FF9">
        <w:rPr>
          <w:sz w:val="24"/>
          <w:szCs w:val="24"/>
        </w:rPr>
        <w:t xml:space="preserve">Các vấn đề khác như quản lý mã nguồn </w:t>
      </w:r>
      <w:r w:rsidR="00393A9D">
        <w:rPr>
          <w:sz w:val="24"/>
          <w:szCs w:val="24"/>
        </w:rPr>
        <w:t xml:space="preserve">và </w:t>
      </w:r>
      <w:r w:rsidR="00021FF9">
        <w:rPr>
          <w:sz w:val="24"/>
          <w:szCs w:val="24"/>
        </w:rPr>
        <w:t>quản lý tài liệu sẽ không</w:t>
      </w:r>
      <w:r w:rsidR="007B654D">
        <w:rPr>
          <w:sz w:val="24"/>
          <w:szCs w:val="24"/>
        </w:rPr>
        <w:t xml:space="preserve"> được</w:t>
      </w:r>
      <w:r w:rsidR="00021FF9">
        <w:rPr>
          <w:sz w:val="24"/>
          <w:szCs w:val="24"/>
        </w:rPr>
        <w:t xml:space="preserve"> thực hiện trong đề tài này</w:t>
      </w:r>
      <w:r w:rsidR="00393A9D">
        <w:rPr>
          <w:sz w:val="24"/>
          <w:szCs w:val="24"/>
        </w:rPr>
        <w:t>.</w:t>
      </w:r>
      <w:proofErr w:type="gramEnd"/>
    </w:p>
    <w:p w:rsidR="007746F5" w:rsidRDefault="00471996" w:rsidP="00220E04">
      <w:pPr>
        <w:pStyle w:val="Heading1"/>
      </w:pPr>
      <w:bookmarkStart w:id="133" w:name="_Toc326077639"/>
      <w:bookmarkStart w:id="134" w:name="_Toc327121394"/>
      <w:bookmarkStart w:id="135" w:name="_Toc327868565"/>
      <w:bookmarkStart w:id="136" w:name="_Toc327994062"/>
      <w:bookmarkStart w:id="137" w:name="_Toc328071718"/>
      <w:r>
        <w:t>TỒNG QUAN</w:t>
      </w:r>
      <w:bookmarkEnd w:id="133"/>
      <w:bookmarkEnd w:id="134"/>
      <w:bookmarkEnd w:id="135"/>
      <w:bookmarkEnd w:id="136"/>
      <w:bookmarkEnd w:id="137"/>
    </w:p>
    <w:p w:rsidR="00642FEE" w:rsidRDefault="00BE272F" w:rsidP="00220E04">
      <w:pPr>
        <w:spacing w:before="0" w:after="200"/>
        <w:jc w:val="both"/>
        <w:rPr>
          <w:sz w:val="24"/>
          <w:szCs w:val="22"/>
          <w:lang w:val="pt-BR"/>
        </w:rPr>
      </w:pPr>
      <w:bookmarkStart w:id="138" w:name="_Toc326077640"/>
      <w:r>
        <w:rPr>
          <w:sz w:val="24"/>
          <w:szCs w:val="22"/>
          <w:lang w:val="pt-BR"/>
        </w:rPr>
        <w:t xml:space="preserve">Hiện </w:t>
      </w:r>
      <w:r w:rsidR="00393A9D">
        <w:rPr>
          <w:sz w:val="24"/>
          <w:szCs w:val="22"/>
          <w:lang w:val="pt-BR"/>
        </w:rPr>
        <w:t>nay,</w:t>
      </w:r>
      <w:r w:rsidR="00642FEE">
        <w:rPr>
          <w:sz w:val="24"/>
          <w:szCs w:val="22"/>
          <w:lang w:val="pt-BR"/>
        </w:rPr>
        <w:t xml:space="preserve"> giáo viên  sử dụng trang môn học (moodle) để giao đồ án cho sinh viên. </w:t>
      </w:r>
      <w:r w:rsidR="00547F4A">
        <w:rPr>
          <w:sz w:val="24"/>
          <w:szCs w:val="22"/>
          <w:lang w:val="pt-BR"/>
        </w:rPr>
        <w:t>Đồng thời giáo viên sẽ</w:t>
      </w:r>
      <w:r w:rsidR="00642FEE">
        <w:rPr>
          <w:sz w:val="24"/>
          <w:szCs w:val="22"/>
          <w:lang w:val="pt-BR"/>
        </w:rPr>
        <w:t xml:space="preserve"> giải đáp những thắc mắc của sinh viên trực t</w:t>
      </w:r>
      <w:r w:rsidR="00547F4A">
        <w:rPr>
          <w:sz w:val="24"/>
          <w:szCs w:val="22"/>
          <w:lang w:val="pt-BR"/>
        </w:rPr>
        <w:t>iếp trên lớp hoặc</w:t>
      </w:r>
      <w:r w:rsidR="00642FEE">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sidR="00642FEE">
        <w:rPr>
          <w:sz w:val="24"/>
          <w:szCs w:val="22"/>
          <w:lang w:val="pt-BR"/>
        </w:rPr>
        <w:t>.</w:t>
      </w:r>
      <w:r w:rsidR="00547F4A">
        <w:rPr>
          <w:sz w:val="24"/>
          <w:szCs w:val="22"/>
          <w:lang w:val="pt-BR"/>
        </w:rPr>
        <w:t xml:space="preserve"> Giáo viên có thể vấn đáp sinh viên về đồ án nếu cần.</w:t>
      </w:r>
    </w:p>
    <w:p w:rsidR="00482941" w:rsidRDefault="00547F4A" w:rsidP="00220E04">
      <w:pPr>
        <w:spacing w:before="0" w:after="200"/>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sidR="0020779C">
        <w:rPr>
          <w:sz w:val="24"/>
          <w:szCs w:val="22"/>
          <w:lang w:val="pt-BR"/>
        </w:rPr>
        <w:t>sử dụng Google Group, Yahoo, S</w:t>
      </w:r>
      <w:r>
        <w:rPr>
          <w:sz w:val="24"/>
          <w:szCs w:val="22"/>
          <w:lang w:val="pt-BR"/>
        </w:rPr>
        <w:t>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 xml:space="preserve">i chung của nhóm như Google Group </w:t>
      </w:r>
      <w:r w:rsidR="00393A9D">
        <w:rPr>
          <w:sz w:val="24"/>
          <w:szCs w:val="22"/>
          <w:lang w:val="pt-BR"/>
        </w:rPr>
        <w:t xml:space="preserve">và </w:t>
      </w:r>
      <w:r w:rsidR="0020779C">
        <w:rPr>
          <w:sz w:val="24"/>
          <w:szCs w:val="22"/>
          <w:lang w:val="pt-BR"/>
        </w:rPr>
        <w:t>Google C</w:t>
      </w:r>
      <w:r w:rsidR="008D3EF1">
        <w:rPr>
          <w:sz w:val="24"/>
          <w:szCs w:val="22"/>
          <w:lang w:val="pt-BR"/>
        </w:rPr>
        <w:t>ode</w:t>
      </w:r>
      <w:r w:rsidR="00393A9D">
        <w:rPr>
          <w:sz w:val="24"/>
          <w:szCs w:val="22"/>
          <w:lang w:val="pt-BR"/>
        </w:rPr>
        <w:t>.</w:t>
      </w:r>
    </w:p>
    <w:p w:rsidR="00482941" w:rsidRDefault="00482941" w:rsidP="00220E04">
      <w:pPr>
        <w:spacing w:before="0" w:after="200"/>
        <w:jc w:val="both"/>
        <w:rPr>
          <w:sz w:val="24"/>
          <w:szCs w:val="22"/>
          <w:lang w:val="pt-BR"/>
        </w:rPr>
      </w:pPr>
      <w:r>
        <w:rPr>
          <w:sz w:val="24"/>
          <w:szCs w:val="22"/>
          <w:lang w:val="pt-BR"/>
        </w:rPr>
        <w:t>Cách thực hiện đồ án như trên gặp nhiều hạn chế.</w:t>
      </w:r>
    </w:p>
    <w:p w:rsidR="00482941" w:rsidRDefault="00482941" w:rsidP="00220E04">
      <w:pPr>
        <w:spacing w:before="0" w:after="200"/>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220E04">
      <w:pPr>
        <w:spacing w:before="0" w:after="200"/>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220E04">
      <w:pPr>
        <w:spacing w:before="0" w:after="200"/>
        <w:jc w:val="both"/>
        <w:rPr>
          <w:sz w:val="24"/>
          <w:szCs w:val="22"/>
          <w:lang w:val="pt-BR"/>
        </w:rPr>
      </w:pPr>
      <w:r>
        <w:rPr>
          <w:sz w:val="24"/>
          <w:szCs w:val="22"/>
          <w:lang w:val="pt-BR"/>
        </w:rPr>
        <w:lastRenderedPageBreak/>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220E04">
      <w:pPr>
        <w:spacing w:before="0" w:after="200"/>
        <w:jc w:val="both"/>
        <w:rPr>
          <w:sz w:val="24"/>
          <w:szCs w:val="22"/>
          <w:lang w:val="pt-BR"/>
        </w:rPr>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4E27D5" w:rsidRDefault="007A0CD1" w:rsidP="00220E04">
      <w:pPr>
        <w:spacing w:before="0" w:after="200"/>
        <w:jc w:val="both"/>
        <w:rPr>
          <w:sz w:val="24"/>
          <w:szCs w:val="22"/>
          <w:lang w:val="pt-BR"/>
        </w:rPr>
      </w:pPr>
      <w:r>
        <w:rPr>
          <w:sz w:val="24"/>
          <w:szCs w:val="22"/>
          <w:lang w:val="pt-BR"/>
        </w:rPr>
        <w:t xml:space="preserve">Để khắc phục những hạn chế đã phân tích ở trên, đề tài này sẽ tập trung nghiên cứu và xây dựng hệ thống </w:t>
      </w:r>
      <w:r w:rsidR="00393A9D">
        <w:rPr>
          <w:sz w:val="24"/>
          <w:szCs w:val="22"/>
          <w:lang w:val="pt-BR"/>
        </w:rPr>
        <w:t xml:space="preserve">quản lý và tương tác </w:t>
      </w:r>
      <w:r>
        <w:rPr>
          <w:sz w:val="24"/>
          <w:szCs w:val="22"/>
          <w:lang w:val="pt-BR"/>
        </w:rPr>
        <w:t>trên môi trường web. Hệ thống này sẽ tao ra  môi trường thống nhất trong việc thực hiện đồ án. Hệ thống sẽ có những tính năng cơ bản sau:</w:t>
      </w:r>
      <w:r w:rsidR="004E27D5">
        <w:rPr>
          <w:sz w:val="24"/>
          <w:szCs w:val="22"/>
          <w:lang w:val="pt-BR"/>
        </w:rPr>
        <w:t xml:space="preserve"> </w:t>
      </w:r>
    </w:p>
    <w:p w:rsidR="004E27D5" w:rsidRDefault="00E662D3" w:rsidP="00220E04">
      <w:pPr>
        <w:spacing w:before="0" w:after="200"/>
        <w:jc w:val="both"/>
        <w:rPr>
          <w:spacing w:val="-4"/>
          <w:sz w:val="24"/>
          <w:szCs w:val="24"/>
          <w:lang w:val="pt-BR"/>
        </w:rPr>
      </w:pPr>
      <w:r>
        <w:rPr>
          <w:spacing w:val="-4"/>
          <w:sz w:val="24"/>
          <w:szCs w:val="24"/>
          <w:lang w:val="pt-BR"/>
        </w:rPr>
        <w:t>Một là c</w:t>
      </w:r>
      <w:r w:rsidR="007A0CD1">
        <w:rPr>
          <w:spacing w:val="-4"/>
          <w:sz w:val="24"/>
          <w:szCs w:val="24"/>
          <w:lang w:val="pt-BR"/>
        </w:rPr>
        <w:t>ho phép sinh viên hoặc giảng viên thành lập các nhóm làm việc</w:t>
      </w:r>
      <w:r>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cung cấp các chức năng nhẳm đảm bảo sự tương tác này được diễn ra thuận lợi, giúp giảm thiểu chi phí thời gian trong quá trình thực hiện dự án.</w:t>
      </w:r>
    </w:p>
    <w:p w:rsidR="004E27D5" w:rsidRDefault="00E662D3" w:rsidP="00220E04">
      <w:pPr>
        <w:spacing w:before="0" w:after="200"/>
        <w:jc w:val="both"/>
        <w:rPr>
          <w:spacing w:val="-4"/>
          <w:sz w:val="24"/>
          <w:szCs w:val="24"/>
          <w:lang w:val="pt-BR"/>
        </w:rPr>
      </w:pPr>
      <w:r>
        <w:rPr>
          <w:spacing w:val="-4"/>
          <w:sz w:val="24"/>
          <w:szCs w:val="24"/>
          <w:lang w:val="pt-BR"/>
        </w:rPr>
        <w:t>Hai là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4E27D5" w:rsidP="00220E04">
      <w:pPr>
        <w:spacing w:before="0" w:after="200"/>
        <w:jc w:val="both"/>
        <w:rPr>
          <w:spacing w:val="-4"/>
          <w:sz w:val="24"/>
          <w:szCs w:val="24"/>
          <w:lang w:val="pt-BR"/>
        </w:rPr>
      </w:pPr>
      <w:r>
        <w:rPr>
          <w:spacing w:val="-4"/>
          <w:sz w:val="24"/>
          <w:szCs w:val="24"/>
          <w:lang w:val="pt-BR"/>
        </w:rPr>
        <w:t>Ba là q</w:t>
      </w:r>
      <w:r w:rsidR="007A0CD1">
        <w:rPr>
          <w:spacing w:val="-4"/>
          <w:sz w:val="24"/>
          <w:szCs w:val="24"/>
          <w:lang w:val="pt-BR"/>
        </w:rPr>
        <w:t>uản lý và phân công tác vụ cho từng thành viên</w:t>
      </w:r>
      <w:r>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4E27D5" w:rsidP="00220E04">
      <w:pPr>
        <w:spacing w:before="0" w:after="200"/>
        <w:jc w:val="both"/>
        <w:rPr>
          <w:spacing w:val="-4"/>
          <w:sz w:val="24"/>
          <w:szCs w:val="24"/>
          <w:lang w:val="pt-BR"/>
        </w:rPr>
      </w:pPr>
      <w:r>
        <w:rPr>
          <w:spacing w:val="-4"/>
          <w:sz w:val="24"/>
          <w:szCs w:val="24"/>
          <w:lang w:val="pt-BR"/>
        </w:rPr>
        <w:t>Bốn là g</w:t>
      </w:r>
      <w:r w:rsidR="007A0CD1">
        <w:rPr>
          <w:spacing w:val="-4"/>
          <w:sz w:val="24"/>
          <w:szCs w:val="24"/>
          <w:lang w:val="pt-BR"/>
        </w:rPr>
        <w:t>iúp theo dõi tiến độ đồ án</w:t>
      </w:r>
      <w:r>
        <w:rPr>
          <w:spacing w:val="-4"/>
          <w:sz w:val="24"/>
          <w:szCs w:val="24"/>
          <w:lang w:val="pt-BR"/>
        </w:rPr>
        <w:t>.</w:t>
      </w:r>
      <w:r w:rsidR="0020779C">
        <w:rPr>
          <w:spacing w:val="-4"/>
          <w:sz w:val="24"/>
          <w:szCs w:val="24"/>
          <w:lang w:val="pt-BR"/>
        </w:rPr>
        <w:t xml:space="preserve"> Người quản lý sẽ dễ dàng theo dõi được tiến độ công việc, đưa ra những điều chỉnh thích hợp và kịp thời nhất.</w:t>
      </w:r>
    </w:p>
    <w:p w:rsidR="00E179F8" w:rsidRPr="006326D3" w:rsidRDefault="004E27D5" w:rsidP="00220E04">
      <w:pPr>
        <w:spacing w:before="0" w:after="200"/>
        <w:jc w:val="both"/>
        <w:rPr>
          <w:spacing w:val="-4"/>
          <w:sz w:val="24"/>
          <w:szCs w:val="24"/>
          <w:lang w:val="pt-BR"/>
        </w:rPr>
      </w:pPr>
      <w:r>
        <w:rPr>
          <w:spacing w:val="-4"/>
          <w:sz w:val="24"/>
          <w:szCs w:val="24"/>
          <w:lang w:val="pt-BR"/>
        </w:rPr>
        <w:t>Năm 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138"/>
    <w:p w:rsidR="0020779C" w:rsidRDefault="0020779C" w:rsidP="00220E04">
      <w:pPr>
        <w:spacing w:before="0" w:after="200"/>
        <w:jc w:val="both"/>
        <w:rPr>
          <w:rFonts w:eastAsiaTheme="majorEastAsia"/>
          <w:b/>
          <w:bCs/>
          <w:color w:val="000000" w:themeColor="text1"/>
          <w:sz w:val="28"/>
          <w:szCs w:val="28"/>
        </w:rPr>
      </w:pPr>
      <w:r>
        <w:lastRenderedPageBreak/>
        <w:br w:type="page"/>
      </w:r>
    </w:p>
    <w:p w:rsidR="00E4223B" w:rsidRPr="00832DE8" w:rsidRDefault="00E662D3" w:rsidP="00220E04">
      <w:pPr>
        <w:pStyle w:val="Heading1"/>
      </w:pPr>
      <w:bookmarkStart w:id="139" w:name="_Toc327868566"/>
      <w:bookmarkStart w:id="140" w:name="_Toc327994063"/>
      <w:bookmarkStart w:id="141" w:name="_Toc328071719"/>
      <w:r>
        <w:lastRenderedPageBreak/>
        <w:t>KHẢO SÁT HIỆN TRẠNG</w:t>
      </w:r>
      <w:bookmarkEnd w:id="139"/>
      <w:bookmarkEnd w:id="140"/>
      <w:bookmarkEnd w:id="141"/>
    </w:p>
    <w:p w:rsidR="00E04C23" w:rsidRPr="00E04C23" w:rsidRDefault="00E04C23" w:rsidP="003C7CC9">
      <w:pPr>
        <w:pStyle w:val="ListParagraph"/>
        <w:numPr>
          <w:ilvl w:val="0"/>
          <w:numId w:val="8"/>
        </w:numPr>
        <w:jc w:val="both"/>
        <w:outlineLvl w:val="1"/>
        <w:rPr>
          <w:b/>
          <w:vanish/>
        </w:rPr>
      </w:pPr>
      <w:bookmarkStart w:id="142"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220E04">
      <w:pPr>
        <w:pStyle w:val="Heading2"/>
      </w:pPr>
      <w:bookmarkStart w:id="143" w:name="_Toc326952941"/>
      <w:bookmarkStart w:id="144" w:name="_Toc327868567"/>
      <w:bookmarkStart w:id="145" w:name="_Toc327994064"/>
      <w:bookmarkStart w:id="146" w:name="_Toc328071720"/>
      <w:bookmarkEnd w:id="142"/>
      <w:r>
        <w:t>Cơ sở lý thuyết</w:t>
      </w:r>
      <w:bookmarkEnd w:id="143"/>
      <w:bookmarkEnd w:id="144"/>
      <w:bookmarkEnd w:id="145"/>
      <w:bookmarkEnd w:id="146"/>
    </w:p>
    <w:p w:rsidR="008D0822" w:rsidRDefault="008D0822">
      <w:pPr>
        <w:jc w:val="both"/>
      </w:pPr>
      <w:r>
        <w:t xml:space="preserve">Con người có những giới hạn ảnh hưởng đến việc làm phần mềm. </w:t>
      </w:r>
      <w:proofErr w:type="gramStart"/>
      <w:r>
        <w:t>Đó là khi phải làm việc ở mức độ trừu tượng cao</w:t>
      </w:r>
      <w:r w:rsidR="003F635F">
        <w:t xml:space="preserve"> - </w:t>
      </w:r>
      <w:r>
        <w:t xml:space="preserve">như viết yêu cầu, thiết kế hệ thống </w:t>
      </w:r>
      <w:r w:rsidR="003F635F">
        <w:t xml:space="preserve">và </w:t>
      </w:r>
      <w:r>
        <w:t>viết mã nguồn</w:t>
      </w:r>
      <w:r w:rsidR="003F635F">
        <w:t xml:space="preserve"> - </w:t>
      </w:r>
      <w:r w:rsidR="006F6354">
        <w:t>tốc độ làm việc chậm và khó phát hiện lỗi.</w:t>
      </w:r>
      <w:proofErr w:type="gramEnd"/>
      <w:r w:rsidR="006F6354">
        <w:t xml:space="preserve"> Do đó </w:t>
      </w:r>
      <w:r w:rsidR="00864FAC">
        <w:t>c</w:t>
      </w:r>
      <w:r w:rsidR="006F6354">
        <w:t xml:space="preserve">ần phải hợp tác để có thể thực hiện các dự </w:t>
      </w:r>
      <w:proofErr w:type="gramStart"/>
      <w:r w:rsidR="006F6354">
        <w:t>án</w:t>
      </w:r>
      <w:proofErr w:type="gramEnd"/>
      <w:r w:rsidR="006F6354">
        <w:t xml:space="preserve"> phần mềm lớn với thời gian hợp lý. </w:t>
      </w:r>
      <w:proofErr w:type="gramStart"/>
      <w:r w:rsidR="006F6354">
        <w:t>Bên cạnh đó khi hợp tác với nhau thì lỗi của một người có thể được phát hiện dễ dàng bởi người khác.</w:t>
      </w:r>
      <w:proofErr w:type="gramEnd"/>
    </w:p>
    <w:p w:rsidR="006F6354" w:rsidRDefault="006F6354">
      <w:pPr>
        <w:jc w:val="both"/>
      </w:pPr>
      <w:proofErr w:type="gramStart"/>
      <w:r>
        <w:t xml:space="preserve">Tuy nhiên khi hợp </w:t>
      </w:r>
      <w:r w:rsidR="00444F2A">
        <w:t xml:space="preserve">tác </w:t>
      </w:r>
      <w:r>
        <w:t>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w:t>
      </w:r>
      <w:r w:rsidR="00444F2A">
        <w:t>,</w:t>
      </w:r>
      <w:r>
        <w:t xml:space="preserve"> trí nhớ của con người là có hạn nên không thể ghi nhớ</w:t>
      </w:r>
      <w:r w:rsidR="00431F6F">
        <w:t>, quản lý</w:t>
      </w:r>
      <w:r>
        <w:t xml:space="preserve"> tất cả các hoạt động của dự án, đặc biệt khi dự </w:t>
      </w:r>
      <w:proofErr w:type="gramStart"/>
      <w:r>
        <w:t>án</w:t>
      </w:r>
      <w:proofErr w:type="gramEnd"/>
      <w:r>
        <w:t xml:space="preserve"> lớn, có nhiều người tham gia.</w:t>
      </w:r>
    </w:p>
    <w:p w:rsidR="00431F6F" w:rsidRDefault="00431F6F">
      <w:pPr>
        <w:jc w:val="both"/>
      </w:pPr>
      <w:proofErr w:type="gramStart"/>
      <w:r>
        <w:t>Trong ngành công nghệ phần mềm đã nghiên cứu</w:t>
      </w:r>
      <w:r w:rsidR="00444F2A">
        <w:t>,</w:t>
      </w:r>
      <w:r>
        <w:t xml:space="preserve"> áp dụng nhiều kĩ thuật tương tác để </w:t>
      </w:r>
      <w:r w:rsidR="00444F2A">
        <w:t>giải quyết những giới hạn của con người, làm tăng năng suất phát triển phần mềm.</w:t>
      </w:r>
      <w:proofErr w:type="gramEnd"/>
      <w:r w:rsidR="00444F2A">
        <w:t xml:space="preserve"> </w:t>
      </w:r>
      <w:r w:rsidR="005153A3">
        <w:t>Các nhà phát triển đã sử dụng các phương thức như đ</w:t>
      </w:r>
      <w:r w:rsidR="000F7431">
        <w:t>iệ</w:t>
      </w:r>
      <w:r w:rsidR="00444F2A">
        <w:t xml:space="preserve">n thoại, </w:t>
      </w:r>
      <w:proofErr w:type="gramStart"/>
      <w:r w:rsidR="00444F2A">
        <w:t>thư</w:t>
      </w:r>
      <w:proofErr w:type="gramEnd"/>
      <w:r w:rsidR="00444F2A">
        <w:t xml:space="preserve"> điện tử, tin nhắn</w:t>
      </w:r>
      <w:r w:rsidR="005153A3">
        <w:t xml:space="preserve"> để tương tác với nhau</w:t>
      </w:r>
      <w:r w:rsidR="00444F2A">
        <w:t>. Bên cạnh đó các nhà phát triển cũng có thể tương tác với nhau dựa trên</w:t>
      </w:r>
      <w:r w:rsidR="00F45456">
        <w:t xml:space="preserve"> các sản phẩm trong quá trình phát triển phần mềm như</w:t>
      </w:r>
      <w:r w:rsidR="00444F2A">
        <w:t xml:space="preserve"> đặc tả yêu cầu, </w:t>
      </w:r>
      <w:proofErr w:type="gramStart"/>
      <w:r w:rsidR="00444F2A">
        <w:t>mô  hình</w:t>
      </w:r>
      <w:proofErr w:type="gramEnd"/>
      <w:r w:rsidR="00444F2A">
        <w:t xml:space="preserve"> UML </w:t>
      </w:r>
      <w:r w:rsidR="004701D6">
        <w:t xml:space="preserve">và </w:t>
      </w:r>
      <w:r w:rsidR="00444F2A">
        <w:t>mã nguồn</w:t>
      </w:r>
      <w:r w:rsidR="004701D6">
        <w:t>.</w:t>
      </w:r>
    </w:p>
    <w:p w:rsidR="004701D6" w:rsidRDefault="00444F2A" w:rsidP="00C816EF">
      <w:pPr>
        <w:jc w:val="both"/>
      </w:pPr>
      <w:r>
        <w:t xml:space="preserve">Có thể chia các công cụ hỗ trợ tương tác trong </w:t>
      </w:r>
      <w:r w:rsidR="006326D3">
        <w:t>công nghệ phần mềm</w:t>
      </w:r>
      <w:r>
        <w:t xml:space="preserve"> thành </w:t>
      </w:r>
      <w:r w:rsidR="00A66A15">
        <w:t>4 nhóm chính</w:t>
      </w:r>
      <w:r w:rsidR="004701D6">
        <w:t>:</w:t>
      </w:r>
    </w:p>
    <w:p w:rsidR="004701D6" w:rsidRDefault="00A66A15" w:rsidP="00220E04">
      <w:pPr>
        <w:jc w:val="both"/>
      </w:pPr>
      <w:r w:rsidRPr="006326D3">
        <w:rPr>
          <w:i/>
        </w:rPr>
        <w:t>Nhóm công cụ tương tác dựa trên mô hình</w:t>
      </w:r>
      <w:r>
        <w:t xml:space="preserve"> (model-based collaboration</w:t>
      </w:r>
      <w:r w:rsidR="00620530">
        <w:t xml:space="preserve">) hỗ trợ tương tác để tạo nên các sản phẩm của dự </w:t>
      </w:r>
      <w:proofErr w:type="gramStart"/>
      <w:r w:rsidR="00620530">
        <w:t>án</w:t>
      </w:r>
      <w:proofErr w:type="gramEnd"/>
      <w:r w:rsidR="00620530">
        <w:t xml:space="preserve"> như đặc tả yêu cầu, thiết kế hệ thống, kế hoạch kiểm thử</w:t>
      </w:r>
      <w:r w:rsidR="004D0CE1">
        <w:t xml:space="preserve">. </w:t>
      </w:r>
      <w:proofErr w:type="gramStart"/>
      <w:r w:rsidR="004D0CE1">
        <w:t>Những sản phẩm này tạo nên mô hình của phần mềm.</w:t>
      </w:r>
      <w:proofErr w:type="gramEnd"/>
      <w:r w:rsidR="00395C96">
        <w:t xml:space="preserve"> </w:t>
      </w:r>
      <w:proofErr w:type="gramStart"/>
      <w:r w:rsidR="00395C96">
        <w:t xml:space="preserve">Các thành viên </w:t>
      </w:r>
      <w:r w:rsidR="004D0CE1">
        <w:t>tương tác dựa trên mô hình của phần mềm</w:t>
      </w:r>
      <w:r w:rsidR="005E4D2C">
        <w:t>.</w:t>
      </w:r>
      <w:proofErr w:type="gramEnd"/>
    </w:p>
    <w:p w:rsidR="004701D6" w:rsidRDefault="005E4D2C" w:rsidP="00220E04">
      <w:pPr>
        <w:jc w:val="both"/>
      </w:pPr>
      <w:r w:rsidRPr="006326D3">
        <w:rPr>
          <w:i/>
        </w:rPr>
        <w:t xml:space="preserve">Nhóm công cụ hỗ trợ tương tác dựa trên quy </w:t>
      </w:r>
      <w:proofErr w:type="gramStart"/>
      <w:r w:rsidRPr="006326D3">
        <w:rPr>
          <w:i/>
        </w:rPr>
        <w:t>trình</w:t>
      </w:r>
      <w:r>
        <w:t xml:space="preserve">  (</w:t>
      </w:r>
      <w:proofErr w:type="gramEnd"/>
      <w:r>
        <w:t xml:space="preserve">Process centered collaboration) </w:t>
      </w:r>
      <w:r w:rsidR="004D0CE1">
        <w:t xml:space="preserve">cho phép mô hình hóa </w:t>
      </w:r>
      <w:r>
        <w:t>toàn bộ hoặc một phần củ</w:t>
      </w:r>
      <w:r w:rsidR="00395C96">
        <w:t>a qui trình phát triển phần mềm</w:t>
      </w:r>
      <w:r w:rsidR="004D0CE1">
        <w:t xml:space="preserve">.  Các </w:t>
      </w:r>
      <w:r w:rsidR="004D0CE1">
        <w:lastRenderedPageBreak/>
        <w:t xml:space="preserve">thành viên tương tác với nhau </w:t>
      </w:r>
      <w:proofErr w:type="gramStart"/>
      <w:r w:rsidR="004D0CE1">
        <w:t>theo</w:t>
      </w:r>
      <w:proofErr w:type="gramEnd"/>
      <w:r w:rsidR="004D0CE1">
        <w:t xml:space="preserve"> quy trình đã được mô hình hóa</w:t>
      </w:r>
      <w:r w:rsidR="00395C96">
        <w:t xml:space="preserve">. Ví dụ công cụ có thể quản lý việc phân công công việc cho thành viên và </w:t>
      </w:r>
      <w:proofErr w:type="gramStart"/>
      <w:r w:rsidR="00395C96">
        <w:t>theo</w:t>
      </w:r>
      <w:proofErr w:type="gramEnd"/>
      <w:r w:rsidR="00395C96">
        <w:t xml:space="preserve"> dõi tiến độ thưc hiện công viêc.</w:t>
      </w:r>
    </w:p>
    <w:p w:rsidR="004701D6" w:rsidRDefault="004D0CE1" w:rsidP="00220E04">
      <w:pPr>
        <w:jc w:val="both"/>
      </w:pPr>
      <w:proofErr w:type="gramStart"/>
      <w:r w:rsidRPr="006326D3">
        <w:rPr>
          <w:i/>
        </w:rPr>
        <w:t xml:space="preserve">Nhóm công cụ hỗ trợ nhận thức </w:t>
      </w:r>
      <w:r>
        <w:t>(Awareness tools)</w:t>
      </w:r>
      <w:r w:rsidR="00EC4D58">
        <w:t xml:space="preserve"> giúp thành viên ý thức được các hành động đang được thực hiện bởi các thành viên khác nhằm tránh xung đột.</w:t>
      </w:r>
      <w:proofErr w:type="gramEnd"/>
    </w:p>
    <w:p w:rsidR="00444F2A" w:rsidRDefault="00EC4D58" w:rsidP="00683468">
      <w:pPr>
        <w:jc w:val="both"/>
      </w:pPr>
      <w:r w:rsidRPr="006326D3">
        <w:rPr>
          <w:i/>
        </w:rPr>
        <w:t>Nhóm hạ tầng tương tác</w:t>
      </w:r>
      <w:r>
        <w:rPr>
          <w:i/>
        </w:rPr>
        <w:t xml:space="preserve"> </w:t>
      </w:r>
      <w:r>
        <w:t xml:space="preserve">được phát triển nhằm tăng khả năng phối hợp giữa các công cụ hỗ trợ tương tác khác. </w:t>
      </w:r>
      <w:proofErr w:type="gramStart"/>
      <w:r>
        <w:t>Nhóm hạ tầng tương tác tập trung vào tích hợp dữ liệu và điều khiển giữa các công cụ.</w:t>
      </w:r>
      <w:proofErr w:type="gramEnd"/>
    </w:p>
    <w:p w:rsidR="00DB798C" w:rsidRDefault="0020127E">
      <w:pPr>
        <w:jc w:val="both"/>
      </w:pPr>
      <w:proofErr w:type="gramStart"/>
      <w:r>
        <w:t>Việc tương tác</w:t>
      </w:r>
      <w:r w:rsidR="00F45456">
        <w:t xml:space="preserve"> trong nhóm làm phần mềm</w:t>
      </w:r>
      <w:r>
        <w:t xml:space="preserve"> thường được hỗ trợ bởi các thành phần riêng lẻ như hệ thống quản lý cấu hình, hệ thống quản lý vấn đề (issue-tracking system), hệ thống tin nhắn tức thời </w:t>
      </w:r>
      <w:r w:rsidR="004701D6">
        <w:t xml:space="preserve">và </w:t>
      </w:r>
      <w:r>
        <w:t>trang web của dự án</w:t>
      </w:r>
      <w:r w:rsidR="004701D6">
        <w:t>.</w:t>
      </w:r>
      <w:proofErr w:type="gramEnd"/>
      <w:r w:rsidR="004701D6">
        <w:t xml:space="preserve"> </w:t>
      </w:r>
      <w:proofErr w:type="gramStart"/>
      <w:r>
        <w:t xml:space="preserve">Được kết hợp lại một cách có hệ thống các thành phần trên tạo thành môi trường phát triển </w:t>
      </w:r>
      <w:r w:rsidR="009B6DD0">
        <w:t>tương tác</w:t>
      </w:r>
      <w:r>
        <w:t xml:space="preserve"> (CDE).</w:t>
      </w:r>
      <w:proofErr w:type="gramEnd"/>
    </w:p>
    <w:p w:rsidR="0020127E" w:rsidRDefault="00DB798C">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pPr>
        <w:jc w:val="both"/>
      </w:pPr>
      <w:proofErr w:type="gramStart"/>
      <w:r>
        <w:t>Tương tác không phải là</w:t>
      </w:r>
      <w:r w:rsidR="00537659">
        <w:t xml:space="preserve"> </w:t>
      </w:r>
      <w:r w:rsidR="000429B2">
        <w:t xml:space="preserve">chủ đề </w:t>
      </w:r>
      <w:r>
        <w:t>mới.</w:t>
      </w:r>
      <w:proofErr w:type="gramEnd"/>
      <w:r>
        <w:t xml:space="preserve"> Cùng với sự phát triển của internet đã có nhiều công cụ hỗ trợ tương tác như </w:t>
      </w:r>
      <w:proofErr w:type="gramStart"/>
      <w:r>
        <w:t>thư</w:t>
      </w:r>
      <w:proofErr w:type="gramEnd"/>
      <w:r>
        <w:t xml:space="preserve"> điện tử, hệ thống tin nhắn tức thời </w:t>
      </w:r>
      <w:r w:rsidR="004701D6">
        <w:t xml:space="preserve">và </w:t>
      </w:r>
      <w:r>
        <w:t>wiki</w:t>
      </w:r>
      <w:r w:rsidR="004701D6">
        <w:t>.</w:t>
      </w:r>
      <w:r>
        <w:t xml:space="preserve"> </w:t>
      </w:r>
      <w:proofErr w:type="gramStart"/>
      <w:r>
        <w:t>Các công cụ trên đã được sử dụng để hỗ trợ tương tác trong nhóm.</w:t>
      </w:r>
      <w:proofErr w:type="gramEnd"/>
      <w:r>
        <w:t xml:space="preserve">  </w:t>
      </w:r>
      <w:proofErr w:type="gramStart"/>
      <w:r w:rsidR="00537659">
        <w:t xml:space="preserve">Tuy nhiên CDE </w:t>
      </w:r>
      <w:r w:rsidR="00864FAC">
        <w:t xml:space="preserve">không giống </w:t>
      </w:r>
      <w:r w:rsidR="00537659">
        <w:t xml:space="preserve">những công cụ </w:t>
      </w:r>
      <w:r w:rsidR="00864FAC">
        <w:t>t</w:t>
      </w:r>
      <w:r w:rsidR="00537659">
        <w:t>rên.</w:t>
      </w:r>
      <w:proofErr w:type="gramEnd"/>
      <w:r w:rsidR="00537659">
        <w:t xml:space="preserve"> </w:t>
      </w:r>
      <w:proofErr w:type="gramStart"/>
      <w:r w:rsidR="00537659">
        <w:t>Có hai yếu tố tạo nên sự khác khác biệt của CDE</w:t>
      </w:r>
      <w:r>
        <w:t>.</w:t>
      </w:r>
      <w:proofErr w:type="gramEnd"/>
      <w:r w:rsidR="00537659">
        <w:t xml:space="preserve"> Thứ nhất bởi vì nhà phát triển phần mềm cần phải </w:t>
      </w:r>
      <w:proofErr w:type="gramStart"/>
      <w:r w:rsidR="00537659">
        <w:t>theo</w:t>
      </w:r>
      <w:proofErr w:type="gramEnd"/>
      <w:r w:rsidR="00537659">
        <w:t xml:space="preserve"> tác với những sản phẩm mang tính ngữ nghĩa cao. </w:t>
      </w:r>
      <w:proofErr w:type="gramStart"/>
      <w:r w:rsidR="00537659">
        <w:t>Bên cạnh đó thì mối quan hệ giữa các sản phẩm đó cũng có tính ngữ nghĩa cao.</w:t>
      </w:r>
      <w:proofErr w:type="gramEnd"/>
      <w:r w:rsidR="00537659">
        <w:t xml:space="preserve"> </w:t>
      </w:r>
      <w:proofErr w:type="gramStart"/>
      <w:r w:rsidR="00537659">
        <w:t>Thứ hai, web giống như là môi trường sống của nhà phát</w:t>
      </w:r>
      <w:r w:rsidR="004701D6">
        <w:t xml:space="preserve"> triển</w:t>
      </w:r>
      <w:r w:rsidR="00A8586B">
        <w:t>.</w:t>
      </w:r>
      <w:proofErr w:type="gramEnd"/>
      <w:r w:rsidR="00A8586B">
        <w:t xml:space="preserve"> </w:t>
      </w:r>
      <w:proofErr w:type="gramStart"/>
      <w:r w:rsidR="00A8586B">
        <w:t>Nó</w:t>
      </w:r>
      <w:r w:rsidR="00537659">
        <w:t xml:space="preserve"> </w:t>
      </w:r>
      <w:r w:rsidR="00A8586B">
        <w:t>làm cho khoảng cách giữa các nhà phát triển trở nên gần hơn cho dù họ cách xa nhau về mặt địa lý.</w:t>
      </w:r>
      <w:proofErr w:type="gramEnd"/>
    </w:p>
    <w:p w:rsidR="006326D3" w:rsidRPr="006326D3" w:rsidRDefault="009B6DD0">
      <w:pPr>
        <w:jc w:val="both"/>
      </w:pPr>
      <w:proofErr w:type="gramStart"/>
      <w:r>
        <w:lastRenderedPageBreak/>
        <w:t xml:space="preserve">CDE không phải là một </w:t>
      </w:r>
      <w:r w:rsidR="004701D6">
        <w:t>hệ thống</w:t>
      </w:r>
      <w:r>
        <w:t xml:space="preserve"> mới, tuy</w:t>
      </w:r>
      <w:r w:rsidR="00196C4F">
        <w:t xml:space="preserve"> nhiên nó là một </w:t>
      </w:r>
      <w:r w:rsidR="004701D6">
        <w:t>hệ thống</w:t>
      </w:r>
      <w:r w:rsidR="00196C4F">
        <w:t xml:space="preserve"> mỏng manh, bởi vì CDE liên quan đến các yếu tố xã hội của quá trình phát trển phần mềm.</w:t>
      </w:r>
      <w:proofErr w:type="gramEnd"/>
      <w:r w:rsidR="00196C4F">
        <w:t xml:space="preserve"> CDE</w:t>
      </w:r>
      <w:r>
        <w:t xml:space="preserve"> cần phải đơn giản, dễ sử dụng, phù hợp với sở thích của cá nhân và văn hóa của nhóm làm phần mềm. </w:t>
      </w:r>
      <w:proofErr w:type="gramStart"/>
      <w:r w:rsidR="00196C4F">
        <w:t>CDE cung cấp môi trường cho các cá nhân, nhóm hoạt động.</w:t>
      </w:r>
      <w:proofErr w:type="gramEnd"/>
      <w:r w:rsidR="00196C4F">
        <w:t xml:space="preserve"> </w:t>
      </w:r>
      <w:proofErr w:type="gramStart"/>
      <w:r w:rsidR="00196C4F">
        <w:t xml:space="preserve">Tuy nhiên nó không được ảnh hưởng đến </w:t>
      </w:r>
      <w:r w:rsidR="000429B2">
        <w:t>quá trình</w:t>
      </w:r>
      <w:r w:rsidR="00196C4F">
        <w:t xml:space="preserve"> làm việc của cá nhân và của nhóm.</w:t>
      </w:r>
      <w:proofErr w:type="gramEnd"/>
    </w:p>
    <w:p w:rsidR="00937EA6" w:rsidRDefault="00832DE8" w:rsidP="00220E04">
      <w:pPr>
        <w:pStyle w:val="Heading2"/>
      </w:pPr>
      <w:bookmarkStart w:id="147" w:name="_Toc326952942"/>
      <w:bookmarkStart w:id="148" w:name="_Toc327868568"/>
      <w:bookmarkStart w:id="149" w:name="_Toc327994065"/>
      <w:bookmarkStart w:id="150" w:name="_Toc328071721"/>
      <w:r>
        <w:t>Tìm hiểu thực tế</w:t>
      </w:r>
      <w:bookmarkEnd w:id="147"/>
      <w:bookmarkEnd w:id="148"/>
      <w:bookmarkEnd w:id="149"/>
      <w:bookmarkEnd w:id="150"/>
    </w:p>
    <w:p w:rsidR="00A8586B" w:rsidRPr="006C7DA3" w:rsidRDefault="00A8586B">
      <w:pPr>
        <w:jc w:val="both"/>
      </w:pPr>
      <w:proofErr w:type="gramStart"/>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proofErr w:type="gramEnd"/>
      <w:r w:rsidR="00B63468">
        <w:t xml:space="preserve"> </w:t>
      </w:r>
      <w:r>
        <w:t xml:space="preserve"> </w:t>
      </w:r>
      <w:proofErr w:type="gramStart"/>
      <w:r>
        <w:t xml:space="preserve">Bên cạnh đó thì cũng </w:t>
      </w:r>
      <w:r w:rsidR="00765C09">
        <w:t>c</w:t>
      </w:r>
      <w:r>
        <w:t>ó những công cụ mã nguồn mở hỗ</w:t>
      </w:r>
      <w:r w:rsidR="00186994">
        <w:t xml:space="preserve"> trợ việc tương tác như Redmine</w:t>
      </w:r>
      <w:r w:rsidR="00B63468">
        <w:t>.</w:t>
      </w:r>
      <w:proofErr w:type="gramEnd"/>
      <w:r w:rsidR="00CB6155">
        <w:t xml:space="preserve"> </w:t>
      </w:r>
    </w:p>
    <w:p w:rsidR="00D827A2" w:rsidRPr="00D827A2" w:rsidRDefault="00937EA6" w:rsidP="00683468">
      <w:pPr>
        <w:pStyle w:val="Heading3"/>
      </w:pPr>
      <w:bookmarkStart w:id="151" w:name="_Toc326077655"/>
      <w:bookmarkStart w:id="152" w:name="_Toc327121398"/>
      <w:bookmarkStart w:id="153" w:name="_Toc327868569"/>
      <w:bookmarkStart w:id="154" w:name="_Toc327994066"/>
      <w:bookmarkStart w:id="155" w:name="_Toc328071722"/>
      <w:r>
        <w:t>Team foundation server</w:t>
      </w:r>
      <w:bookmarkEnd w:id="151"/>
      <w:bookmarkEnd w:id="152"/>
      <w:bookmarkEnd w:id="153"/>
      <w:r w:rsidR="00384F98">
        <w:t xml:space="preserve"> (TFS)</w:t>
      </w:r>
      <w:bookmarkEnd w:id="154"/>
      <w:bookmarkEnd w:id="155"/>
    </w:p>
    <w:p w:rsidR="00937EA6" w:rsidRDefault="00937EA6" w:rsidP="00683468">
      <w:pPr>
        <w:jc w:val="both"/>
      </w:pPr>
      <w:r>
        <w:t xml:space="preserve">Là một sản phẩm của Microsoft hỗ trợ việc phát triển dự </w:t>
      </w:r>
      <w:proofErr w:type="gramStart"/>
      <w:r>
        <w:t>án</w:t>
      </w:r>
      <w:proofErr w:type="gramEnd"/>
      <w:r>
        <w:t xml:space="preserve"> ph</w:t>
      </w:r>
      <w:r w:rsidR="00B63468">
        <w:t>ầ</w:t>
      </w:r>
      <w:r>
        <w:t>n mềm, cho phép các thành viên trong dự án tương tác với nhau</w:t>
      </w:r>
    </w:p>
    <w:p w:rsidR="00D827A2" w:rsidRDefault="00D827A2" w:rsidP="004100D0">
      <w:pPr>
        <w:keepNext/>
        <w:ind w:left="360" w:firstLine="360"/>
        <w:jc w:val="center"/>
      </w:pPr>
      <w:r>
        <w:rPr>
          <w:noProof/>
        </w:rPr>
        <w:drawing>
          <wp:inline distT="0" distB="0" distL="0" distR="0" wp14:anchorId="21A0F5CC" wp14:editId="370251D3">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7842CC">
      <w:pPr>
        <w:pStyle w:val="Caption"/>
        <w:spacing w:line="360" w:lineRule="auto"/>
        <w:jc w:val="center"/>
      </w:pPr>
      <w:bookmarkStart w:id="156" w:name="_Toc327868432"/>
      <w:bookmarkStart w:id="157" w:name="_Toc328073196"/>
      <w:r>
        <w:t xml:space="preserve">Hình </w:t>
      </w:r>
      <w:fldSimple w:instr=" SEQ Hình \* ARABIC ">
        <w:r w:rsidR="00220E04">
          <w:rPr>
            <w:noProof/>
          </w:rPr>
          <w:t>1</w:t>
        </w:r>
      </w:fldSimple>
      <w:r>
        <w:t xml:space="preserve"> </w:t>
      </w:r>
      <w:r w:rsidRPr="00AD176A">
        <w:t>Team Foundation Server Proccess</w:t>
      </w:r>
      <w:bookmarkEnd w:id="156"/>
      <w:bookmarkEnd w:id="157"/>
    </w:p>
    <w:p w:rsidR="0040339F" w:rsidRPr="00EB65C7" w:rsidRDefault="004100D0" w:rsidP="00EB65C7">
      <w:pPr>
        <w:jc w:val="center"/>
        <w:rPr>
          <w:i/>
          <w:sz w:val="20"/>
          <w:szCs w:val="20"/>
        </w:rPr>
      </w:pPr>
      <w:r w:rsidRPr="00EB65C7">
        <w:rPr>
          <w:i/>
          <w:sz w:val="20"/>
          <w:szCs w:val="20"/>
        </w:rPr>
        <w:t>(</w:t>
      </w:r>
      <w:r w:rsidR="0040339F" w:rsidRPr="00EB65C7">
        <w:rPr>
          <w:sz w:val="20"/>
          <w:szCs w:val="20"/>
        </w:rPr>
        <w:t xml:space="preserve">Nguồn: </w:t>
      </w:r>
      <w:r w:rsidR="003C536B" w:rsidRPr="00EB65C7">
        <w:rPr>
          <w:sz w:val="20"/>
          <w:szCs w:val="20"/>
        </w:rPr>
        <w:t xml:space="preserve">Team Foundation Server Process Templates for effective Project Management, </w:t>
      </w:r>
      <w:r w:rsidR="003C536B" w:rsidRPr="00EB65C7">
        <w:rPr>
          <w:i/>
          <w:sz w:val="20"/>
          <w:szCs w:val="20"/>
        </w:rPr>
        <w:t>Aaron Bjork, Kimberly Walters</w:t>
      </w:r>
      <w:r w:rsidRPr="00EB65C7">
        <w:rPr>
          <w:sz w:val="20"/>
          <w:szCs w:val="20"/>
        </w:rPr>
        <w:t>)</w:t>
      </w:r>
    </w:p>
    <w:p w:rsidR="00B63468" w:rsidRDefault="00384F98" w:rsidP="00683468">
      <w:pPr>
        <w:jc w:val="both"/>
      </w:pPr>
      <w:proofErr w:type="gramStart"/>
      <w:r>
        <w:t>TFS</w:t>
      </w:r>
      <w:r w:rsidR="00B63468">
        <w:t xml:space="preserve"> có các 5 nhóm chức năng chính là quản lý dự án, quản lý công việc, quản lý cấu hình, tạo báo cáo, xây dựng nhóm.</w:t>
      </w:r>
      <w:proofErr w:type="gramEnd"/>
    </w:p>
    <w:p w:rsidR="00034BC3" w:rsidRPr="00034BC3" w:rsidRDefault="00B63468" w:rsidP="00683468">
      <w:pPr>
        <w:jc w:val="both"/>
      </w:pPr>
      <w:r>
        <w:lastRenderedPageBreak/>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proofErr w:type="gramStart"/>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việc </w:t>
      </w:r>
      <w:r w:rsidR="004701D6">
        <w:t xml:space="preserve">và </w:t>
      </w:r>
      <w:r w:rsidR="00D827A2">
        <w:t>báo cáo</w:t>
      </w:r>
      <w:r w:rsidR="004701D6">
        <w:t>.</w:t>
      </w:r>
      <w:proofErr w:type="gramEnd"/>
      <w:r w:rsidR="00D827A2" w:rsidRPr="00D827A2">
        <w:t xml:space="preserve"> </w:t>
      </w:r>
      <w:proofErr w:type="gramStart"/>
      <w:r w:rsidR="00D827A2">
        <w:t xml:space="preserve">Hiện tại TFS hỗ trợ sẵn 2 quy trình là CMMI </w:t>
      </w:r>
      <w:r w:rsidR="004701D6">
        <w:t>và</w:t>
      </w:r>
      <w:r w:rsidR="00BE272F">
        <w:t xml:space="preserve"> </w:t>
      </w:r>
      <w:r w:rsidR="00D827A2">
        <w:t>Agile.</w:t>
      </w:r>
      <w:proofErr w:type="gramEnd"/>
      <w:r w:rsidR="00D827A2">
        <w:t xml:space="preserve"> Tuy nhiên có thể bổ sung các quy trình khác </w:t>
      </w:r>
      <w:proofErr w:type="gramStart"/>
      <w:r w:rsidR="00D827A2">
        <w:t>từ  bên</w:t>
      </w:r>
      <w:proofErr w:type="gramEnd"/>
      <w:r w:rsidR="00D827A2">
        <w:t xml:space="preserve"> thứ ba.</w:t>
      </w:r>
      <w:r w:rsidR="00034BC3">
        <w:t xml:space="preserve"> </w:t>
      </w:r>
      <w:proofErr w:type="gramStart"/>
      <w:r w:rsidR="00034BC3">
        <w:t xml:space="preserve">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roofErr w:type="gramEnd"/>
    </w:p>
    <w:p w:rsidR="00B63468" w:rsidRDefault="00034BC3" w:rsidP="00683468">
      <w:pPr>
        <w:jc w:val="both"/>
      </w:pPr>
      <w:r>
        <w:t xml:space="preserve">Tùy thuộc vào quy trình được chọn mà dự </w:t>
      </w:r>
      <w:proofErr w:type="gramStart"/>
      <w:r>
        <w:t>án</w:t>
      </w:r>
      <w:proofErr w:type="gramEnd"/>
      <w:r>
        <w:t xml:space="preserve"> có các loại công việc khác nhau, cũng như mối quan hệ giữa các công việc. </w:t>
      </w:r>
      <w:proofErr w:type="gramStart"/>
      <w:r>
        <w:t xml:space="preserve">TFS có các chức năng cho phép </w:t>
      </w:r>
      <w:r w:rsidRPr="006C7DA3">
        <w:rPr>
          <w:i/>
        </w:rPr>
        <w:t>quản lý công việc</w:t>
      </w:r>
      <w:r>
        <w:t>.</w:t>
      </w:r>
      <w:proofErr w:type="gramEnd"/>
      <w:r>
        <w:t xml:space="preserve"> </w:t>
      </w:r>
      <w:proofErr w:type="gramStart"/>
      <w:r>
        <w:t>TFS cho phép tạo công việc, quản lý tình trạng của công viêc việc cũng như quản lý mối quan hệ giữa các công việc.</w:t>
      </w:r>
      <w:proofErr w:type="gramEnd"/>
    </w:p>
    <w:p w:rsidR="00F61D21" w:rsidRDefault="00F61D21" w:rsidP="00683468">
      <w:pPr>
        <w:jc w:val="both"/>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w:t>
      </w:r>
      <w:r w:rsidR="00D944DA">
        <w:t xml:space="preserve"> có</w:t>
      </w:r>
      <w:r>
        <w:t xml:space="preserve"> thay đổi được đưa lên hệ thống quản lý phiên bản.</w:t>
      </w:r>
    </w:p>
    <w:p w:rsidR="00F61D21" w:rsidRDefault="00F61D21" w:rsidP="00683468">
      <w:pPr>
        <w:jc w:val="both"/>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D827A2" w:rsidRDefault="00D827A2" w:rsidP="004100D0">
      <w:pPr>
        <w:keepNext/>
        <w:ind w:left="360" w:firstLine="360"/>
        <w:jc w:val="center"/>
      </w:pPr>
      <w:r>
        <w:rPr>
          <w:noProof/>
        </w:rPr>
        <w:drawing>
          <wp:inline distT="0" distB="0" distL="0" distR="0" wp14:anchorId="59D23E14" wp14:editId="71A47954">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7842CC">
      <w:pPr>
        <w:pStyle w:val="Caption"/>
        <w:spacing w:line="360" w:lineRule="auto"/>
        <w:jc w:val="center"/>
      </w:pPr>
      <w:bookmarkStart w:id="158" w:name="_Toc327868433"/>
      <w:bookmarkStart w:id="159" w:name="_Toc328073197"/>
      <w:r>
        <w:t xml:space="preserve">Hình </w:t>
      </w:r>
      <w:fldSimple w:instr=" SEQ Hình \* ARABIC ">
        <w:r w:rsidR="00220E04">
          <w:rPr>
            <w:noProof/>
          </w:rPr>
          <w:t>2</w:t>
        </w:r>
      </w:fldSimple>
      <w:r>
        <w:t xml:space="preserve"> </w:t>
      </w:r>
      <w:r w:rsidRPr="00866C3B">
        <w:t>CMMI</w:t>
      </w:r>
      <w:bookmarkEnd w:id="158"/>
      <w:bookmarkEnd w:id="159"/>
    </w:p>
    <w:p w:rsidR="008228EA" w:rsidRPr="00FC34F8" w:rsidRDefault="004100D0" w:rsidP="003C7CC9">
      <w:pPr>
        <w:jc w:val="center"/>
        <w:rPr>
          <w:i/>
          <w:sz w:val="20"/>
        </w:rPr>
      </w:pPr>
      <w:r w:rsidRPr="00FC34F8">
        <w:rPr>
          <w:sz w:val="20"/>
        </w:rPr>
        <w:lastRenderedPageBreak/>
        <w:t>(</w:t>
      </w:r>
      <w:r w:rsidR="008228EA" w:rsidRPr="00FC34F8">
        <w:rPr>
          <w:sz w:val="20"/>
        </w:rPr>
        <w:t>Nguồn:</w:t>
      </w:r>
      <w:r w:rsidR="003C7CC9" w:rsidRPr="00FC34F8">
        <w:rPr>
          <w:sz w:val="20"/>
        </w:rPr>
        <w:t xml:space="preserve"> </w:t>
      </w:r>
      <w:r w:rsidR="003C7CC9" w:rsidRPr="00FC34F8">
        <w:rPr>
          <w:i/>
          <w:sz w:val="20"/>
        </w:rPr>
        <w:t>Planning and Tracking Projects with VSTS 2010 by Ahmed Nasr</w:t>
      </w:r>
      <w:r w:rsidRPr="00FC34F8">
        <w:rPr>
          <w:i/>
          <w:sz w:val="20"/>
        </w:rPr>
        <w:t>)</w:t>
      </w:r>
    </w:p>
    <w:p w:rsidR="00D827A2" w:rsidRPr="004C5495" w:rsidRDefault="00D827A2" w:rsidP="003C7CC9">
      <w:pPr>
        <w:keepNext/>
        <w:ind w:left="360" w:firstLine="360"/>
        <w:jc w:val="both"/>
      </w:pPr>
      <w:r>
        <w:rPr>
          <w:noProof/>
        </w:rPr>
        <w:drawing>
          <wp:inline distT="0" distB="0" distL="0" distR="0" wp14:anchorId="058BF7F2" wp14:editId="65B3BAB4">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7842CC">
      <w:pPr>
        <w:pStyle w:val="Caption"/>
        <w:spacing w:line="360" w:lineRule="auto"/>
        <w:jc w:val="center"/>
      </w:pPr>
      <w:bookmarkStart w:id="160" w:name="_Toc327868434"/>
      <w:bookmarkStart w:id="161" w:name="_Toc328073198"/>
      <w:r>
        <w:t xml:space="preserve">Hình </w:t>
      </w:r>
      <w:fldSimple w:instr=" SEQ Hình \* ARABIC ">
        <w:r w:rsidR="00220E04">
          <w:rPr>
            <w:noProof/>
          </w:rPr>
          <w:t>3</w:t>
        </w:r>
      </w:fldSimple>
      <w:r>
        <w:t xml:space="preserve"> </w:t>
      </w:r>
      <w:r w:rsidRPr="008820E5">
        <w:t>Agile</w:t>
      </w:r>
      <w:bookmarkEnd w:id="160"/>
      <w:bookmarkEnd w:id="161"/>
    </w:p>
    <w:p w:rsidR="003C7CC9" w:rsidRPr="00FC34F8" w:rsidRDefault="004100D0" w:rsidP="003C7CC9">
      <w:pPr>
        <w:jc w:val="center"/>
        <w:rPr>
          <w:i/>
          <w:sz w:val="20"/>
        </w:rPr>
      </w:pPr>
      <w:r w:rsidRPr="00FC34F8">
        <w:rPr>
          <w:sz w:val="20"/>
        </w:rPr>
        <w:t>(</w:t>
      </w:r>
      <w:proofErr w:type="gramStart"/>
      <w:r w:rsidR="003C7CC9" w:rsidRPr="00FC34F8">
        <w:rPr>
          <w:sz w:val="20"/>
        </w:rPr>
        <w:t>Nguồn :</w:t>
      </w:r>
      <w:proofErr w:type="gramEnd"/>
      <w:r w:rsidR="003C7CC9" w:rsidRPr="00FC34F8">
        <w:rPr>
          <w:sz w:val="20"/>
        </w:rPr>
        <w:t xml:space="preserve"> </w:t>
      </w:r>
      <w:r w:rsidR="003C7CC9" w:rsidRPr="00FC34F8">
        <w:rPr>
          <w:i/>
          <w:sz w:val="20"/>
        </w:rPr>
        <w:t>Planning and Tracking Projects with VSTS 2010 by Ahmed Nasr</w:t>
      </w:r>
      <w:r w:rsidRPr="00FC34F8">
        <w:rPr>
          <w:i/>
          <w:sz w:val="20"/>
        </w:rPr>
        <w:t>)</w:t>
      </w:r>
    </w:p>
    <w:p w:rsidR="0020779C" w:rsidRDefault="0020779C" w:rsidP="003C7CC9">
      <w:pPr>
        <w:jc w:val="both"/>
        <w:rPr>
          <w:b/>
        </w:rPr>
      </w:pPr>
      <w:r>
        <w:rPr>
          <w:b/>
        </w:rPr>
        <w:t>Phần mềm Team Foundation Server có một số những điểm ưu việt so với những phần mềm khác như sau:</w:t>
      </w:r>
    </w:p>
    <w:p w:rsidR="0020779C" w:rsidRDefault="0020779C" w:rsidP="00683468">
      <w:pPr>
        <w:jc w:val="both"/>
      </w:pPr>
      <w:r>
        <w:t>Một là h</w:t>
      </w:r>
      <w:r w:rsidR="00D63482">
        <w:t xml:space="preserve">ỗ trợ tốt việc phát triển phần mềm </w:t>
      </w:r>
      <w:proofErr w:type="gramStart"/>
      <w:r w:rsidR="00D63482">
        <w:t>theo</w:t>
      </w:r>
      <w:proofErr w:type="gramEnd"/>
      <w:r w:rsidR="00D63482">
        <w:t xml:space="preserve"> quy trình như CMMI </w:t>
      </w:r>
      <w:r w:rsidR="004701D6">
        <w:t xml:space="preserve">và </w:t>
      </w:r>
      <w:r w:rsidR="00D63482">
        <w:t>Agile</w:t>
      </w:r>
      <w:r w:rsidR="004701D6">
        <w:t>.</w:t>
      </w:r>
      <w:r>
        <w:t xml:space="preserve"> Những phần mềm phát triển </w:t>
      </w:r>
      <w:proofErr w:type="gramStart"/>
      <w:r>
        <w:t>theo</w:t>
      </w:r>
      <w:proofErr w:type="gramEnd"/>
      <w:r>
        <w:t xml:space="preserve"> những quy trình này sẽ được cung cấp đầy đủ những tính năng giúp hỗ trợ trong quá trình phát triển phần mềm.</w:t>
      </w:r>
    </w:p>
    <w:p w:rsidR="00386D83" w:rsidRDefault="0020779C" w:rsidP="00683468">
      <w:pPr>
        <w:jc w:val="both"/>
      </w:pPr>
      <w:proofErr w:type="gramStart"/>
      <w:r>
        <w:t>Hai là b</w:t>
      </w:r>
      <w:r w:rsidR="00D63482">
        <w:t>ao</w:t>
      </w:r>
      <w:r w:rsidR="006B2196">
        <w:t xml:space="preserve"> quát tất cả các hoạt động trong quá trình phát triển phần mềm.</w:t>
      </w:r>
      <w:proofErr w:type="gramEnd"/>
      <w:r w:rsidR="00716A1B">
        <w:t xml:space="preserve"> </w:t>
      </w:r>
      <w:proofErr w:type="gramStart"/>
      <w:r w:rsidR="00716A1B">
        <w:t>TFS có thể được sử dụng trong các giai đoạn như lên kế hoạch, thiết kế, cài đặt và kiểm tra.</w:t>
      </w:r>
      <w:proofErr w:type="gramEnd"/>
      <w:r w:rsidR="00716A1B">
        <w:t xml:space="preserve"> Các sản phẩm được tạo ra trong từng giao đoạn có thể được liên kết với nhau như có thể liên kết bug với </w:t>
      </w:r>
      <w:r w:rsidR="00AF6FB8">
        <w:t xml:space="preserve">mã nguồn </w:t>
      </w:r>
      <w:r w:rsidR="004701D6">
        <w:t>và</w:t>
      </w:r>
      <w:r w:rsidR="00BE272F">
        <w:t xml:space="preserve"> </w:t>
      </w:r>
      <w:r w:rsidR="00AF6FB8">
        <w:t>liên kết mã nguồn với yêu cầu</w:t>
      </w:r>
      <w:r w:rsidR="004701D6">
        <w:t>.</w:t>
      </w:r>
    </w:p>
    <w:p w:rsidR="00D63482" w:rsidRDefault="00386D83" w:rsidP="00683468">
      <w:pPr>
        <w:jc w:val="both"/>
      </w:pPr>
      <w:proofErr w:type="gramStart"/>
      <w:r>
        <w:t>Ba là c</w:t>
      </w:r>
      <w:r w:rsidR="00D63482">
        <w:t xml:space="preserve">ó liên kết với nhiều công cụ thông dụng trong quá trình phát triển phần mềm như Visual Studio Team Suite, MS Office </w:t>
      </w:r>
      <w:r w:rsidR="004701D6">
        <w:t>và</w:t>
      </w:r>
      <w:r w:rsidR="00BE272F">
        <w:t xml:space="preserve"> </w:t>
      </w:r>
      <w:r w:rsidR="00D63482">
        <w:t>SharePoint.</w:t>
      </w:r>
      <w:proofErr w:type="gramEnd"/>
    </w:p>
    <w:p w:rsidR="00D63482" w:rsidRDefault="00386D83" w:rsidP="003C7CC9">
      <w:pPr>
        <w:jc w:val="both"/>
        <w:rPr>
          <w:b/>
        </w:rPr>
      </w:pPr>
      <w:r>
        <w:rPr>
          <w:b/>
        </w:rPr>
        <w:t>Tuy nhiên, Team Foundation Server cũng có những mặt hạn chế đối vối người dùng:</w:t>
      </w:r>
    </w:p>
    <w:p w:rsidR="00D63482" w:rsidRPr="00386D83" w:rsidRDefault="00386D83" w:rsidP="00683468">
      <w:pPr>
        <w:jc w:val="both"/>
        <w:rPr>
          <w:b/>
        </w:rPr>
      </w:pPr>
      <w:proofErr w:type="gramStart"/>
      <w:r>
        <w:lastRenderedPageBreak/>
        <w:t>Một là k</w:t>
      </w:r>
      <w:r w:rsidR="00D63482">
        <w:t>hông miễn phí và có giá khá cao.</w:t>
      </w:r>
      <w:proofErr w:type="gramEnd"/>
      <w:r>
        <w:t xml:space="preserve"> </w:t>
      </w:r>
      <w:proofErr w:type="gramStart"/>
      <w:r>
        <w:t>Điều này gây khó khăn đối với nhóm người dùng không có điều kiện chi trả cho bản quyền, đặc biệt là đối với sinh viên nước ta.</w:t>
      </w:r>
      <w:proofErr w:type="gramEnd"/>
    </w:p>
    <w:p w:rsidR="00386D83" w:rsidRDefault="00386D83" w:rsidP="00683468">
      <w:pPr>
        <w:jc w:val="both"/>
        <w:rPr>
          <w:b/>
        </w:rPr>
      </w:pPr>
      <w:proofErr w:type="gramStart"/>
      <w:r>
        <w:t>Hai là q</w:t>
      </w:r>
      <w:r w:rsidR="00D63482">
        <w:t>uá phức tạp.</w:t>
      </w:r>
      <w:proofErr w:type="gramEnd"/>
      <w:r>
        <w:t xml:space="preserve"> </w:t>
      </w:r>
      <w:proofErr w:type="gramStart"/>
      <w:r>
        <w:t>Để có thể sử dụng một cách thành thạo TFS, sử dụng được hết các chức năng của TFS thì cần phải có một thời gian dài nghiên cứu và thực hành.</w:t>
      </w:r>
      <w:proofErr w:type="gramEnd"/>
      <w:r>
        <w:t xml:space="preserve"> </w:t>
      </w:r>
      <w:proofErr w:type="gramStart"/>
      <w:r>
        <w:t>Ngo</w:t>
      </w:r>
      <w:r w:rsidR="005C288C">
        <w:t>à</w:t>
      </w:r>
      <w:r>
        <w:t>i ra, TFS còn có nhiều chức năng mà người dùng, đặc biệt là sinh viên không dùng tới.</w:t>
      </w:r>
      <w:proofErr w:type="gramEnd"/>
    </w:p>
    <w:p w:rsidR="00816D51" w:rsidRPr="00386D83" w:rsidRDefault="00D63482" w:rsidP="00683468">
      <w:pPr>
        <w:jc w:val="both"/>
        <w:rPr>
          <w:b/>
        </w:rPr>
      </w:pPr>
      <w:r>
        <w:t xml:space="preserve">Không thích hợp với các dự </w:t>
      </w:r>
      <w:proofErr w:type="gramStart"/>
      <w:r>
        <w:t>án</w:t>
      </w:r>
      <w:proofErr w:type="gramEnd"/>
      <w:r>
        <w:t xml:space="preserve"> nhỏ như các dự án được thực hiện bởi sinh viên trong lớp học.</w:t>
      </w:r>
      <w:r w:rsidR="00386D83">
        <w:t xml:space="preserve"> TFS hỗ trợ xây dựng phần mềm </w:t>
      </w:r>
      <w:proofErr w:type="gramStart"/>
      <w:r w:rsidR="00386D83">
        <w:t>theo</w:t>
      </w:r>
      <w:proofErr w:type="gramEnd"/>
      <w:r w:rsidR="00386D83">
        <w:t xml:space="preserve"> các quy trình chuẩn, điều này có nghĩa là gồm nhiều giai đoạn mà đối với những dự án nhỏ thì không cần thiết. Trong môi trường lớp học, những dự </w:t>
      </w:r>
      <w:proofErr w:type="gramStart"/>
      <w:r w:rsidR="00386D83">
        <w:t>án</w:t>
      </w:r>
      <w:proofErr w:type="gramEnd"/>
      <w:r w:rsidR="00386D83">
        <w:t xml:space="preserve"> nhỏ của sinh viên có thể chỉ thức hiện trong vòng một tuần hoặc một tháng, những quy trình mà TFS đưa ra sẽ không phù hợp với những dự án kiểu này.</w:t>
      </w:r>
    </w:p>
    <w:p w:rsidR="00816D51" w:rsidRDefault="00816D51" w:rsidP="00683468">
      <w:pPr>
        <w:pStyle w:val="Heading3"/>
      </w:pPr>
      <w:bookmarkStart w:id="162" w:name="_Toc326952944"/>
      <w:bookmarkStart w:id="163" w:name="_Toc327868570"/>
      <w:bookmarkStart w:id="164" w:name="_Toc327994067"/>
      <w:bookmarkStart w:id="165" w:name="_Toc328071723"/>
      <w:r w:rsidRPr="00816D51">
        <w:t>Redmine</w:t>
      </w:r>
      <w:bookmarkEnd w:id="162"/>
      <w:bookmarkEnd w:id="163"/>
      <w:bookmarkEnd w:id="164"/>
      <w:bookmarkEnd w:id="165"/>
    </w:p>
    <w:p w:rsidR="00BB7C72" w:rsidRDefault="0001413D">
      <w:pPr>
        <w:jc w:val="both"/>
      </w:pPr>
      <w:proofErr w:type="gramStart"/>
      <w:r w:rsidRPr="0001413D">
        <w:t>Redmine là một công cụ quản lý dự</w:t>
      </w:r>
      <w:r w:rsidR="00160078">
        <w:t xml:space="preserve"> án, quản lý vấn đề cho phép tạo nhiều dự án</w:t>
      </w:r>
      <w:r w:rsidR="00E469FF">
        <w:t>.</w:t>
      </w:r>
      <w:proofErr w:type="gramEnd"/>
      <w:r w:rsidR="00160078">
        <w:t xml:space="preserve"> Trong mỗi dự </w:t>
      </w:r>
      <w:proofErr w:type="gramStart"/>
      <w:r w:rsidR="00160078">
        <w:t>án</w:t>
      </w:r>
      <w:proofErr w:type="gramEnd"/>
      <w:r w:rsidR="00160078">
        <w:t xml:space="preserve"> có thể thêm thành viên, phân quyền cho thành viên. </w:t>
      </w:r>
      <w:proofErr w:type="gramStart"/>
      <w:r w:rsidR="00160078">
        <w:t>Redmine cung cấp nhiều lựa chọn về hệ thống quản lý phiên bản để quản lý mã nguồn.</w:t>
      </w:r>
      <w:proofErr w:type="gramEnd"/>
      <w:r w:rsidR="00160078">
        <w:t xml:space="preserve"> </w:t>
      </w:r>
      <w:proofErr w:type="gramStart"/>
      <w:r w:rsidR="00160078">
        <w:t>Bên cạnh đó thì redmine cũng hỗ trợ quản lý tài liệu của dự án.</w:t>
      </w:r>
      <w:proofErr w:type="gramEnd"/>
    </w:p>
    <w:p w:rsidR="00B11E1D" w:rsidRDefault="00BB7C72">
      <w:pPr>
        <w:jc w:val="both"/>
      </w:pPr>
      <w:r>
        <w:t xml:space="preserve">Mỗi dự </w:t>
      </w:r>
      <w:proofErr w:type="gramStart"/>
      <w:r>
        <w:t>án</w:t>
      </w:r>
      <w:proofErr w:type="gramEnd"/>
      <w:r>
        <w:t xml:space="preserve">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proofErr w:type="gramStart"/>
      <w:r w:rsidR="00044E13">
        <w:t>theo</w:t>
      </w:r>
      <w:proofErr w:type="gramEnd"/>
      <w:r w:rsidR="00044E13">
        <w:t xml:space="preserve"> dõi thời gian các thành viên đã giành cho dự án.</w:t>
      </w:r>
    </w:p>
    <w:p w:rsidR="00D944DA" w:rsidRDefault="00EA0D46">
      <w:pPr>
        <w:jc w:val="both"/>
      </w:pPr>
      <w:r>
        <w:t xml:space="preserve">Để các thành viên trong dự </w:t>
      </w:r>
      <w:proofErr w:type="gramStart"/>
      <w:r>
        <w:t>án</w:t>
      </w:r>
      <w:proofErr w:type="gramEnd"/>
      <w:r>
        <w:t xml:space="preserve"> có thể tương tác với nhau dễ dàng hơn, trong dự án có thể tạo trang wiki và diễn đàn để các thành viên tương tác với nhau.</w:t>
      </w:r>
    </w:p>
    <w:p w:rsidR="00E469FF" w:rsidRDefault="00E469FF">
      <w:pPr>
        <w:jc w:val="both"/>
      </w:pPr>
      <w:r>
        <w:t xml:space="preserve">Redmine được viết bằng ngôn ngữ Ruby, sử dung Ruby on Rails framework. </w:t>
      </w:r>
      <w:proofErr w:type="gramStart"/>
      <w:r>
        <w:t>Redmine không phụ thuộc vào nền tảng (cross-platform) và cơ sở dữ liệu.</w:t>
      </w:r>
      <w:proofErr w:type="gramEnd"/>
      <w:r>
        <w:t xml:space="preserve"> </w:t>
      </w:r>
      <w:proofErr w:type="gramStart"/>
      <w:r>
        <w:t xml:space="preserve">Redmine là một phần của </w:t>
      </w:r>
      <w:r w:rsidRPr="00E469FF">
        <w:t>Bitnami app library</w:t>
      </w:r>
      <w:r>
        <w:t xml:space="preserve"> cho phép triển khai dễ dàng.</w:t>
      </w:r>
      <w:proofErr w:type="gramEnd"/>
    </w:p>
    <w:p w:rsidR="00C122DB" w:rsidRDefault="00386D83" w:rsidP="003C7CC9">
      <w:pPr>
        <w:jc w:val="both"/>
        <w:rPr>
          <w:b/>
        </w:rPr>
      </w:pPr>
      <w:r>
        <w:rPr>
          <w:b/>
        </w:rPr>
        <w:t xml:space="preserve">Redmine có những điểm </w:t>
      </w:r>
      <w:r w:rsidR="00C122DB" w:rsidRPr="006C7DA3">
        <w:rPr>
          <w:b/>
        </w:rPr>
        <w:t xml:space="preserve">mạnh </w:t>
      </w:r>
      <w:r>
        <w:rPr>
          <w:b/>
        </w:rPr>
        <w:t>sau:</w:t>
      </w:r>
    </w:p>
    <w:p w:rsidR="00C122DB" w:rsidRDefault="00386D83" w:rsidP="00683468">
      <w:pPr>
        <w:jc w:val="both"/>
      </w:pPr>
      <w:proofErr w:type="gramStart"/>
      <w:r>
        <w:lastRenderedPageBreak/>
        <w:t>Một là m</w:t>
      </w:r>
      <w:r w:rsidR="00F44EDA">
        <w:t>ã n</w:t>
      </w:r>
      <w:r w:rsidR="00C122DB">
        <w:t>guồn mở và miễn phí.</w:t>
      </w:r>
      <w:proofErr w:type="gramEnd"/>
      <w:r>
        <w:t xml:space="preserve"> Người dùng có thể </w:t>
      </w:r>
      <w:r w:rsidR="00A1636A">
        <w:t xml:space="preserve">tùy chỉnh </w:t>
      </w:r>
      <w:r>
        <w:t xml:space="preserve">lại </w:t>
      </w:r>
      <w:proofErr w:type="gramStart"/>
      <w:r>
        <w:t>theo</w:t>
      </w:r>
      <w:proofErr w:type="gramEnd"/>
      <w:r>
        <w:t xml:space="preserve"> mục đích sử dụng của mình. Hơn nữa Redmine miễn phí, cho nên cộng đồng sử dụng redmine cũng rất lớn, tài</w:t>
      </w:r>
      <w:r w:rsidR="00D70654">
        <w:t xml:space="preserve"> liệu tham khảo, nghiên cứu về R</w:t>
      </w:r>
      <w:r>
        <w:t xml:space="preserve">edmine phong phú và đầy đủ hơn những ứng dụng </w:t>
      </w:r>
      <w:proofErr w:type="gramStart"/>
      <w:r>
        <w:t>thu</w:t>
      </w:r>
      <w:proofErr w:type="gramEnd"/>
      <w:r>
        <w:t xml:space="preserve"> phí khác.</w:t>
      </w:r>
    </w:p>
    <w:p w:rsidR="00C122DB" w:rsidRDefault="00386D83" w:rsidP="00683468">
      <w:pPr>
        <w:jc w:val="both"/>
      </w:pPr>
      <w:proofErr w:type="gramStart"/>
      <w:r>
        <w:t>Hai là h</w:t>
      </w:r>
      <w:r w:rsidR="00B27252">
        <w:t>ệ thống quản lý vấn đề mạnh.</w:t>
      </w:r>
      <w:proofErr w:type="gramEnd"/>
      <w:r w:rsidR="00D70654">
        <w:t xml:space="preserve"> </w:t>
      </w:r>
      <w:proofErr w:type="gramStart"/>
      <w:r w:rsidR="00D70654">
        <w:t>Đây là thế mạnh chính của redmine, giúp quản lý quy trình xây dựng phần mềm một cách hiệu quả.</w:t>
      </w:r>
      <w:proofErr w:type="gramEnd"/>
    </w:p>
    <w:p w:rsidR="00386D83" w:rsidRDefault="00386D83" w:rsidP="00683468">
      <w:pPr>
        <w:jc w:val="both"/>
      </w:pPr>
      <w:proofErr w:type="gramStart"/>
      <w:r>
        <w:t>Ba là h</w:t>
      </w:r>
      <w:r w:rsidR="00B27252">
        <w:t>ỗ trợ tương tác trong nhóm thông qua wiki và diễn đàn.</w:t>
      </w:r>
      <w:proofErr w:type="gramEnd"/>
      <w:r w:rsidR="00D70654">
        <w:t xml:space="preserve"> Nhờ tính năng này, </w:t>
      </w:r>
      <w:r w:rsidR="00A1636A">
        <w:t xml:space="preserve">thành viên trong dự </w:t>
      </w:r>
      <w:proofErr w:type="gramStart"/>
      <w:r w:rsidR="00A1636A">
        <w:t>án</w:t>
      </w:r>
      <w:proofErr w:type="gramEnd"/>
      <w:r w:rsidR="00A1636A">
        <w:t xml:space="preserve"> có thể tương tác với nhau dễ dàng hơn</w:t>
      </w:r>
      <w:r w:rsidR="00D70654">
        <w:t>.</w:t>
      </w:r>
    </w:p>
    <w:p w:rsidR="00B27252" w:rsidRDefault="00386D83" w:rsidP="00683468">
      <w:pPr>
        <w:jc w:val="both"/>
      </w:pPr>
      <w:proofErr w:type="gramStart"/>
      <w:r>
        <w:t>Bốn là hỗ trợ đ</w:t>
      </w:r>
      <w:r w:rsidR="00B27252">
        <w:t>a ngôn ngữ.</w:t>
      </w:r>
      <w:proofErr w:type="gramEnd"/>
      <w:r w:rsidR="00D70654">
        <w:t xml:space="preserve"> Với điểm này, Redmine </w:t>
      </w:r>
      <w:proofErr w:type="gramStart"/>
      <w:r w:rsidR="00D70654">
        <w:t>thu</w:t>
      </w:r>
      <w:proofErr w:type="gramEnd"/>
      <w:r w:rsidR="00D70654">
        <w:t xml:space="preserve"> hút được đông đảo người dùng tại nhiều quốc gia, vùng miền khác nhau.</w:t>
      </w:r>
    </w:p>
    <w:p w:rsidR="00B27252" w:rsidRPr="006C7DA3" w:rsidRDefault="00386D83" w:rsidP="00683468">
      <w:pPr>
        <w:jc w:val="both"/>
      </w:pPr>
      <w:proofErr w:type="gramStart"/>
      <w:r>
        <w:t>Năm là k</w:t>
      </w:r>
      <w:r w:rsidR="00B27252">
        <w:t>hông phụ thuộc vào nền tảng và cơ sở dữ liệu.</w:t>
      </w:r>
      <w:proofErr w:type="gramEnd"/>
    </w:p>
    <w:p w:rsidR="00C122DB" w:rsidRDefault="00D70654" w:rsidP="003C7CC9">
      <w:pPr>
        <w:jc w:val="both"/>
        <w:rPr>
          <w:b/>
        </w:rPr>
      </w:pPr>
      <w:r>
        <w:rPr>
          <w:b/>
        </w:rPr>
        <w:t>Tuy nhiên, Redmine cũng có những điểm yếu:</w:t>
      </w:r>
    </w:p>
    <w:p w:rsidR="00D70654" w:rsidRDefault="00D70654" w:rsidP="00683468">
      <w:pPr>
        <w:jc w:val="both"/>
      </w:pPr>
      <w:proofErr w:type="gramStart"/>
      <w:r>
        <w:t>Một là k</w:t>
      </w:r>
      <w:r w:rsidR="00C122DB">
        <w:t>hông hỗ trợ quản lý sự kiện của cá nhân và dự án.</w:t>
      </w:r>
      <w:proofErr w:type="gramEnd"/>
      <w:r>
        <w:t xml:space="preserve"> </w:t>
      </w:r>
      <w:r w:rsidR="00A1636A">
        <w:t>Người q</w:t>
      </w:r>
      <w:r>
        <w:t xml:space="preserve">uản lý dự </w:t>
      </w:r>
      <w:proofErr w:type="gramStart"/>
      <w:r>
        <w:t>án</w:t>
      </w:r>
      <w:proofErr w:type="gramEnd"/>
      <w:r>
        <w:t xml:space="preserve"> không thể biết lịch của các cá nhân trong dự án để đưa ra lịch gặp mặt, hội thảo phù hợp.</w:t>
      </w:r>
    </w:p>
    <w:p w:rsidR="0065568B" w:rsidRPr="006C7DA3" w:rsidRDefault="00D70654" w:rsidP="00683468">
      <w:pPr>
        <w:jc w:val="both"/>
        <w:rPr>
          <w:b/>
        </w:rPr>
      </w:pPr>
      <w:proofErr w:type="gramStart"/>
      <w:r>
        <w:t>Hai là k</w:t>
      </w:r>
      <w:r w:rsidR="00B27252">
        <w:t>hông định nghĩa sẵn các quy trình phát triển.</w:t>
      </w:r>
      <w:proofErr w:type="gramEnd"/>
      <w:r w:rsidR="00B27252">
        <w:t xml:space="preserve"> </w:t>
      </w:r>
      <w:proofErr w:type="gramStart"/>
      <w:r w:rsidR="00B27252">
        <w:t>Người dùng phải tự cấu hình hệ thống quản lý vấn đề, thông qua các trường tùy chỉnh (custom fields), và workflow cho phù hợp với quy trình phát triển được sử dụng.</w:t>
      </w:r>
      <w:proofErr w:type="gramEnd"/>
    </w:p>
    <w:p w:rsidR="00937EA6" w:rsidRPr="006C7DA3" w:rsidRDefault="0065568B" w:rsidP="00683468">
      <w:pPr>
        <w:pStyle w:val="Heading3"/>
      </w:pPr>
      <w:bookmarkStart w:id="166" w:name="_Toc326952945"/>
      <w:bookmarkStart w:id="167" w:name="_Toc327868571"/>
      <w:bookmarkStart w:id="168" w:name="_Toc327994068"/>
      <w:bookmarkStart w:id="169" w:name="_Toc328071724"/>
      <w:r w:rsidRPr="006C7DA3">
        <w:t>Assem</w:t>
      </w:r>
      <w:r w:rsidR="00D70654">
        <w:t>b</w:t>
      </w:r>
      <w:r w:rsidRPr="006C7DA3">
        <w:t>la</w:t>
      </w:r>
      <w:bookmarkEnd w:id="166"/>
      <w:bookmarkEnd w:id="167"/>
      <w:bookmarkEnd w:id="168"/>
      <w:bookmarkEnd w:id="169"/>
    </w:p>
    <w:p w:rsidR="0010550A" w:rsidRPr="0031016D" w:rsidRDefault="0010550A">
      <w:pPr>
        <w:jc w:val="both"/>
      </w:pPr>
      <w:bookmarkStart w:id="170" w:name="_Toc326077694"/>
      <w:proofErr w:type="gramStart"/>
      <w:r w:rsidRPr="0031016D">
        <w:t>Đây là một công cụ rất hữu ích cho ai thường xuyên phải làm việc nhóm.</w:t>
      </w:r>
      <w:proofErr w:type="gramEnd"/>
      <w:r w:rsidRPr="0031016D">
        <w:t xml:space="preserve"> </w:t>
      </w:r>
      <w:proofErr w:type="gramStart"/>
      <w:r w:rsidRPr="0031016D">
        <w:t>Nó giúp cho quá trình làm việc nhóm trở lên hiệu quả hơn.</w:t>
      </w:r>
      <w:proofErr w:type="gramEnd"/>
    </w:p>
    <w:p w:rsidR="0010550A" w:rsidRPr="0031016D" w:rsidRDefault="0010550A">
      <w:pPr>
        <w:jc w:val="both"/>
      </w:pPr>
      <w:r w:rsidRPr="0031016D">
        <w:t>Assem</w:t>
      </w:r>
      <w:r w:rsidR="00D70654">
        <w:t>b</w:t>
      </w:r>
      <w:r w:rsidRPr="0031016D">
        <w:t xml:space="preserve">la tạo ra một workspace trên mạng </w:t>
      </w:r>
      <w:proofErr w:type="gramStart"/>
      <w:r w:rsidRPr="0031016D">
        <w:t>chung</w:t>
      </w:r>
      <w:proofErr w:type="gramEnd"/>
      <w:r w:rsidRPr="0031016D">
        <w:t xml:space="preserve"> cho cả nhóm. Đây sẽ là nơi lưu trữ sản phẩm làm việc của nhóm (source code, tài liệu, báo cáo...). Tất cả các thành viên trong nhóm có thể truy cập vào workspace này để download, upload, sửa, xóa file... </w:t>
      </w:r>
    </w:p>
    <w:p w:rsidR="0010550A" w:rsidRPr="0031016D" w:rsidRDefault="0010550A">
      <w:pPr>
        <w:jc w:val="both"/>
      </w:pPr>
      <w:proofErr w:type="gramStart"/>
      <w:r w:rsidRPr="0031016D">
        <w:lastRenderedPageBreak/>
        <w:t>Đặc biệt assem</w:t>
      </w:r>
      <w:r w:rsidR="00D70654">
        <w:t>b</w:t>
      </w:r>
      <w:r w:rsidRPr="0031016D">
        <w:t>la được sử dụng cùng với một phần mềm client.</w:t>
      </w:r>
      <w:proofErr w:type="gramEnd"/>
      <w:r w:rsidRPr="0031016D">
        <w:t xml:space="preserve"> Phần mềm này cho phép download và upload một cách dễ dàng và nhanh chóng các file trên workspace</w:t>
      </w:r>
      <w:proofErr w:type="gramStart"/>
      <w:r w:rsidRPr="0031016D">
        <w:t>,  giúp</w:t>
      </w:r>
      <w:proofErr w:type="gramEnd"/>
      <w:r w:rsidRPr="0031016D">
        <w:t xml:space="preserve"> cho tất cả các thành viên trong nhóm có thể biết được về tiến độ làm việc của nhóm một cách và đồng bộ và cập nhật nhất. </w:t>
      </w:r>
    </w:p>
    <w:p w:rsidR="003C7CC9" w:rsidRDefault="0010550A">
      <w:pPr>
        <w:jc w:val="both"/>
      </w:pPr>
      <w:r w:rsidRPr="0031016D">
        <w:t>Ngoài ra còn các tính năng khác như phân công công việc, chat...</w:t>
      </w:r>
    </w:p>
    <w:p w:rsidR="003C7CC9" w:rsidRDefault="003C7CC9" w:rsidP="003C7CC9">
      <w:r>
        <w:br w:type="page"/>
      </w:r>
    </w:p>
    <w:p w:rsidR="00471996" w:rsidRDefault="00E662D3" w:rsidP="00220E04">
      <w:pPr>
        <w:pStyle w:val="Heading1"/>
      </w:pPr>
      <w:bookmarkStart w:id="171" w:name="_Toc327868572"/>
      <w:bookmarkStart w:id="172" w:name="_Toc327994069"/>
      <w:bookmarkStart w:id="173" w:name="_Toc328071725"/>
      <w:bookmarkEnd w:id="170"/>
      <w:r>
        <w:lastRenderedPageBreak/>
        <w:t>HỆ THỐNG QUẢN LÝ TƯƠNG TÁC</w:t>
      </w:r>
      <w:bookmarkEnd w:id="171"/>
      <w:bookmarkEnd w:id="172"/>
      <w:bookmarkEnd w:id="173"/>
    </w:p>
    <w:p w:rsidR="0046012B" w:rsidRPr="0046012B" w:rsidRDefault="0046012B" w:rsidP="003C7CC9">
      <w:pPr>
        <w:pStyle w:val="ListParagraph"/>
        <w:numPr>
          <w:ilvl w:val="0"/>
          <w:numId w:val="8"/>
        </w:numPr>
        <w:jc w:val="both"/>
        <w:outlineLvl w:val="1"/>
        <w:rPr>
          <w:b/>
          <w:vanish/>
        </w:rPr>
      </w:pPr>
    </w:p>
    <w:p w:rsidR="0009400C" w:rsidRDefault="0009400C" w:rsidP="00220E04">
      <w:pPr>
        <w:pStyle w:val="Heading2"/>
      </w:pPr>
      <w:bookmarkStart w:id="174" w:name="_Toc327868573"/>
      <w:bookmarkStart w:id="175" w:name="_Toc327994070"/>
      <w:bookmarkStart w:id="176" w:name="_Toc328071726"/>
      <w:r>
        <w:t>Chức năng</w:t>
      </w:r>
      <w:bookmarkEnd w:id="174"/>
      <w:bookmarkEnd w:id="175"/>
      <w:bookmarkEnd w:id="176"/>
    </w:p>
    <w:p w:rsidR="0009400C" w:rsidRDefault="00AD5734">
      <w:pPr>
        <w:jc w:val="both"/>
      </w:pPr>
      <w:r>
        <w:t>“Hệ thống quản lý tương tác” thiết kế với những tính năng chính sau:</w:t>
      </w:r>
    </w:p>
    <w:p w:rsidR="000038AC" w:rsidRDefault="00683468" w:rsidP="00683468">
      <w:pPr>
        <w:pStyle w:val="Heading3"/>
      </w:pPr>
      <w:bookmarkStart w:id="177" w:name="_Toc327868574"/>
      <w:bookmarkStart w:id="178" w:name="_Toc327994071"/>
      <w:bookmarkStart w:id="179" w:name="_Toc328071727"/>
      <w:r>
        <w:t>Quản lý</w:t>
      </w:r>
      <w:r w:rsidR="000038AC">
        <w:t xml:space="preserve"> </w:t>
      </w:r>
      <w:bookmarkEnd w:id="177"/>
      <w:bookmarkEnd w:id="178"/>
      <w:bookmarkEnd w:id="179"/>
      <w:r>
        <w:t>quy trình phát triển phần mềm</w:t>
      </w:r>
    </w:p>
    <w:p w:rsidR="000038AC" w:rsidRPr="000038AC" w:rsidRDefault="000038AC">
      <w:pPr>
        <w:jc w:val="both"/>
      </w:pPr>
      <w:r>
        <w:t xml:space="preserve">Tính năng này giúp người dùng có thể tự định nghĩa quy trình phần mềm để phù hợp với từng </w:t>
      </w:r>
      <w:r w:rsidR="00683468">
        <w:t xml:space="preserve">dự </w:t>
      </w:r>
      <w:proofErr w:type="gramStart"/>
      <w:r w:rsidR="00683468">
        <w:t>án</w:t>
      </w:r>
      <w:proofErr w:type="gramEnd"/>
      <w:r w:rsidR="00683468">
        <w:t xml:space="preserve"> </w:t>
      </w:r>
      <w:r>
        <w:t xml:space="preserve">đặc thù, từ đơn giản tới phức tạp. Nhờ vậy, khả năng quản lý </w:t>
      </w:r>
      <w:r w:rsidR="00683468">
        <w:t xml:space="preserve">dự </w:t>
      </w:r>
      <w:proofErr w:type="gramStart"/>
      <w:r w:rsidR="00683468">
        <w:t>án</w:t>
      </w:r>
      <w:proofErr w:type="gramEnd"/>
      <w:r w:rsidR="00683468">
        <w:t xml:space="preserve"> </w:t>
      </w:r>
      <w:r>
        <w:t>của hệ thống linh hoạt hơn, không phụ thuộc vào một quy trình phần mềm nhất định nào đó.</w:t>
      </w:r>
    </w:p>
    <w:p w:rsidR="000038AC" w:rsidRDefault="00683468" w:rsidP="00683468">
      <w:pPr>
        <w:pStyle w:val="Heading3"/>
      </w:pPr>
      <w:bookmarkStart w:id="180" w:name="_Toc327868575"/>
      <w:bookmarkStart w:id="181" w:name="_Toc327994072"/>
      <w:bookmarkStart w:id="182" w:name="_Toc328071728"/>
      <w:r>
        <w:t>Quản lý</w:t>
      </w:r>
      <w:r w:rsidR="000038AC">
        <w:t xml:space="preserve"> </w:t>
      </w:r>
      <w:r>
        <w:t>dự án</w:t>
      </w:r>
      <w:bookmarkEnd w:id="180"/>
      <w:bookmarkEnd w:id="181"/>
      <w:bookmarkEnd w:id="182"/>
    </w:p>
    <w:p w:rsidR="000038AC" w:rsidRPr="000038AC" w:rsidRDefault="000038AC">
      <w:pPr>
        <w:jc w:val="both"/>
      </w:pPr>
      <w:proofErr w:type="gramStart"/>
      <w:r>
        <w:t xml:space="preserve">Giảng viên sẽ tạo các </w:t>
      </w:r>
      <w:r w:rsidR="00683468">
        <w:t>dự án</w:t>
      </w:r>
      <w:r>
        <w:t xml:space="preserve">, phân chia nhóm bằng cách thêm thành viên vào </w:t>
      </w:r>
      <w:r w:rsidR="00683468">
        <w:t>dự án</w:t>
      </w:r>
      <w:r>
        <w:t>.</w:t>
      </w:r>
      <w:proofErr w:type="gramEnd"/>
      <w:r>
        <w:t xml:space="preserve"> Thông qua quá trình làm việc với </w:t>
      </w:r>
      <w:r w:rsidR="00683468">
        <w:t xml:space="preserve">dự </w:t>
      </w:r>
      <w:proofErr w:type="gramStart"/>
      <w:r w:rsidR="00683468">
        <w:t>án</w:t>
      </w:r>
      <w:proofErr w:type="gramEnd"/>
      <w:r w:rsidR="00683468">
        <w:t xml:space="preserve"> </w:t>
      </w:r>
      <w:r>
        <w:t>của các thành viên, giảng viên có thể đánh giá quá trình làm việc của sinh viên, qua đó có được đánh giá chính xác hơn cho kết quả cuối cùng của môn học.</w:t>
      </w:r>
    </w:p>
    <w:p w:rsidR="000038AC" w:rsidRDefault="00683468" w:rsidP="00683468">
      <w:pPr>
        <w:pStyle w:val="Heading3"/>
      </w:pPr>
      <w:bookmarkStart w:id="183" w:name="_Toc327868576"/>
      <w:bookmarkStart w:id="184" w:name="_Toc327994073"/>
      <w:bookmarkStart w:id="185" w:name="_Toc328071729"/>
      <w:r>
        <w:t>Quản lý</w:t>
      </w:r>
      <w:r w:rsidR="000038AC">
        <w:t xml:space="preserve"> </w:t>
      </w:r>
      <w:r>
        <w:t>lớp học</w:t>
      </w:r>
      <w:bookmarkEnd w:id="183"/>
      <w:bookmarkEnd w:id="184"/>
      <w:bookmarkEnd w:id="185"/>
    </w:p>
    <w:p w:rsidR="000038AC" w:rsidRPr="000038AC" w:rsidRDefault="005B4BEC">
      <w:pPr>
        <w:jc w:val="both"/>
      </w:pPr>
      <w:proofErr w:type="gramStart"/>
      <w:r>
        <w:t>Một lớp học sẽ được dạy một môn học</w:t>
      </w:r>
      <w:r w:rsidR="000038AC">
        <w:t>.</w:t>
      </w:r>
      <w:proofErr w:type="gramEnd"/>
      <w:r w:rsidR="000038AC">
        <w:t xml:space="preserve"> Mỗi lớp học sẽ có nhiều </w:t>
      </w:r>
      <w:r>
        <w:t xml:space="preserve">dự </w:t>
      </w:r>
      <w:proofErr w:type="gramStart"/>
      <w:r>
        <w:t>án</w:t>
      </w:r>
      <w:proofErr w:type="gramEnd"/>
      <w:r>
        <w:t xml:space="preserve"> được thực hiện bởi sinh viên</w:t>
      </w:r>
      <w:r w:rsidR="000038AC">
        <w:t xml:space="preserve">. </w:t>
      </w:r>
      <w:r>
        <w:t xml:space="preserve">Giảng viên có thể tạo các lớp học, tạo dự </w:t>
      </w:r>
      <w:proofErr w:type="gramStart"/>
      <w:r>
        <w:t>án</w:t>
      </w:r>
      <w:proofErr w:type="gramEnd"/>
      <w:r>
        <w:t xml:space="preserve"> trong từng lớp học. </w:t>
      </w:r>
      <w:r w:rsidR="000038AC">
        <w:t xml:space="preserve">Quản lý các </w:t>
      </w:r>
      <w:r>
        <w:t>dự án</w:t>
      </w:r>
      <w:r>
        <w:t xml:space="preserve"> </w:t>
      </w:r>
      <w:proofErr w:type="gramStart"/>
      <w:r w:rsidR="000038AC">
        <w:t>theo</w:t>
      </w:r>
      <w:proofErr w:type="gramEnd"/>
      <w:r w:rsidR="000038AC">
        <w:t xml:space="preserve"> </w:t>
      </w:r>
      <w:r>
        <w:t>dễ dàng</w:t>
      </w:r>
      <w:r w:rsidR="000038AC">
        <w:t xml:space="preserve"> sẽ dễ dàng cho việc quản lý khi mà số lượng </w:t>
      </w:r>
      <w:r>
        <w:t>dự án</w:t>
      </w:r>
      <w:r>
        <w:t xml:space="preserve"> </w:t>
      </w:r>
      <w:r w:rsidR="000038AC">
        <w:t>ngày càng lớn.</w:t>
      </w:r>
    </w:p>
    <w:p w:rsidR="00AD5734" w:rsidRDefault="005B4BEC" w:rsidP="00683468">
      <w:pPr>
        <w:pStyle w:val="Heading3"/>
      </w:pPr>
      <w:bookmarkStart w:id="186" w:name="_Toc327868577"/>
      <w:bookmarkStart w:id="187" w:name="_Toc327994074"/>
      <w:bookmarkStart w:id="188" w:name="_Toc328071730"/>
      <w:r>
        <w:t>Quản lý</w:t>
      </w:r>
      <w:r w:rsidR="00AD5734">
        <w:t xml:space="preserve"> lịch cá nhân</w:t>
      </w:r>
      <w:r>
        <w:t xml:space="preserve"> và</w:t>
      </w:r>
      <w:r w:rsidR="00AD5734">
        <w:t xml:space="preserve"> lịch dự án</w:t>
      </w:r>
      <w:bookmarkEnd w:id="186"/>
      <w:bookmarkEnd w:id="187"/>
      <w:bookmarkEnd w:id="188"/>
    </w:p>
    <w:p w:rsidR="00AD5734" w:rsidRDefault="00AD5734">
      <w:pPr>
        <w:jc w:val="both"/>
      </w:pPr>
      <w:proofErr w:type="gramStart"/>
      <w:r>
        <w:t>Đây là chức năng mới so với các hệ thống tương tác đã có.</w:t>
      </w:r>
      <w:proofErr w:type="gramEnd"/>
      <w:r>
        <w:t xml:space="preserve"> </w:t>
      </w:r>
      <w:proofErr w:type="gramStart"/>
      <w:r>
        <w:t>Tính năng này giúp người dùng tự tạo lịch cá nhân cho mình, đưa ra thời gian rảnh rỗi, thời gian bận của mình trong ngày, tuầ</w:t>
      </w:r>
      <w:r w:rsidR="000038AC">
        <w:t>n</w:t>
      </w:r>
      <w:r>
        <w:t>, tháng, năm.</w:t>
      </w:r>
      <w:proofErr w:type="gramEnd"/>
      <w:r>
        <w:t xml:space="preserve"> </w:t>
      </w:r>
    </w:p>
    <w:p w:rsidR="00AD5734" w:rsidRPr="00AD5734" w:rsidRDefault="00AD5734">
      <w:pPr>
        <w:jc w:val="both"/>
      </w:pPr>
      <w:r>
        <w:t xml:space="preserve">Hệ thống sẽ tổng hợp lịch cá nhân của các thành viên trong dự </w:t>
      </w:r>
      <w:proofErr w:type="gramStart"/>
      <w:r>
        <w:t>án</w:t>
      </w:r>
      <w:proofErr w:type="gramEnd"/>
      <w:r>
        <w:t xml:space="preserve"> để tạo thành lịch dự án. Thông qua lịch dự án, người quản lý sẽ biết được thời gian rảnh rỗi </w:t>
      </w:r>
      <w:proofErr w:type="gramStart"/>
      <w:r>
        <w:t>chung</w:t>
      </w:r>
      <w:proofErr w:type="gramEnd"/>
      <w:r>
        <w:t xml:space="preserve"> của toàn </w:t>
      </w:r>
      <w:r>
        <w:lastRenderedPageBreak/>
        <w:t xml:space="preserve">bộ thành viên, từ đó đưa ra lịch họp thích hợp. </w:t>
      </w:r>
      <w:proofErr w:type="gramStart"/>
      <w:r>
        <w:t>Lịch họp đưa ra sẽ cập nhật vào lịch cá nhân của từng thành viên trong dự án.</w:t>
      </w:r>
      <w:proofErr w:type="gramEnd"/>
      <w:r>
        <w:t xml:space="preserve"> Nhở đó mỗi thành viên cũng sẽ biết được lịch </w:t>
      </w:r>
      <w:proofErr w:type="gramStart"/>
      <w:r>
        <w:t>chung</w:t>
      </w:r>
      <w:proofErr w:type="gramEnd"/>
      <w:r>
        <w:t xml:space="preserve"> của dự án.</w:t>
      </w:r>
    </w:p>
    <w:p w:rsidR="00AD5734" w:rsidRDefault="00AD5734" w:rsidP="00683468">
      <w:pPr>
        <w:pStyle w:val="Heading3"/>
      </w:pPr>
      <w:bookmarkStart w:id="189" w:name="_Toc327868578"/>
      <w:bookmarkStart w:id="190" w:name="_Toc327994075"/>
      <w:bookmarkStart w:id="191" w:name="_Toc328071731"/>
      <w:r>
        <w:t xml:space="preserve">Quản lý </w:t>
      </w:r>
      <w:r w:rsidR="005B4BEC">
        <w:t>work item</w:t>
      </w:r>
      <w:r w:rsidR="002134A9">
        <w:t xml:space="preserve"> và tương tác trong nhóm</w:t>
      </w:r>
      <w:bookmarkEnd w:id="189"/>
      <w:bookmarkEnd w:id="190"/>
      <w:bookmarkEnd w:id="191"/>
    </w:p>
    <w:p w:rsidR="00AD5734" w:rsidRDefault="005B4BEC">
      <w:pPr>
        <w:jc w:val="both"/>
      </w:pPr>
      <w:r>
        <w:t xml:space="preserve">Work item là một yếu tố được quan tâm trong quá trình phát triển phần mềm. Work item có thể là yêu cầu, báo cáo lỗi, công </w:t>
      </w:r>
      <w:proofErr w:type="gramStart"/>
      <w:r>
        <w:t>việc, …</w:t>
      </w:r>
      <w:proofErr w:type="gramEnd"/>
      <w:r w:rsidRPr="005B4BEC">
        <w:t xml:space="preserve"> </w:t>
      </w:r>
      <w:r w:rsidR="002134A9">
        <w:t>TeamSpace hỗ trợ quản lý work item trong dự án. Bên cạnh đó thành viên cũng có thể tương tác dựa trên work item như thảo luận về work item, nhận thông báo khi có thay đổi trên work item.</w:t>
      </w:r>
      <w:r w:rsidR="0080510D">
        <w:t xml:space="preserve"> Chức năng của TeamSpace hỗ trợ quản lý work item và tương tác cụ thể như sau:</w:t>
      </w:r>
    </w:p>
    <w:p w:rsidR="00AD5734" w:rsidRPr="00220E04" w:rsidRDefault="005B4BEC" w:rsidP="00220E04">
      <w:pPr>
        <w:rPr>
          <w:b/>
        </w:rPr>
      </w:pPr>
      <w:bookmarkStart w:id="192" w:name="_Toc327868579"/>
      <w:bookmarkStart w:id="193" w:name="_Toc327994076"/>
      <w:bookmarkStart w:id="194" w:name="_Toc328071732"/>
      <w:r w:rsidRPr="00220E04">
        <w:rPr>
          <w:b/>
        </w:rPr>
        <w:t>Tạo</w:t>
      </w:r>
      <w:r w:rsidR="0080510D">
        <w:rPr>
          <w:b/>
        </w:rPr>
        <w:t xml:space="preserve"> và câp nhật</w:t>
      </w:r>
      <w:r w:rsidRPr="00220E04">
        <w:rPr>
          <w:b/>
        </w:rPr>
        <w:t xml:space="preserve"> </w:t>
      </w:r>
      <w:r w:rsidRPr="00220E04">
        <w:rPr>
          <w:b/>
        </w:rPr>
        <w:t>work item</w:t>
      </w:r>
      <w:bookmarkEnd w:id="192"/>
      <w:bookmarkEnd w:id="193"/>
      <w:bookmarkEnd w:id="194"/>
    </w:p>
    <w:p w:rsidR="00AD5734" w:rsidRDefault="0080510D">
      <w:pPr>
        <w:jc w:val="both"/>
      </w:pPr>
      <w:r>
        <w:t xml:space="preserve">Trong dự </w:t>
      </w:r>
      <w:proofErr w:type="gramStart"/>
      <w:r>
        <w:t>án</w:t>
      </w:r>
      <w:proofErr w:type="gramEnd"/>
      <w:r>
        <w:t xml:space="preserve"> có nhiều loại work item, tùy thuộc vào quy trình phát triển phần mềm được sử dụng. Thành viên sẽ chọn loại work item phù hợp với mục đích của mình để tạo. Khi tạo work item người dùng sẽ nhập tiêu đề, độ ưu tiên, trạng thái</w:t>
      </w:r>
      <w:r w:rsidR="009F71ED">
        <w:t xml:space="preserve"> của work item. </w:t>
      </w:r>
      <w:proofErr w:type="gramStart"/>
      <w:r w:rsidR="009F71ED">
        <w:t>Người dùng</w:t>
      </w:r>
      <w:r>
        <w:t xml:space="preserve"> cũng có thể mô tả thêm về work item, giao trách nhiệm xử lý work item hiện tại cho một thành viên trong dự án.</w:t>
      </w:r>
      <w:proofErr w:type="gramEnd"/>
      <w:r w:rsidR="009F71ED">
        <w:t xml:space="preserve"> </w:t>
      </w:r>
      <w:proofErr w:type="gramStart"/>
      <w:r w:rsidR="009F71ED">
        <w:t>Tùy thuộc vào loại work item được chọn có thể có thêm các thông tin khác về work item.</w:t>
      </w:r>
      <w:proofErr w:type="gramEnd"/>
    </w:p>
    <w:p w:rsidR="009F71ED" w:rsidRDefault="0080510D">
      <w:pPr>
        <w:jc w:val="both"/>
      </w:pPr>
      <w:r>
        <w:t xml:space="preserve">Khi trạng thái của work item thay đổi như đã xử lý xong work item, work item tạo không đúng, thành viên có thể thay đổi trạng thái của work item. </w:t>
      </w:r>
      <w:proofErr w:type="gramStart"/>
      <w:r>
        <w:t>Bên cạnh đó thì người dùng cũng có thể thay đổi các thông tin khác như tiêu đề, mô tả, độ ưu tiên, người chịu trách nhiệm.</w:t>
      </w:r>
      <w:proofErr w:type="gramEnd"/>
    </w:p>
    <w:p w:rsidR="009F71ED" w:rsidRDefault="009F71ED">
      <w:pPr>
        <w:jc w:val="both"/>
      </w:pPr>
      <w:r w:rsidRPr="00220E04">
        <w:rPr>
          <w:b/>
        </w:rPr>
        <w:t>Bình luận về work item</w:t>
      </w:r>
      <w:r>
        <w:rPr>
          <w:b/>
        </w:rPr>
        <w:t xml:space="preserve"> và nhận thông báo khi có thay đổi</w:t>
      </w:r>
    </w:p>
    <w:p w:rsidR="002F156F" w:rsidRPr="00AD5734" w:rsidRDefault="009F71ED">
      <w:pPr>
        <w:jc w:val="both"/>
      </w:pPr>
      <w:proofErr w:type="gramStart"/>
      <w:r>
        <w:t>Thành viên trong nhóm có thể thảo luận về work item hoặc đăng kí (subscribe) để nhận email thông báo khi có thay đổi trên work item.</w:t>
      </w:r>
      <w:proofErr w:type="gramEnd"/>
    </w:p>
    <w:p w:rsidR="00E662D3" w:rsidRDefault="00E662D3" w:rsidP="00220E04">
      <w:pPr>
        <w:pStyle w:val="Heading2"/>
      </w:pPr>
      <w:bookmarkStart w:id="195" w:name="_Toc327868581"/>
      <w:bookmarkStart w:id="196" w:name="_Toc327994078"/>
      <w:bookmarkStart w:id="197" w:name="_Toc328071734"/>
      <w:r>
        <w:t>Yêu cầu</w:t>
      </w:r>
      <w:bookmarkEnd w:id="195"/>
      <w:bookmarkEnd w:id="196"/>
      <w:bookmarkEnd w:id="197"/>
    </w:p>
    <w:p w:rsidR="00280F69" w:rsidRDefault="00737B1E" w:rsidP="00683468">
      <w:pPr>
        <w:pStyle w:val="Heading3"/>
      </w:pPr>
      <w:bookmarkStart w:id="198" w:name="_Toc327868582"/>
      <w:bookmarkStart w:id="199" w:name="_Toc327994079"/>
      <w:bookmarkStart w:id="200" w:name="_Toc328071735"/>
      <w:r>
        <w:t>Yêu cầu c</w:t>
      </w:r>
      <w:r w:rsidR="00E662D3">
        <w:t>hức năng</w:t>
      </w:r>
      <w:bookmarkEnd w:id="198"/>
      <w:bookmarkEnd w:id="199"/>
      <w:bookmarkEnd w:id="200"/>
    </w:p>
    <w:p w:rsidR="00280F69" w:rsidRDefault="00280F69" w:rsidP="00220E04">
      <w:pPr>
        <w:pStyle w:val="Heading4"/>
      </w:pPr>
      <w:r>
        <w:lastRenderedPageBreak/>
        <w:t xml:space="preserve"> </w:t>
      </w:r>
      <w:bookmarkStart w:id="201" w:name="_Toc327868583"/>
      <w:bookmarkStart w:id="202" w:name="_Toc327994080"/>
      <w:bookmarkStart w:id="203" w:name="_Toc328071736"/>
      <w:r>
        <w:t>Danh sách các Actor</w:t>
      </w:r>
      <w:bookmarkEnd w:id="201"/>
      <w:bookmarkEnd w:id="202"/>
      <w:bookmarkEnd w:id="203"/>
    </w:p>
    <w:p w:rsidR="00280F69" w:rsidRDefault="00280F69" w:rsidP="003C7CC9">
      <w:pPr>
        <w:pStyle w:val="ListParagraph"/>
        <w:keepNext/>
        <w:ind w:left="0"/>
        <w:jc w:val="center"/>
      </w:pPr>
      <w:r>
        <w:rPr>
          <w:noProof/>
        </w:rPr>
        <w:drawing>
          <wp:inline distT="0" distB="0" distL="0" distR="0" wp14:anchorId="33E32615" wp14:editId="2C38C048">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7842CC">
      <w:pPr>
        <w:pStyle w:val="Caption"/>
        <w:spacing w:line="360" w:lineRule="auto"/>
        <w:jc w:val="center"/>
      </w:pPr>
      <w:bookmarkStart w:id="204" w:name="_Toc327868435"/>
      <w:bookmarkStart w:id="205" w:name="_Toc328073199"/>
      <w:r>
        <w:t xml:space="preserve">Hình </w:t>
      </w:r>
      <w:fldSimple w:instr=" SEQ Hình \* ARABIC ">
        <w:r w:rsidR="00220E04">
          <w:rPr>
            <w:noProof/>
          </w:rPr>
          <w:t>4</w:t>
        </w:r>
      </w:fldSimple>
      <w:r w:rsidRPr="00A668A7">
        <w:t xml:space="preserve"> Danh sách </w:t>
      </w:r>
      <w:r>
        <w:t>actor</w:t>
      </w:r>
      <w:bookmarkEnd w:id="204"/>
      <w:bookmarkEnd w:id="205"/>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rsidP="003C7CC9">
            <w:pPr>
              <w:pStyle w:val="ListParagraph"/>
              <w:ind w:left="0"/>
              <w:jc w:val="both"/>
            </w:pPr>
            <w:r>
              <w:t>Người sử dụng chương trình đã có tài khoản đăng nhập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5C288C">
            <w:pPr>
              <w:pStyle w:val="ListParagraph"/>
              <w:ind w:left="0"/>
              <w:jc w:val="both"/>
            </w:pPr>
            <w:r>
              <w:t>Quản trị của ứng dụng. Quản trị</w:t>
            </w:r>
            <w:r w:rsidR="00280F69">
              <w:t xml:space="preserve"> có quyền quản lý </w:t>
            </w:r>
            <w:r>
              <w:t>quy trình phát triển</w:t>
            </w:r>
            <w:r w:rsidR="00280F69">
              <w:t xml:space="preserve">, </w:t>
            </w:r>
            <w:r>
              <w:t>tài khoản</w:t>
            </w:r>
            <w:r w:rsidR="00280F69">
              <w:t xml:space="preserve">, </w:t>
            </w:r>
            <w:r>
              <w:t>lớp</w:t>
            </w:r>
            <w:r w:rsidR="00280F69">
              <w:t xml:space="preserve">, </w:t>
            </w:r>
            <w:r>
              <w:t>dự án.</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 xml:space="preserve">Project </w:t>
            </w:r>
            <w:r>
              <w:lastRenderedPageBreak/>
              <w:t>member</w:t>
            </w:r>
          </w:p>
        </w:tc>
        <w:tc>
          <w:tcPr>
            <w:tcW w:w="6799" w:type="dxa"/>
          </w:tcPr>
          <w:p w:rsidR="00280F69" w:rsidRDefault="00280F69" w:rsidP="003C7CC9">
            <w:pPr>
              <w:pStyle w:val="ListParagraph"/>
              <w:ind w:left="0"/>
              <w:jc w:val="both"/>
            </w:pPr>
            <w:r>
              <w:lastRenderedPageBreak/>
              <w:t>Thành viên của nhóm thực hiện đ</w:t>
            </w:r>
            <w:r w:rsidR="007B772B">
              <w:t>ồ</w:t>
            </w:r>
            <w:r>
              <w:t xml:space="preserve"> án. Thành viên của dự án </w:t>
            </w:r>
            <w:r>
              <w:lastRenderedPageBreak/>
              <w:t xml:space="preserve">có thể thực hiện hầu hết các chức năng liên quan tới dự án như xem và tạo công viêc, xem và tạo sự kiện của dự </w:t>
            </w:r>
            <w:proofErr w:type="gramStart"/>
            <w:r>
              <w:t>án, …</w:t>
            </w:r>
            <w:proofErr w:type="gramEnd"/>
            <w:r>
              <w:t xml:space="preserve"> Tuy 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lastRenderedPageBreak/>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rsidP="003C7CC9">
            <w:pPr>
              <w:pStyle w:val="ListParagraph"/>
              <w:ind w:left="0"/>
              <w:jc w:val="both"/>
            </w:pPr>
            <w:r>
              <w:t>Người quản lý dự án. Có thể thể thực hi</w:t>
            </w:r>
            <w:r w:rsidR="001C7040">
              <w:t>ệ</w:t>
            </w:r>
            <w:r>
              <w:t>n tất các các chức năng liên quan tới project đang quản lý.</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 xml:space="preserve">Người dùng có tài khoản trong hệ thống nhưng không phải là thành viên của dự </w:t>
            </w:r>
            <w:proofErr w:type="gramStart"/>
            <w:r>
              <w:t>án</w:t>
            </w:r>
            <w:proofErr w:type="gramEnd"/>
            <w:r>
              <w:t xml:space="preserve"> hiên tại.</w:t>
            </w:r>
          </w:p>
        </w:tc>
      </w:tr>
    </w:tbl>
    <w:p w:rsidR="00280F69" w:rsidRDefault="00280F69" w:rsidP="00220E04">
      <w:pPr>
        <w:pStyle w:val="Caption"/>
        <w:spacing w:line="360" w:lineRule="auto"/>
        <w:jc w:val="center"/>
      </w:pPr>
      <w:bookmarkStart w:id="206" w:name="_Toc327868429"/>
      <w:r>
        <w:t xml:space="preserve">Bảng </w:t>
      </w:r>
      <w:fldSimple w:instr=" SEQ Bảng \* ARABIC ">
        <w:r w:rsidR="00220E04">
          <w:rPr>
            <w:noProof/>
          </w:rPr>
          <w:t>1</w:t>
        </w:r>
      </w:fldSimple>
      <w:r>
        <w:t xml:space="preserve"> Danh sách actor</w:t>
      </w:r>
      <w:bookmarkEnd w:id="206"/>
    </w:p>
    <w:p w:rsidR="00BE272F" w:rsidRPr="00686040" w:rsidRDefault="00BE272F" w:rsidP="00C816EF"/>
    <w:p w:rsidR="00280F69" w:rsidRPr="00510308" w:rsidRDefault="00280F69" w:rsidP="00683468">
      <w:pPr>
        <w:pStyle w:val="Heading4"/>
      </w:pPr>
      <w:r>
        <w:t xml:space="preserve"> </w:t>
      </w:r>
      <w:bookmarkStart w:id="207" w:name="_Toc327868584"/>
      <w:bookmarkStart w:id="208" w:name="_Toc327994081"/>
      <w:bookmarkStart w:id="209" w:name="_Toc328071737"/>
      <w:r>
        <w:t>Sơ đồ Use-Case</w:t>
      </w:r>
      <w:bookmarkEnd w:id="207"/>
      <w:bookmarkEnd w:id="208"/>
      <w:bookmarkEnd w:id="209"/>
    </w:p>
    <w:p w:rsidR="00280F69" w:rsidRDefault="00280F69" w:rsidP="003C7CC9">
      <w:pPr>
        <w:pStyle w:val="Heading5"/>
        <w:jc w:val="both"/>
      </w:pPr>
      <w:bookmarkStart w:id="210" w:name="_Toc327868585"/>
      <w:bookmarkStart w:id="211" w:name="_Toc327994082"/>
      <w:bookmarkStart w:id="212" w:name="_Toc328071738"/>
      <w:r w:rsidRPr="00280F69">
        <w:t>Mô hình Use-Case</w:t>
      </w:r>
      <w:bookmarkEnd w:id="210"/>
      <w:bookmarkEnd w:id="211"/>
      <w:bookmarkEnd w:id="212"/>
    </w:p>
    <w:p w:rsidR="0064530D" w:rsidRPr="00A27BC7" w:rsidRDefault="0064530D" w:rsidP="00220E04">
      <w:proofErr w:type="gramStart"/>
      <w:r>
        <w:t>Chia làm 3 nhóm chính là nhóm quản lý tài khoản, nhóm quản dự án, nhóm quản lý quản lý các hoạt động trong dự án.</w:t>
      </w:r>
      <w:proofErr w:type="gramEnd"/>
      <w:r>
        <w:t xml:space="preserve"> </w:t>
      </w:r>
      <w:proofErr w:type="gramStart"/>
      <w:r>
        <w:t xml:space="preserve">Nhóm </w:t>
      </w:r>
      <w:r w:rsidRPr="00220E04">
        <w:rPr>
          <w:i/>
        </w:rPr>
        <w:t>quản lý tài khoản</w:t>
      </w:r>
      <w:r>
        <w:t xml:space="preserve"> liên quan tới quản lý tài khoản người dùng và quản lý các thông tin liên quan tới tài khoản.</w:t>
      </w:r>
      <w:proofErr w:type="gramEnd"/>
      <w:r>
        <w:t xml:space="preserve"> Nhóm </w:t>
      </w:r>
      <w:r w:rsidRPr="00220E04">
        <w:rPr>
          <w:i/>
        </w:rPr>
        <w:t xml:space="preserve">quản lý dự </w:t>
      </w:r>
      <w:proofErr w:type="gramStart"/>
      <w:r w:rsidRPr="00220E04">
        <w:rPr>
          <w:i/>
        </w:rPr>
        <w:t>án</w:t>
      </w:r>
      <w:proofErr w:type="gramEnd"/>
      <w:r>
        <w:t xml:space="preserve"> liên quan tới việc tạo và quản lý lớp học, tạo và quản lý dự án,</w:t>
      </w:r>
      <w:r w:rsidR="0049727C">
        <w:t xml:space="preserve"> quản lý thành viên trong dự án, quản lý các giai đoạn nhỏ trong dự án. Nhóm </w:t>
      </w:r>
      <w:r w:rsidR="0049727C" w:rsidRPr="00220E04">
        <w:rPr>
          <w:i/>
        </w:rPr>
        <w:t xml:space="preserve">quản các hoạt động trong dự </w:t>
      </w:r>
      <w:proofErr w:type="gramStart"/>
      <w:r w:rsidR="0049727C" w:rsidRPr="00220E04">
        <w:rPr>
          <w:i/>
        </w:rPr>
        <w:t>án</w:t>
      </w:r>
      <w:proofErr w:type="gramEnd"/>
      <w:r w:rsidR="0049727C">
        <w:t xml:space="preserve"> liên quan tới work item và tương tác trong nhóm.</w:t>
      </w:r>
    </w:p>
    <w:p w:rsidR="00BE272F" w:rsidRDefault="00BE272F" w:rsidP="00C816EF">
      <w:pPr>
        <w:pStyle w:val="Heading5"/>
        <w:jc w:val="both"/>
      </w:pPr>
      <w:bookmarkStart w:id="213" w:name="_Toc328071739"/>
      <w:bookmarkStart w:id="214" w:name="_Toc327868436"/>
      <w:r>
        <w:lastRenderedPageBreak/>
        <w:t>Account management</w:t>
      </w:r>
      <w:bookmarkEnd w:id="213"/>
    </w:p>
    <w:p w:rsidR="007842CC" w:rsidRDefault="007842CC" w:rsidP="00220E04">
      <w:pPr>
        <w:pStyle w:val="ListParagraph"/>
        <w:keepNext/>
        <w:ind w:left="0"/>
        <w:jc w:val="center"/>
      </w:pPr>
      <w:r w:rsidRPr="007842CC">
        <w:t xml:space="preserve"> </w:t>
      </w:r>
      <w:r>
        <w:rPr>
          <w:noProof/>
        </w:rPr>
        <w:drawing>
          <wp:inline distT="0" distB="0" distL="0" distR="0" wp14:anchorId="7878491A" wp14:editId="3999524C">
            <wp:extent cx="4561115" cy="5140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6">
                      <a:extLst>
                        <a:ext uri="{28A0092B-C50C-407E-A947-70E740481C1C}">
                          <a14:useLocalDpi xmlns:a14="http://schemas.microsoft.com/office/drawing/2010/main" val="0"/>
                        </a:ext>
                      </a:extLst>
                    </a:blip>
                    <a:srcRect l="17299" r="11623" b="4377"/>
                    <a:stretch/>
                  </pic:blipFill>
                  <pic:spPr bwMode="auto">
                    <a:xfrm>
                      <a:off x="0" y="0"/>
                      <a:ext cx="4563237" cy="5142695"/>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7842CC" w:rsidP="00220E04">
      <w:pPr>
        <w:pStyle w:val="Caption"/>
        <w:jc w:val="center"/>
      </w:pPr>
      <w:r>
        <w:t xml:space="preserve">Hình </w:t>
      </w:r>
      <w:fldSimple w:instr=" SEQ Hình \* ARABIC ">
        <w:r w:rsidR="00220E04">
          <w:rPr>
            <w:noProof/>
          </w:rPr>
          <w:t>5</w:t>
        </w:r>
      </w:fldSimple>
      <w:r>
        <w:t xml:space="preserve"> Mô hình use</w:t>
      </w:r>
      <w:r>
        <w:t xml:space="preserve"> case</w:t>
      </w:r>
      <w:r>
        <w:t xml:space="preserve"> trong nhóm chức năng quản lý tài khoản</w:t>
      </w:r>
    </w:p>
    <w:p w:rsidR="00280F69" w:rsidRDefault="00280F69" w:rsidP="003C7CC9">
      <w:pPr>
        <w:pStyle w:val="Heading5"/>
        <w:jc w:val="both"/>
      </w:pPr>
      <w:bookmarkStart w:id="215" w:name="_Toc327868587"/>
      <w:bookmarkStart w:id="216" w:name="_Toc327994084"/>
      <w:bookmarkStart w:id="217" w:name="_Toc328071740"/>
      <w:bookmarkEnd w:id="214"/>
      <w:r>
        <w:lastRenderedPageBreak/>
        <w:t>Project management</w:t>
      </w:r>
      <w:bookmarkEnd w:id="215"/>
      <w:bookmarkEnd w:id="216"/>
      <w:bookmarkEnd w:id="217"/>
    </w:p>
    <w:p w:rsidR="00280F69" w:rsidRDefault="007842CC" w:rsidP="003C7CC9">
      <w:pPr>
        <w:keepNext/>
        <w:ind w:left="-450"/>
        <w:jc w:val="center"/>
      </w:pPr>
      <w:r w:rsidRPr="007842CC">
        <w:t xml:space="preserve"> </w:t>
      </w:r>
      <w:r>
        <w:rPr>
          <w:noProof/>
        </w:rPr>
        <w:drawing>
          <wp:inline distT="0" distB="0" distL="0" distR="0" wp14:anchorId="0509B33C" wp14:editId="602DB9FF">
            <wp:extent cx="5585268" cy="4044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7">
                      <a:extLst>
                        <a:ext uri="{28A0092B-C50C-407E-A947-70E740481C1C}">
                          <a14:useLocalDpi xmlns:a14="http://schemas.microsoft.com/office/drawing/2010/main" val="0"/>
                        </a:ext>
                      </a:extLst>
                    </a:blip>
                    <a:srcRect l="43609" r="9587"/>
                    <a:stretch/>
                  </pic:blipFill>
                  <pic:spPr bwMode="auto">
                    <a:xfrm>
                      <a:off x="0" y="0"/>
                      <a:ext cx="5587114" cy="4045380"/>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218" w:name="_Toc327868438"/>
      <w:bookmarkStart w:id="219" w:name="_Toc328073201"/>
      <w:r>
        <w:t xml:space="preserve">Hình </w:t>
      </w:r>
      <w:fldSimple w:instr=" SEQ Hình \* ARABIC ">
        <w:r w:rsidR="00220E04">
          <w:rPr>
            <w:noProof/>
          </w:rPr>
          <w:t>6</w:t>
        </w:r>
      </w:fldSimple>
      <w:r>
        <w:t xml:space="preserve"> </w:t>
      </w:r>
      <w:r w:rsidR="007842CC">
        <w:t>Mô hình use case trong nhóm chức năng quản lý dự án</w:t>
      </w:r>
      <w:bookmarkEnd w:id="218"/>
      <w:bookmarkEnd w:id="219"/>
    </w:p>
    <w:p w:rsidR="00280F69" w:rsidRDefault="00280F69" w:rsidP="003C7CC9">
      <w:pPr>
        <w:pStyle w:val="Heading5"/>
        <w:jc w:val="both"/>
      </w:pPr>
      <w:bookmarkStart w:id="220" w:name="_Toc327868588"/>
      <w:bookmarkStart w:id="221" w:name="_Toc327994085"/>
      <w:bookmarkStart w:id="222" w:name="_Toc328071741"/>
      <w:r>
        <w:lastRenderedPageBreak/>
        <w:t>Project activity</w:t>
      </w:r>
      <w:bookmarkEnd w:id="220"/>
      <w:bookmarkEnd w:id="221"/>
      <w:bookmarkEnd w:id="222"/>
    </w:p>
    <w:p w:rsidR="000F53D1" w:rsidRPr="000F53D1" w:rsidRDefault="00A27BC7" w:rsidP="003C7CC9">
      <w:pPr>
        <w:jc w:val="both"/>
      </w:pPr>
      <w:r w:rsidRPr="00A27BC7">
        <w:t xml:space="preserve"> </w:t>
      </w:r>
      <w:r>
        <w:rPr>
          <w:noProof/>
        </w:rPr>
        <w:drawing>
          <wp:inline distT="0" distB="0" distL="0" distR="0" wp14:anchorId="2E9DEDE8" wp14:editId="7BBCAAD4">
            <wp:extent cx="5791835" cy="3392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835" cy="3392682"/>
                    </a:xfrm>
                    <a:prstGeom prst="rect">
                      <a:avLst/>
                    </a:prstGeom>
                    <a:noFill/>
                    <a:ln>
                      <a:noFill/>
                    </a:ln>
                  </pic:spPr>
                </pic:pic>
              </a:graphicData>
            </a:graphic>
          </wp:inline>
        </w:drawing>
      </w:r>
    </w:p>
    <w:p w:rsidR="00280F69" w:rsidRDefault="00280F69" w:rsidP="00220E04">
      <w:pPr>
        <w:pStyle w:val="Caption"/>
        <w:spacing w:line="360" w:lineRule="auto"/>
        <w:jc w:val="center"/>
      </w:pPr>
      <w:bookmarkStart w:id="223" w:name="_Toc327868439"/>
      <w:bookmarkStart w:id="224" w:name="_Toc328073202"/>
      <w:r>
        <w:t xml:space="preserve">Hình </w:t>
      </w:r>
      <w:fldSimple w:instr=" SEQ Hình \* ARABIC ">
        <w:r w:rsidR="00220E04">
          <w:rPr>
            <w:noProof/>
          </w:rPr>
          <w:t>7</w:t>
        </w:r>
      </w:fldSimple>
      <w:r>
        <w:t xml:space="preserve"> </w:t>
      </w:r>
      <w:r w:rsidR="007842CC">
        <w:t>Mô hình use case trong nhóm chức năng quản lý hoạt động trong dự án</w:t>
      </w:r>
      <w:bookmarkEnd w:id="223"/>
      <w:bookmarkEnd w:id="224"/>
    </w:p>
    <w:p w:rsidR="00280F69" w:rsidRDefault="00280F69" w:rsidP="00683468">
      <w:pPr>
        <w:pStyle w:val="Heading4"/>
      </w:pPr>
      <w:r>
        <w:t xml:space="preserve"> </w:t>
      </w:r>
      <w:bookmarkStart w:id="225" w:name="_Toc327868589"/>
      <w:bookmarkStart w:id="226" w:name="_Toc327994086"/>
      <w:bookmarkStart w:id="227" w:name="_Toc328071742"/>
      <w:r w:rsidRPr="004F072D">
        <w:t>Đặc</w:t>
      </w:r>
      <w:r>
        <w:t xml:space="preserve"> tả Use-Case</w:t>
      </w:r>
      <w:r w:rsidR="00F46CD1">
        <w:t xml:space="preserve"> chính</w:t>
      </w:r>
      <w:bookmarkEnd w:id="225"/>
      <w:bookmarkEnd w:id="226"/>
      <w:bookmarkEnd w:id="227"/>
    </w:p>
    <w:p w:rsidR="00280F69" w:rsidRDefault="00280F69" w:rsidP="003C7CC9">
      <w:pPr>
        <w:pStyle w:val="Heading5"/>
        <w:jc w:val="both"/>
      </w:pPr>
      <w:bookmarkStart w:id="228" w:name="_Toc327868590"/>
      <w:bookmarkStart w:id="229" w:name="_Toc327994087"/>
      <w:bookmarkStart w:id="230" w:name="_Toc328071743"/>
      <w:r w:rsidRPr="005E7A50">
        <w:t>Use-Case Create Work Item</w:t>
      </w:r>
      <w:bookmarkEnd w:id="228"/>
      <w:bookmarkEnd w:id="229"/>
      <w:bookmarkEnd w:id="230"/>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 xml:space="preserve">Thành viên dự </w:t>
            </w:r>
            <w:proofErr w:type="gramStart"/>
            <w:r>
              <w:t>án</w:t>
            </w:r>
            <w:proofErr w:type="gramEnd"/>
            <w:r>
              <w:t xml:space="preserve">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280F69" w:rsidP="003C7CC9">
            <w:pPr>
              <w:spacing w:before="0" w:after="0"/>
              <w:jc w:val="both"/>
            </w:pPr>
            <w:r>
              <w:t>project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 xml:space="preserve">Điều kiện kết </w:t>
            </w:r>
            <w:r w:rsidRPr="00280F69">
              <w:lastRenderedPageBreak/>
              <w:t>thúc tối thiểu</w:t>
            </w:r>
          </w:p>
        </w:tc>
        <w:tc>
          <w:tcPr>
            <w:tcW w:w="7609" w:type="dxa"/>
          </w:tcPr>
          <w:p w:rsidR="00280F69" w:rsidRDefault="00280F69" w:rsidP="003C7CC9">
            <w:pPr>
              <w:spacing w:before="0" w:after="0"/>
              <w:jc w:val="both"/>
            </w:pPr>
            <w:r>
              <w:lastRenderedPageBreak/>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lastRenderedPageBreak/>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sư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 xml:space="preserve">Thành viên dự </w:t>
            </w:r>
            <w:proofErr w:type="gramStart"/>
            <w:r>
              <w:t>án</w:t>
            </w:r>
            <w:proofErr w:type="gramEnd"/>
            <w:r>
              <w:t xml:space="preserve"> chọn loại work item cần tạo.</w:t>
            </w:r>
          </w:p>
          <w:p w:rsidR="00280F69" w:rsidRDefault="00280F69" w:rsidP="003C7CC9">
            <w:pPr>
              <w:pStyle w:val="ListParagraph"/>
              <w:numPr>
                <w:ilvl w:val="0"/>
                <w:numId w:val="10"/>
              </w:numPr>
              <w:jc w:val="both"/>
            </w:pPr>
            <w:r>
              <w:t xml:space="preserve">Thành viên dự </w:t>
            </w:r>
            <w:proofErr w:type="gramStart"/>
            <w:r>
              <w:t>án</w:t>
            </w:r>
            <w:proofErr w:type="gramEnd"/>
            <w:r>
              <w:t xml:space="preserve">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pPr>
              <w:jc w:val="both"/>
              <w:rPr>
                <w:i/>
              </w:rPr>
            </w:pPr>
            <w:r>
              <w:t xml:space="preserve">2c. Thành viên có thể attach file trong khi tạo work </w:t>
            </w:r>
            <w:proofErr w:type="gramStart"/>
            <w:r>
              <w:t>item .</w:t>
            </w:r>
            <w:proofErr w:type="gramEnd"/>
          </w:p>
        </w:tc>
      </w:tr>
    </w:tbl>
    <w:p w:rsidR="00280F69" w:rsidRDefault="00AE66E0" w:rsidP="003C7CC9">
      <w:pPr>
        <w:pStyle w:val="Heading5"/>
        <w:jc w:val="both"/>
      </w:pPr>
      <w:bookmarkStart w:id="231" w:name="_Toc327868591"/>
      <w:bookmarkStart w:id="232" w:name="_Toc327994088"/>
      <w:bookmarkStart w:id="233" w:name="_Toc328071744"/>
      <w:r>
        <w:t>Use-</w:t>
      </w:r>
      <w:r w:rsidR="00F46CD1">
        <w:t>C</w:t>
      </w:r>
      <w:r w:rsidR="00280F69">
        <w:t>ase Update Work Item</w:t>
      </w:r>
      <w:bookmarkEnd w:id="231"/>
      <w:bookmarkEnd w:id="232"/>
      <w:bookmarkEnd w:id="233"/>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AE66E0" w:rsidP="003C7CC9">
            <w:pPr>
              <w:spacing w:before="0" w:after="0"/>
              <w:jc w:val="both"/>
            </w:pPr>
            <w:r>
              <w:t>project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lastRenderedPageBreak/>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t>Dòng sư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 xml:space="preserve">Thành viên dự </w:t>
            </w:r>
            <w:proofErr w:type="gramStart"/>
            <w:r>
              <w:t>án</w:t>
            </w:r>
            <w:proofErr w:type="gramEnd"/>
            <w:r>
              <w:t xml:space="preserve">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2a1. Hệ thống thông báo đã 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pPr>
              <w:jc w:val="both"/>
              <w:rPr>
                <w:i/>
              </w:rPr>
            </w:pPr>
            <w:r>
              <w:t xml:space="preserve">2c. Thành viên có thể attach file trong khi câp nhật work item. Xem use case </w:t>
            </w:r>
            <w:r w:rsidRPr="00CE7628">
              <w:rPr>
                <w:i/>
              </w:rPr>
              <w:t>attach file.</w:t>
            </w:r>
          </w:p>
          <w:p w:rsidR="00AE66E0" w:rsidRDefault="00AE66E0" w:rsidP="003C7CC9">
            <w:pPr>
              <w:jc w:val="both"/>
              <w:rPr>
                <w:i/>
              </w:rPr>
            </w:pPr>
            <w:r>
              <w:t>2</w:t>
            </w:r>
            <w:r w:rsidR="006A4D8F">
              <w:t>d</w:t>
            </w:r>
            <w:r>
              <w:t xml:space="preserve">. Thành viên có thể attachremove file khi cậpcâp nhật work item. Xem use case </w:t>
            </w:r>
            <w:r w:rsidRPr="0031016D">
              <w:rPr>
                <w:i/>
              </w:rPr>
              <w:t>attachremove file</w:t>
            </w:r>
            <w:r w:rsidR="00C91429">
              <w:rPr>
                <w:i/>
              </w:rPr>
              <w:t>.</w:t>
            </w:r>
          </w:p>
          <w:p w:rsidR="00AE66E0" w:rsidRPr="00AE66E0" w:rsidRDefault="00AE66E0" w:rsidP="003C7CC9">
            <w:pPr>
              <w:jc w:val="both"/>
            </w:pPr>
            <w:r>
              <w:t>2</w:t>
            </w:r>
            <w:r w:rsidR="006A4D8F">
              <w:t>e.</w:t>
            </w:r>
            <w:r>
              <w:t xml:space="preserve"> Thành viên có thể tải về file đã được đính kèm theo work item trước đó. Xem use case </w:t>
            </w:r>
            <w:r w:rsidRPr="0031016D">
              <w:rPr>
                <w:i/>
              </w:rPr>
              <w:t>download file</w:t>
            </w:r>
            <w:r>
              <w:t>.</w:t>
            </w:r>
          </w:p>
        </w:tc>
      </w:tr>
    </w:tbl>
    <w:p w:rsidR="00280F69" w:rsidRDefault="000F53D1" w:rsidP="003C7CC9">
      <w:pPr>
        <w:pStyle w:val="Heading5"/>
        <w:jc w:val="both"/>
      </w:pPr>
      <w:bookmarkStart w:id="234" w:name="_Toc327868592"/>
      <w:bookmarkStart w:id="235" w:name="_Toc327994089"/>
      <w:bookmarkStart w:id="236" w:name="_Toc328071745"/>
      <w:r>
        <w:t>Use-Case C</w:t>
      </w:r>
      <w:r w:rsidR="00280F69">
        <w:t>reate account</w:t>
      </w:r>
      <w:bookmarkEnd w:id="234"/>
      <w:bookmarkEnd w:id="235"/>
      <w:bookmarkEnd w:id="236"/>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0F53D1" w:rsidP="003C7CC9">
            <w:pPr>
              <w:spacing w:before="0" w:after="0"/>
              <w:jc w:val="both"/>
            </w:pPr>
            <w:r>
              <w:t>admin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0F53D1" w:rsidP="003C7CC9">
            <w:pPr>
              <w:spacing w:before="0" w:after="0"/>
              <w:jc w:val="both"/>
            </w:pPr>
            <w:r>
              <w:t>admin</w:t>
            </w:r>
          </w:p>
        </w:tc>
      </w:tr>
      <w:tr w:rsidR="000F53D1" w:rsidTr="00BA2FB3">
        <w:tc>
          <w:tcPr>
            <w:tcW w:w="1728" w:type="dxa"/>
          </w:tcPr>
          <w:p w:rsidR="000F53D1" w:rsidRPr="00280F69" w:rsidRDefault="000F53D1" w:rsidP="003C7CC9">
            <w:pPr>
              <w:spacing w:before="0" w:after="0"/>
              <w:jc w:val="both"/>
            </w:pPr>
            <w:r w:rsidRPr="00280F69">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lastRenderedPageBreak/>
              <w:t>Điều kiện kết thúc thành công</w:t>
            </w:r>
          </w:p>
        </w:tc>
        <w:tc>
          <w:tcPr>
            <w:tcW w:w="7609" w:type="dxa"/>
          </w:tcPr>
          <w:p w:rsidR="000F53D1" w:rsidRDefault="000F53D1" w:rsidP="003C7CC9">
            <w:pPr>
              <w:spacing w:before="0" w:after="0"/>
              <w:jc w:val="both"/>
            </w:pPr>
            <w:r>
              <w:t>Hê thống lưu trữ vào database</w:t>
            </w:r>
          </w:p>
        </w:tc>
      </w:tr>
      <w:tr w:rsidR="000F53D1" w:rsidTr="00BA2FB3">
        <w:tc>
          <w:tcPr>
            <w:tcW w:w="1728" w:type="dxa"/>
          </w:tcPr>
          <w:p w:rsidR="000F53D1" w:rsidRPr="00280F69" w:rsidRDefault="000F53D1" w:rsidP="003C7CC9">
            <w:pPr>
              <w:spacing w:before="0" w:after="0"/>
              <w:jc w:val="both"/>
            </w:pPr>
            <w:r w:rsidRPr="00280F69">
              <w:t>Điều kiện kết thúc tối thiểu</w:t>
            </w:r>
          </w:p>
        </w:tc>
        <w:tc>
          <w:tcPr>
            <w:tcW w:w="7609" w:type="dxa"/>
          </w:tcPr>
          <w:p w:rsidR="000F53D1" w:rsidRDefault="000F53D1" w:rsidP="003C7CC9">
            <w:pPr>
              <w:spacing w:before="0" w:after="0"/>
              <w:jc w:val="both"/>
            </w:pP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0F53D1" w:rsidP="003C7CC9">
            <w:pPr>
              <w:spacing w:before="0" w:after="0"/>
              <w:jc w:val="both"/>
            </w:pPr>
          </w:p>
        </w:tc>
      </w:tr>
      <w:tr w:rsidR="000F53D1" w:rsidTr="00BA2FB3">
        <w:tc>
          <w:tcPr>
            <w:tcW w:w="1728" w:type="dxa"/>
          </w:tcPr>
          <w:p w:rsidR="000F53D1" w:rsidRPr="00280F69" w:rsidRDefault="000F53D1" w:rsidP="003C7CC9">
            <w:pPr>
              <w:jc w:val="both"/>
            </w:pPr>
            <w:r w:rsidRPr="00280F69">
              <w:t>Dòng sư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Pr="00AE66E0" w:rsidRDefault="000F53D1" w:rsidP="003C7CC9">
            <w:pPr>
              <w:jc w:val="both"/>
            </w:pPr>
          </w:p>
        </w:tc>
      </w:tr>
    </w:tbl>
    <w:p w:rsidR="00280F69" w:rsidRDefault="00280F69" w:rsidP="003C7CC9">
      <w:pPr>
        <w:pStyle w:val="Heading5"/>
        <w:jc w:val="both"/>
      </w:pPr>
      <w:bookmarkStart w:id="237" w:name="_Toc327868593"/>
      <w:bookmarkStart w:id="238" w:name="_Toc327994090"/>
      <w:bookmarkStart w:id="239" w:name="_Toc328071746"/>
      <w:r>
        <w:t>Use-</w:t>
      </w:r>
      <w:r w:rsidR="007F3B1A">
        <w:t>Case S</w:t>
      </w:r>
      <w:r>
        <w:t>earch account</w:t>
      </w:r>
      <w:bookmarkEnd w:id="237"/>
      <w:bookmarkEnd w:id="238"/>
      <w:bookmarkEnd w:id="239"/>
    </w:p>
    <w:tbl>
      <w:tblPr>
        <w:tblStyle w:val="TableGrid"/>
        <w:tblW w:w="0" w:type="auto"/>
        <w:tblLook w:val="04A0" w:firstRow="1" w:lastRow="0" w:firstColumn="1" w:lastColumn="0" w:noHBand="0" w:noVBand="1"/>
      </w:tblPr>
      <w:tblGrid>
        <w:gridCol w:w="1728"/>
        <w:gridCol w:w="7609"/>
      </w:tblGrid>
      <w:tr w:rsidR="007F3B1A" w:rsidTr="00BA2FB3">
        <w:tc>
          <w:tcPr>
            <w:tcW w:w="1728" w:type="dxa"/>
          </w:tcPr>
          <w:p w:rsidR="007F3B1A" w:rsidRPr="00280F69" w:rsidRDefault="007F3B1A" w:rsidP="003C7CC9">
            <w:pPr>
              <w:spacing w:before="0" w:after="0"/>
              <w:jc w:val="both"/>
            </w:pPr>
            <w:r w:rsidRPr="00280F69">
              <w:t>Tóm tắt</w:t>
            </w:r>
          </w:p>
        </w:tc>
        <w:tc>
          <w:tcPr>
            <w:tcW w:w="7609" w:type="dxa"/>
          </w:tcPr>
          <w:p w:rsidR="007F3B1A" w:rsidRDefault="007F3B1A" w:rsidP="003C7CC9">
            <w:pPr>
              <w:spacing w:before="0" w:after="0"/>
              <w:jc w:val="both"/>
            </w:pPr>
            <w:r>
              <w:t>admin sử dụng chức năng tìm kiếm account</w:t>
            </w:r>
          </w:p>
        </w:tc>
      </w:tr>
      <w:tr w:rsidR="007F3B1A" w:rsidTr="00BA2FB3">
        <w:tc>
          <w:tcPr>
            <w:tcW w:w="1728" w:type="dxa"/>
          </w:tcPr>
          <w:p w:rsidR="007F3B1A" w:rsidRPr="00280F69" w:rsidRDefault="007F3B1A" w:rsidP="003C7CC9">
            <w:pPr>
              <w:spacing w:before="0" w:after="0"/>
              <w:jc w:val="both"/>
            </w:pPr>
            <w:r w:rsidRPr="00280F69">
              <w:t>Actor chính</w:t>
            </w:r>
          </w:p>
        </w:tc>
        <w:tc>
          <w:tcPr>
            <w:tcW w:w="7609" w:type="dxa"/>
          </w:tcPr>
          <w:p w:rsidR="007F3B1A" w:rsidRDefault="007F3B1A" w:rsidP="003C7CC9">
            <w:pPr>
              <w:spacing w:before="0" w:after="0"/>
              <w:jc w:val="both"/>
            </w:pPr>
            <w:r>
              <w:t>admin</w:t>
            </w:r>
          </w:p>
        </w:tc>
      </w:tr>
      <w:tr w:rsidR="007F3B1A" w:rsidTr="00BA2FB3">
        <w:tc>
          <w:tcPr>
            <w:tcW w:w="1728" w:type="dxa"/>
          </w:tcPr>
          <w:p w:rsidR="007F3B1A" w:rsidRPr="00280F69" w:rsidRDefault="007F3B1A" w:rsidP="003C7CC9">
            <w:pPr>
              <w:spacing w:before="0" w:after="0"/>
              <w:jc w:val="both"/>
            </w:pPr>
            <w:r w:rsidRPr="00280F69">
              <w:t>Điều kiện tiên quyết</w:t>
            </w:r>
          </w:p>
        </w:tc>
        <w:tc>
          <w:tcPr>
            <w:tcW w:w="7609" w:type="dxa"/>
          </w:tcPr>
          <w:p w:rsidR="007F3B1A" w:rsidRDefault="007F3B1A" w:rsidP="003C7CC9">
            <w:pPr>
              <w:jc w:val="both"/>
            </w:pPr>
            <w:r>
              <w:t>Đăng nhập với quyền admin</w:t>
            </w:r>
          </w:p>
        </w:tc>
      </w:tr>
      <w:tr w:rsidR="007F3B1A" w:rsidTr="00BA2FB3">
        <w:tc>
          <w:tcPr>
            <w:tcW w:w="1728" w:type="dxa"/>
          </w:tcPr>
          <w:p w:rsidR="007F3B1A" w:rsidRPr="00280F69" w:rsidRDefault="007F3B1A" w:rsidP="003C7CC9">
            <w:pPr>
              <w:spacing w:before="0" w:after="0"/>
              <w:jc w:val="both"/>
            </w:pPr>
            <w:r w:rsidRPr="00280F69">
              <w:t>Điều kiện kết thúc thành công</w:t>
            </w:r>
          </w:p>
        </w:tc>
        <w:tc>
          <w:tcPr>
            <w:tcW w:w="7609" w:type="dxa"/>
          </w:tcPr>
          <w:p w:rsidR="007F3B1A" w:rsidRDefault="00EC3940" w:rsidP="003C7CC9">
            <w:pPr>
              <w:spacing w:before="0" w:after="0"/>
              <w:jc w:val="both"/>
            </w:pPr>
            <w:r>
              <w:t>Hệ thống đưa ra kết quả trả về</w:t>
            </w:r>
            <w:r w:rsidR="00D824E2">
              <w:t xml:space="preserve"> thông tin các tài khoản thỏa điều kiện</w:t>
            </w:r>
          </w:p>
        </w:tc>
      </w:tr>
      <w:tr w:rsidR="007F3B1A" w:rsidTr="00BA2FB3">
        <w:tc>
          <w:tcPr>
            <w:tcW w:w="1728" w:type="dxa"/>
          </w:tcPr>
          <w:p w:rsidR="007F3B1A" w:rsidRPr="00280F69" w:rsidRDefault="007F3B1A" w:rsidP="003C7CC9">
            <w:pPr>
              <w:spacing w:before="0" w:after="0"/>
              <w:jc w:val="both"/>
            </w:pPr>
            <w:r w:rsidRPr="00280F69">
              <w:t>Điều kiện kết thúc tối thiểu</w:t>
            </w:r>
          </w:p>
        </w:tc>
        <w:tc>
          <w:tcPr>
            <w:tcW w:w="7609" w:type="dxa"/>
          </w:tcPr>
          <w:p w:rsidR="007F3B1A" w:rsidRDefault="007F3B1A" w:rsidP="003C7CC9">
            <w:pPr>
              <w:spacing w:before="0" w:after="0"/>
              <w:jc w:val="both"/>
            </w:pPr>
          </w:p>
        </w:tc>
      </w:tr>
      <w:tr w:rsidR="007F3B1A" w:rsidTr="00BA2FB3">
        <w:tc>
          <w:tcPr>
            <w:tcW w:w="1728" w:type="dxa"/>
          </w:tcPr>
          <w:p w:rsidR="007F3B1A" w:rsidRPr="00280F69" w:rsidRDefault="007F3B1A" w:rsidP="003C7CC9">
            <w:pPr>
              <w:spacing w:before="0" w:after="0"/>
              <w:jc w:val="both"/>
            </w:pPr>
            <w:r w:rsidRPr="00280F69">
              <w:t>Trigger</w:t>
            </w:r>
          </w:p>
        </w:tc>
        <w:tc>
          <w:tcPr>
            <w:tcW w:w="7609" w:type="dxa"/>
          </w:tcPr>
          <w:p w:rsidR="007F3B1A" w:rsidRDefault="007F3B1A" w:rsidP="003C7CC9">
            <w:pPr>
              <w:spacing w:before="0" w:after="0"/>
              <w:jc w:val="both"/>
            </w:pPr>
          </w:p>
        </w:tc>
      </w:tr>
      <w:tr w:rsidR="007F3B1A" w:rsidTr="00BA2FB3">
        <w:tc>
          <w:tcPr>
            <w:tcW w:w="1728" w:type="dxa"/>
          </w:tcPr>
          <w:p w:rsidR="007F3B1A" w:rsidRPr="00280F69" w:rsidRDefault="007F3B1A" w:rsidP="003C7CC9">
            <w:pPr>
              <w:jc w:val="both"/>
            </w:pPr>
            <w:r w:rsidRPr="00280F69">
              <w:t xml:space="preserve">Dòng sư kiện </w:t>
            </w:r>
            <w:r w:rsidRPr="00280F69">
              <w:lastRenderedPageBreak/>
              <w:t>chính</w:t>
            </w:r>
          </w:p>
          <w:p w:rsidR="007F3B1A" w:rsidRPr="00280F69" w:rsidRDefault="007F3B1A" w:rsidP="003C7CC9">
            <w:pPr>
              <w:spacing w:before="0" w:after="0"/>
              <w:jc w:val="both"/>
            </w:pPr>
          </w:p>
        </w:tc>
        <w:tc>
          <w:tcPr>
            <w:tcW w:w="7609" w:type="dxa"/>
          </w:tcPr>
          <w:p w:rsidR="007F3B1A" w:rsidRDefault="007F3B1A" w:rsidP="003C7CC9">
            <w:pPr>
              <w:pStyle w:val="ListParagraph"/>
              <w:numPr>
                <w:ilvl w:val="0"/>
                <w:numId w:val="15"/>
              </w:numPr>
              <w:ind w:left="432"/>
              <w:jc w:val="both"/>
            </w:pPr>
            <w:r>
              <w:lastRenderedPageBreak/>
              <w:t>Admin nhập điều kiện tìm kiếm và sử dụng chức năng tìm kiếm.</w:t>
            </w:r>
          </w:p>
          <w:p w:rsidR="007F3B1A" w:rsidRDefault="007F3B1A" w:rsidP="003C7CC9">
            <w:pPr>
              <w:pStyle w:val="ListParagraph"/>
              <w:numPr>
                <w:ilvl w:val="0"/>
                <w:numId w:val="15"/>
              </w:numPr>
              <w:ind w:left="432"/>
              <w:jc w:val="both"/>
            </w:pPr>
            <w:r>
              <w:lastRenderedPageBreak/>
              <w:t>Hệ thống lọc dựa và</w:t>
            </w:r>
            <w:r w:rsidR="00D824E2">
              <w:t>o</w:t>
            </w:r>
            <w:r>
              <w:t xml:space="preserve"> điều kiện và trả về danh sách account thỏa điều kiện.</w:t>
            </w:r>
          </w:p>
        </w:tc>
      </w:tr>
      <w:tr w:rsidR="007F3B1A" w:rsidTr="00BA2FB3">
        <w:tc>
          <w:tcPr>
            <w:tcW w:w="1728" w:type="dxa"/>
          </w:tcPr>
          <w:p w:rsidR="007F3B1A" w:rsidRPr="00280F69" w:rsidRDefault="007F3B1A" w:rsidP="003C7CC9">
            <w:pPr>
              <w:jc w:val="both"/>
            </w:pPr>
            <w:r w:rsidRPr="00280F69">
              <w:lastRenderedPageBreak/>
              <w:t>Dòng sự kiện phụ</w:t>
            </w:r>
          </w:p>
        </w:tc>
        <w:tc>
          <w:tcPr>
            <w:tcW w:w="7609" w:type="dxa"/>
          </w:tcPr>
          <w:p w:rsidR="007F3B1A" w:rsidRPr="00AE66E0" w:rsidRDefault="007F3B1A" w:rsidP="003C7CC9">
            <w:pPr>
              <w:jc w:val="both"/>
            </w:pPr>
          </w:p>
        </w:tc>
      </w:tr>
    </w:tbl>
    <w:p w:rsidR="00280F69" w:rsidRDefault="00F46CD1" w:rsidP="003C7CC9">
      <w:pPr>
        <w:pStyle w:val="Heading5"/>
        <w:jc w:val="both"/>
      </w:pPr>
      <w:bookmarkStart w:id="240" w:name="_Toc328071748"/>
      <w:bookmarkStart w:id="241" w:name="_Toc327868595"/>
      <w:bookmarkStart w:id="242" w:name="_Toc327994092"/>
      <w:r>
        <w:t>Use-C</w:t>
      </w:r>
      <w:r w:rsidR="00280F69">
        <w:t xml:space="preserve">ase </w:t>
      </w:r>
      <w:r w:rsidR="003000FE">
        <w:t>U</w:t>
      </w:r>
      <w:r w:rsidR="00280F69">
        <w:t>pdate account</w:t>
      </w:r>
      <w:bookmarkEnd w:id="241"/>
      <w:bookmarkEnd w:id="242"/>
      <w:bookmarkEnd w:id="240"/>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3C7CC9">
            <w:pPr>
              <w:spacing w:before="0" w:after="0"/>
              <w:jc w:val="both"/>
            </w:pPr>
            <w:r>
              <w:t>Admin</w:t>
            </w:r>
            <w:r w:rsidR="00EC3940">
              <w:t xml:space="preserve">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EC3940" w:rsidP="003C7CC9">
            <w:pPr>
              <w:spacing w:before="0" w:after="0"/>
              <w:jc w:val="both"/>
            </w:pPr>
            <w:r>
              <w:t>admin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t>Admin thực hiện chức năng tìm kiếm</w:t>
            </w:r>
          </w:p>
          <w:p w:rsidR="00EC3940" w:rsidRDefault="00EC3940" w:rsidP="003C7CC9">
            <w:pPr>
              <w:pStyle w:val="ListParagraph"/>
              <w:numPr>
                <w:ilvl w:val="0"/>
                <w:numId w:val="16"/>
              </w:numPr>
              <w:ind w:left="432"/>
              <w:jc w:val="both"/>
            </w:pPr>
            <w:r>
              <w:t>Admin chọn account và chọn tác vụ update</w:t>
            </w:r>
          </w:p>
          <w:p w:rsidR="00EC3940" w:rsidRDefault="00EC3940" w:rsidP="003C7CC9">
            <w:pPr>
              <w:pStyle w:val="ListParagraph"/>
              <w:numPr>
                <w:ilvl w:val="0"/>
                <w:numId w:val="16"/>
              </w:numPr>
              <w:ind w:left="432"/>
              <w:jc w:val="both"/>
            </w:pPr>
            <w:r>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243" w:name="_Toc327868596"/>
      <w:bookmarkStart w:id="244" w:name="_Toc327994093"/>
      <w:bookmarkStart w:id="245" w:name="_Toc328071749"/>
      <w:r>
        <w:t xml:space="preserve">Use-Case </w:t>
      </w:r>
      <w:r w:rsidR="003000FE">
        <w:t>D</w:t>
      </w:r>
      <w:r>
        <w:t>elete account</w:t>
      </w:r>
      <w:bookmarkEnd w:id="243"/>
      <w:bookmarkEnd w:id="244"/>
      <w:bookmarkEnd w:id="245"/>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spacing w:before="0" w:after="0"/>
              <w:jc w:val="both"/>
            </w:pPr>
            <w:r>
              <w:t>admin thực hiện chức năng xóa account</w:t>
            </w:r>
          </w:p>
        </w:tc>
      </w:tr>
      <w:tr w:rsidR="00EC3940" w:rsidTr="00BA2FB3">
        <w:tc>
          <w:tcPr>
            <w:tcW w:w="1728" w:type="dxa"/>
          </w:tcPr>
          <w:p w:rsidR="00EC3940" w:rsidRPr="00280F69" w:rsidRDefault="00EC3940" w:rsidP="003C7CC9">
            <w:pPr>
              <w:spacing w:before="0" w:after="0"/>
              <w:jc w:val="both"/>
            </w:pPr>
            <w:r w:rsidRPr="00280F69">
              <w:lastRenderedPageBreak/>
              <w:t>Actor chính</w:t>
            </w:r>
          </w:p>
        </w:tc>
        <w:tc>
          <w:tcPr>
            <w:tcW w:w="7609" w:type="dxa"/>
          </w:tcPr>
          <w:p w:rsidR="00EC3940" w:rsidRDefault="003000FE" w:rsidP="003C7CC9">
            <w:pPr>
              <w:spacing w:before="0" w:after="0"/>
              <w:jc w:val="both"/>
            </w:pPr>
            <w:r>
              <w:t>admin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pPr>
      <w:bookmarkStart w:id="246" w:name="_Toc327868597"/>
      <w:bookmarkStart w:id="247" w:name="_Toc327994094"/>
      <w:bookmarkStart w:id="248" w:name="_Toc328071750"/>
      <w:r>
        <w:t xml:space="preserve">Use-Case </w:t>
      </w:r>
      <w:r w:rsidR="003000FE">
        <w:t>A</w:t>
      </w:r>
      <w:r>
        <w:t>ctive account</w:t>
      </w:r>
      <w:bookmarkEnd w:id="246"/>
      <w:bookmarkEnd w:id="247"/>
      <w:bookmarkEnd w:id="248"/>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EC3940" w:rsidP="003C7CC9">
            <w:pPr>
              <w:jc w:val="both"/>
            </w:pPr>
            <w:r>
              <w:t>Người dùng chưa có tài khoản active account để bắt đầu sử dụng tài khoản của hệ thống.</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DF6222" w:rsidP="003C7CC9">
            <w:pPr>
              <w:spacing w:before="0" w:after="0"/>
              <w:jc w:val="both"/>
            </w:pPr>
            <w:r>
              <w:t>G</w:t>
            </w:r>
            <w:r w:rsidR="00BE272F">
              <w:t>uest</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Admin tạo tài khoản trong hệ thống</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tài khoản.</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lastRenderedPageBreak/>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8"/>
              </w:numPr>
              <w:ind w:left="432"/>
              <w:jc w:val="both"/>
            </w:pPr>
            <w:r>
              <w:t>Sau khi hệ thống gửi mail kích hoạt, người dùng sẽ nhận được mail với đường link kích hoạt tài khoản.</w:t>
            </w:r>
          </w:p>
          <w:p w:rsidR="00EC3940" w:rsidRDefault="00EC3940" w:rsidP="003C7CC9">
            <w:pPr>
              <w:pStyle w:val="ListParagraph"/>
              <w:numPr>
                <w:ilvl w:val="0"/>
                <w:numId w:val="18"/>
              </w:numPr>
              <w:ind w:left="432"/>
              <w:jc w:val="both"/>
            </w:pPr>
            <w:r>
              <w:t>Người dùng truy cập link kích hoạt, xác lập mật khẩu.</w:t>
            </w:r>
          </w:p>
          <w:p w:rsidR="00EC3940" w:rsidRDefault="00EC3940" w:rsidP="003C7CC9">
            <w:pPr>
              <w:pStyle w:val="ListParagraph"/>
              <w:numPr>
                <w:ilvl w:val="0"/>
                <w:numId w:val="18"/>
              </w:numPr>
              <w:ind w:left="432"/>
              <w:jc w:val="both"/>
            </w:pPr>
            <w:r>
              <w:t>Hệ thống thay đổi trạng thái của người dùng với trạng thái active và mật khẩu mới.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249" w:name="_Toc327868598"/>
      <w:bookmarkStart w:id="250" w:name="_Toc327994095"/>
      <w:bookmarkStart w:id="251" w:name="_Toc328071751"/>
      <w:r>
        <w:t xml:space="preserve">Use-Case </w:t>
      </w:r>
      <w:r w:rsidR="003000FE">
        <w:t>U</w:t>
      </w:r>
      <w:r>
        <w:t>pdate user’s account</w:t>
      </w:r>
      <w:bookmarkEnd w:id="249"/>
      <w:bookmarkEnd w:id="250"/>
      <w:bookmarkEnd w:id="251"/>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0814E1" w:rsidP="003C7CC9">
            <w:pPr>
              <w:spacing w:before="0" w:after="0"/>
              <w:jc w:val="both"/>
            </w:pPr>
            <w:r>
              <w:t>U</w:t>
            </w:r>
            <w:r w:rsidR="00BE272F">
              <w:t>ser</w:t>
            </w:r>
            <w:r w:rsidR="00AD451F">
              <w:t xml:space="preserve"> sử dụng chức năng update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AD451F" w:rsidRDefault="00AD451F" w:rsidP="003C7CC9">
            <w:pPr>
              <w:jc w:val="both"/>
            </w:pPr>
            <w:r>
              <w:t>User đã đăng nhập.</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AD451F" w:rsidRDefault="00AD451F" w:rsidP="003C7CC9">
            <w:pPr>
              <w:jc w:val="both"/>
            </w:pPr>
            <w:r>
              <w:t>Hệ thống cập nhật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AD451F" w:rsidP="003C7CC9">
            <w:pPr>
              <w:pStyle w:val="ListParagraph"/>
              <w:numPr>
                <w:ilvl w:val="0"/>
                <w:numId w:val="20"/>
              </w:numPr>
              <w:ind w:left="432"/>
              <w:jc w:val="both"/>
            </w:pPr>
            <w:r>
              <w:t>User thay đổi thông tin và chọn tác vụ update.</w:t>
            </w:r>
          </w:p>
          <w:p w:rsidR="00EC3940" w:rsidRDefault="00AD451F" w:rsidP="003C7CC9">
            <w:pPr>
              <w:pStyle w:val="ListParagraph"/>
              <w:numPr>
                <w:ilvl w:val="0"/>
                <w:numId w:val="20"/>
              </w:numPr>
              <w:ind w:left="432"/>
              <w:jc w:val="both"/>
            </w:pPr>
            <w:r>
              <w:t>Hệ thống cập nhật thay đổi và trả về màn hình dashboard của user.</w:t>
            </w:r>
          </w:p>
        </w:tc>
      </w:tr>
      <w:tr w:rsidR="00EC3940" w:rsidTr="00BA2FB3">
        <w:tc>
          <w:tcPr>
            <w:tcW w:w="1728" w:type="dxa"/>
          </w:tcPr>
          <w:p w:rsidR="00EC3940" w:rsidRPr="00280F69" w:rsidRDefault="00EC3940" w:rsidP="003C7CC9">
            <w:pPr>
              <w:jc w:val="both"/>
            </w:pPr>
            <w:r w:rsidRPr="00280F69">
              <w:lastRenderedPageBreak/>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252" w:name="_Toc327868599"/>
      <w:bookmarkStart w:id="253" w:name="_Toc327994096"/>
      <w:bookmarkStart w:id="254" w:name="_Toc328071752"/>
      <w:r>
        <w:t xml:space="preserve">Use-Case </w:t>
      </w:r>
      <w:r w:rsidR="003000FE">
        <w:t>C</w:t>
      </w:r>
      <w:r>
        <w:t>reate user’s event</w:t>
      </w:r>
      <w:bookmarkEnd w:id="252"/>
      <w:bookmarkEnd w:id="253"/>
      <w:bookmarkEnd w:id="254"/>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0814E1" w:rsidP="003C7CC9">
            <w:pPr>
              <w:spacing w:before="0" w:after="0"/>
              <w:jc w:val="both"/>
            </w:pPr>
            <w:r>
              <w:t>U</w:t>
            </w:r>
            <w:r w:rsidR="00BE272F">
              <w:t>ser</w:t>
            </w:r>
            <w:r w:rsidR="00AD451F">
              <w:t xml:space="preserve"> thực hiện chức năng tạo 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AD451F" w:rsidP="003C7CC9">
            <w:pPr>
              <w:pStyle w:val="ListParagraph"/>
              <w:numPr>
                <w:ilvl w:val="0"/>
                <w:numId w:val="21"/>
              </w:numPr>
              <w:ind w:left="432"/>
              <w:jc w:val="both"/>
            </w:pPr>
            <w:r>
              <w:t>User thực hiện tác vụ tạo sự kiện.</w:t>
            </w:r>
          </w:p>
          <w:p w:rsidR="00EC3940" w:rsidRDefault="00AD451F" w:rsidP="003C7CC9">
            <w:pPr>
              <w:pStyle w:val="ListParagraph"/>
              <w:numPr>
                <w:ilvl w:val="0"/>
                <w:numId w:val="21"/>
              </w:numPr>
              <w:ind w:left="432"/>
              <w:jc w:val="both"/>
            </w:pPr>
            <w:r>
              <w:t>Hệ thống cập nhật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255" w:name="_Toc328071753"/>
      <w:bookmarkStart w:id="256" w:name="_Toc327949863"/>
      <w:bookmarkStart w:id="257" w:name="_Toc327868600"/>
      <w:bookmarkStart w:id="258" w:name="_Toc327994097"/>
      <w:r>
        <w:t xml:space="preserve">Use-Case </w:t>
      </w:r>
      <w:r w:rsidR="00267836">
        <w:t>V</w:t>
      </w:r>
      <w:r>
        <w:t>iew user’s event</w:t>
      </w:r>
      <w:bookmarkEnd w:id="256"/>
      <w:bookmarkEnd w:id="257"/>
      <w:bookmarkEnd w:id="258"/>
      <w:bookmarkEnd w:id="255"/>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3C7CC9">
            <w:pPr>
              <w:jc w:val="both"/>
            </w:pPr>
            <w:r>
              <w:t>User</w:t>
            </w:r>
            <w:r w:rsidR="00AD451F">
              <w:t xml:space="preserve"> thực hiện chức năng xem lịch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p>
        </w:tc>
      </w:tr>
      <w:tr w:rsidR="00EC3940" w:rsidTr="00BA2FB3">
        <w:tc>
          <w:tcPr>
            <w:tcW w:w="1728" w:type="dxa"/>
          </w:tcPr>
          <w:p w:rsidR="00EC3940" w:rsidRPr="00280F69" w:rsidRDefault="00EC3940" w:rsidP="003C7CC9">
            <w:pPr>
              <w:spacing w:before="0" w:after="0"/>
              <w:jc w:val="both"/>
            </w:pPr>
            <w:r w:rsidRPr="00280F69">
              <w:t xml:space="preserve">Điều kiện kết </w:t>
            </w:r>
            <w:r w:rsidRPr="00280F69">
              <w:lastRenderedPageBreak/>
              <w:t>thúc thành công</w:t>
            </w:r>
          </w:p>
        </w:tc>
        <w:tc>
          <w:tcPr>
            <w:tcW w:w="7609" w:type="dxa"/>
          </w:tcPr>
          <w:p w:rsidR="00EC3940" w:rsidRDefault="00AD451F" w:rsidP="003C7CC9">
            <w:pPr>
              <w:jc w:val="both"/>
            </w:pPr>
            <w:r>
              <w:lastRenderedPageBreak/>
              <w:t>Hệ thống trả vể kết quả cho người dùng.</w:t>
            </w:r>
          </w:p>
        </w:tc>
      </w:tr>
      <w:tr w:rsidR="00EC3940" w:rsidTr="00BA2FB3">
        <w:tc>
          <w:tcPr>
            <w:tcW w:w="1728" w:type="dxa"/>
          </w:tcPr>
          <w:p w:rsidR="00EC3940" w:rsidRPr="00280F69" w:rsidRDefault="00EC3940" w:rsidP="003C7CC9">
            <w:pPr>
              <w:spacing w:before="0" w:after="0"/>
              <w:jc w:val="both"/>
            </w:pPr>
            <w:r w:rsidRPr="00280F69">
              <w:lastRenderedPageBreak/>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AD451F" w:rsidRDefault="00AD451F" w:rsidP="003C7CC9">
            <w:pPr>
              <w:pStyle w:val="ListParagraph"/>
              <w:numPr>
                <w:ilvl w:val="0"/>
                <w:numId w:val="22"/>
              </w:numPr>
              <w:ind w:left="432"/>
              <w:jc w:val="both"/>
            </w:pPr>
            <w:r>
              <w:t>User chọn tác vụ xem lịch cá nhân.</w:t>
            </w:r>
          </w:p>
          <w:p w:rsidR="00EC3940" w:rsidRDefault="00AD451F" w:rsidP="003C7CC9">
            <w:pPr>
              <w:pStyle w:val="ListParagraph"/>
              <w:numPr>
                <w:ilvl w:val="0"/>
                <w:numId w:val="22"/>
              </w:numPr>
              <w:ind w:left="432"/>
              <w:jc w:val="both"/>
            </w:pPr>
            <w:r>
              <w:t>Hệ thống xử lý dữ liệu và trả về lịch cá nhân của người dùng tương ứng.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259" w:name="_Toc327949864"/>
      <w:bookmarkStart w:id="260" w:name="_Toc327868601"/>
      <w:bookmarkStart w:id="261" w:name="_Toc327994098"/>
      <w:bookmarkStart w:id="262" w:name="_Toc328071754"/>
      <w:r>
        <w:t xml:space="preserve">Use-Case </w:t>
      </w:r>
      <w:r w:rsidR="00267836">
        <w:t>U</w:t>
      </w:r>
      <w:r>
        <w:t>pdate user’s event</w:t>
      </w:r>
      <w:bookmarkEnd w:id="259"/>
      <w:bookmarkEnd w:id="260"/>
      <w:bookmarkEnd w:id="261"/>
      <w:bookmarkEnd w:id="262"/>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3C7CC9">
            <w:pPr>
              <w:spacing w:before="0" w:after="0"/>
              <w:jc w:val="both"/>
            </w:pPr>
            <w:r>
              <w:t>Người</w:t>
            </w:r>
            <w:r w:rsidR="00132B44">
              <w:t xml:space="preserve"> dùng thực hiện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132B44" w:rsidP="003C7CC9">
            <w:pPr>
              <w:jc w:val="both"/>
            </w:pPr>
            <w:r>
              <w:t>Người dùng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tc>
        <w:tc>
          <w:tcPr>
            <w:tcW w:w="7609" w:type="dxa"/>
          </w:tcPr>
          <w:p w:rsidR="00132B44" w:rsidRDefault="00132B44" w:rsidP="003C7CC9">
            <w:pPr>
              <w:pStyle w:val="ListParagraph"/>
              <w:numPr>
                <w:ilvl w:val="0"/>
                <w:numId w:val="23"/>
              </w:numPr>
              <w:ind w:left="432"/>
              <w:jc w:val="both"/>
            </w:pPr>
            <w:r>
              <w:t>Người dùng chọn sự kiện và thực hiện tác vụ update.</w:t>
            </w:r>
          </w:p>
          <w:p w:rsidR="00EC3940" w:rsidRDefault="00132B44" w:rsidP="003C7CC9">
            <w:pPr>
              <w:pStyle w:val="ListParagraph"/>
              <w:numPr>
                <w:ilvl w:val="0"/>
                <w:numId w:val="23"/>
              </w:numPr>
              <w:ind w:left="432"/>
              <w:jc w:val="both"/>
            </w:pPr>
            <w:r>
              <w:t>Hệ thống cập nhật thay đổi và trả về danh sách sự kiện với những thay đổi đã được cập nhật.</w:t>
            </w:r>
          </w:p>
        </w:tc>
      </w:tr>
      <w:tr w:rsidR="00EC3940" w:rsidTr="00BA2FB3">
        <w:tc>
          <w:tcPr>
            <w:tcW w:w="1728" w:type="dxa"/>
          </w:tcPr>
          <w:p w:rsidR="00EC3940" w:rsidRPr="00280F69" w:rsidRDefault="00EC3940" w:rsidP="003C7CC9">
            <w:pPr>
              <w:jc w:val="both"/>
            </w:pPr>
            <w:r w:rsidRPr="00280F69">
              <w:lastRenderedPageBreak/>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263" w:name="_Toc327868602"/>
      <w:bookmarkStart w:id="264" w:name="_Toc327994099"/>
      <w:bookmarkStart w:id="265" w:name="_Toc328071755"/>
      <w:r>
        <w:t xml:space="preserve">Use-Case </w:t>
      </w:r>
      <w:r w:rsidR="00267836">
        <w:t>V</w:t>
      </w:r>
      <w:r>
        <w:t>iew user’s project</w:t>
      </w:r>
      <w:bookmarkEnd w:id="263"/>
      <w:bookmarkEnd w:id="264"/>
      <w:bookmarkEnd w:id="265"/>
    </w:p>
    <w:tbl>
      <w:tblPr>
        <w:tblStyle w:val="TableGrid"/>
        <w:tblW w:w="0" w:type="auto"/>
        <w:tblLook w:val="04A0" w:firstRow="1" w:lastRow="0" w:firstColumn="1" w:lastColumn="0" w:noHBand="0" w:noVBand="1"/>
      </w:tblPr>
      <w:tblGrid>
        <w:gridCol w:w="1728"/>
        <w:gridCol w:w="7609"/>
      </w:tblGrid>
      <w:tr w:rsidR="00EC3940" w:rsidTr="00220E04">
        <w:tc>
          <w:tcPr>
            <w:tcW w:w="1728" w:type="dxa"/>
            <w:vAlign w:val="center"/>
          </w:tcPr>
          <w:p w:rsidR="00EC3940" w:rsidRPr="00280F69" w:rsidRDefault="00EC3940" w:rsidP="00220E04">
            <w:pPr>
              <w:spacing w:before="0" w:after="0"/>
              <w:jc w:val="center"/>
            </w:pPr>
            <w:r w:rsidRPr="00280F69">
              <w:t>Tóm tắt</w:t>
            </w:r>
          </w:p>
        </w:tc>
        <w:tc>
          <w:tcPr>
            <w:tcW w:w="7609" w:type="dxa"/>
          </w:tcPr>
          <w:p w:rsidR="00EC3940" w:rsidRDefault="0022519D" w:rsidP="00220E04">
            <w:pPr>
              <w:jc w:val="both"/>
            </w:pPr>
            <w:r>
              <w:t>Người</w:t>
            </w:r>
            <w:r w:rsidR="00132B44">
              <w:t xml:space="preserve"> dùng xem những dự </w:t>
            </w:r>
            <w:proofErr w:type="gramStart"/>
            <w:r w:rsidR="00132B44">
              <w:t>án</w:t>
            </w:r>
            <w:proofErr w:type="gramEnd"/>
            <w:r w:rsidR="00132B44">
              <w:t xml:space="preserve"> mà mình có tham gia.</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trả về kết quả cho người dùng.</w:t>
            </w:r>
          </w:p>
          <w:p w:rsidR="00EC3940" w:rsidRDefault="00EC3940" w:rsidP="00220E04">
            <w:pPr>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132B44" w:rsidRDefault="00132B44" w:rsidP="003C7CC9">
            <w:pPr>
              <w:pStyle w:val="ListParagraph"/>
              <w:numPr>
                <w:ilvl w:val="0"/>
                <w:numId w:val="24"/>
              </w:numPr>
              <w:ind w:left="432"/>
              <w:jc w:val="both"/>
            </w:pPr>
            <w:r>
              <w:t xml:space="preserve">Người dùng thực hiện tác vụ xem danh sách dự </w:t>
            </w:r>
            <w:proofErr w:type="gramStart"/>
            <w:r>
              <w:t>án</w:t>
            </w:r>
            <w:proofErr w:type="gramEnd"/>
            <w:r>
              <w:t xml:space="preserve"> mình có tham gia.</w:t>
            </w:r>
          </w:p>
          <w:p w:rsidR="00EC3940" w:rsidRDefault="00132B44" w:rsidP="003C7CC9">
            <w:pPr>
              <w:pStyle w:val="ListParagraph"/>
              <w:numPr>
                <w:ilvl w:val="0"/>
                <w:numId w:val="24"/>
              </w:numPr>
              <w:ind w:left="432"/>
              <w:jc w:val="both"/>
            </w:pPr>
            <w:r>
              <w:t xml:space="preserve">Hệ thống xử lý dữ liệu và trả về danh sách dự </w:t>
            </w:r>
            <w:proofErr w:type="gramStart"/>
            <w:r>
              <w:t>án</w:t>
            </w:r>
            <w:proofErr w:type="gramEnd"/>
            <w:r>
              <w:t xml:space="preserve"> của người dùng tương ứng.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Default="00280F69" w:rsidP="003C7CC9">
      <w:pPr>
        <w:pStyle w:val="Heading5"/>
        <w:jc w:val="both"/>
      </w:pPr>
      <w:bookmarkStart w:id="266" w:name="_Toc327868603"/>
      <w:bookmarkStart w:id="267" w:name="_Toc327994100"/>
      <w:bookmarkStart w:id="268" w:name="_Toc328071756"/>
      <w:r>
        <w:t xml:space="preserve">Use-Case </w:t>
      </w:r>
      <w:r w:rsidR="00267836">
        <w:t>V</w:t>
      </w:r>
      <w:r>
        <w:t>iew work item assign to me</w:t>
      </w:r>
      <w:bookmarkEnd w:id="266"/>
      <w:bookmarkEnd w:id="267"/>
      <w:bookmarkEnd w:id="268"/>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3C7CC9">
            <w:pPr>
              <w:jc w:val="both"/>
            </w:pPr>
            <w:r>
              <w:t>Người</w:t>
            </w:r>
            <w:r w:rsidR="00132B44">
              <w:t xml:space="preserve"> dùng coi những tác vụ được giao cho mình trong thời gian tới.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lastRenderedPageBreak/>
              <w:t>Điều kiện tiên quyết</w:t>
            </w:r>
          </w:p>
        </w:tc>
        <w:tc>
          <w:tcPr>
            <w:tcW w:w="7609" w:type="dxa"/>
          </w:tcPr>
          <w:p w:rsidR="00EC3940" w:rsidRDefault="00132B44" w:rsidP="003C7CC9">
            <w:pPr>
              <w:jc w:val="both"/>
            </w:pPr>
            <w:r>
              <w:t>Người dùng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trả về kết quả cho người dùng.</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EC3940" w:rsidP="003C7CC9">
            <w:pPr>
              <w:spacing w:before="0" w:after="0"/>
              <w:jc w:val="both"/>
            </w:pPr>
          </w:p>
        </w:tc>
      </w:tr>
      <w:tr w:rsidR="00EC3940" w:rsidTr="00BA2FB3">
        <w:tc>
          <w:tcPr>
            <w:tcW w:w="1728" w:type="dxa"/>
          </w:tcPr>
          <w:p w:rsidR="00EC3940" w:rsidRPr="00280F69" w:rsidRDefault="00EC3940" w:rsidP="003C7CC9">
            <w:pPr>
              <w:jc w:val="both"/>
            </w:pPr>
            <w:r w:rsidRPr="00280F69">
              <w:t>Dòng sư kiện chính</w:t>
            </w:r>
          </w:p>
          <w:p w:rsidR="00EC3940" w:rsidRPr="00280F69" w:rsidRDefault="00EC3940" w:rsidP="003C7CC9">
            <w:pPr>
              <w:spacing w:before="0" w:after="0"/>
              <w:jc w:val="both"/>
            </w:pPr>
          </w:p>
        </w:tc>
        <w:tc>
          <w:tcPr>
            <w:tcW w:w="7609" w:type="dxa"/>
          </w:tcPr>
          <w:p w:rsidR="00132B44" w:rsidRDefault="00132B44" w:rsidP="003C7CC9">
            <w:pPr>
              <w:pStyle w:val="ListParagraph"/>
              <w:numPr>
                <w:ilvl w:val="0"/>
                <w:numId w:val="25"/>
              </w:numPr>
              <w:ind w:left="432"/>
              <w:jc w:val="both"/>
            </w:pPr>
            <w:r>
              <w:t>Người chọn tác vụ xem trang thông tin chính của mình (dashboard).</w:t>
            </w:r>
          </w:p>
          <w:p w:rsidR="00EC3940" w:rsidRDefault="00132B44" w:rsidP="003C7CC9">
            <w:pPr>
              <w:pStyle w:val="ListParagraph"/>
              <w:numPr>
                <w:ilvl w:val="0"/>
                <w:numId w:val="25"/>
              </w:numPr>
              <w:ind w:left="432"/>
              <w:jc w:val="both"/>
            </w:pPr>
            <w:r>
              <w:t>Hệ thống xử lý dữ liệu và trả về thông tin của những tác vụ được giao cho người dùng trong thời gian tới.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EC3940" w:rsidP="003C7CC9">
            <w:pPr>
              <w:jc w:val="both"/>
            </w:pPr>
          </w:p>
        </w:tc>
      </w:tr>
    </w:tbl>
    <w:p w:rsidR="00280F69" w:rsidRPr="00042D02" w:rsidRDefault="00132B44" w:rsidP="00683468">
      <w:pPr>
        <w:pStyle w:val="Heading4"/>
        <w:rPr>
          <w:rFonts w:cstheme="minorBidi"/>
        </w:rPr>
      </w:pPr>
      <w:bookmarkStart w:id="269" w:name="_Toc328071757"/>
      <w:bookmarkEnd w:id="269"/>
      <w:r>
        <w:rPr>
          <w:lang w:val="en-CA"/>
        </w:rPr>
        <w:t xml:space="preserve"> </w:t>
      </w:r>
      <w:bookmarkStart w:id="270" w:name="_Toc327868604"/>
      <w:bookmarkStart w:id="271" w:name="_Toc327994101"/>
      <w:bookmarkStart w:id="272" w:name="_Toc328071758"/>
      <w:r w:rsidR="00280F69">
        <w:rPr>
          <w:lang w:val="en-CA"/>
        </w:rPr>
        <w:t>Sơ đồ lớp mức phân tích</w:t>
      </w:r>
      <w:bookmarkEnd w:id="270"/>
      <w:bookmarkEnd w:id="271"/>
      <w:bookmarkEnd w:id="272"/>
    </w:p>
    <w:p w:rsidR="00C567D7" w:rsidRDefault="00C567D7" w:rsidP="003C7CC9">
      <w:pPr>
        <w:pStyle w:val="ListParagraph"/>
        <w:keepNext/>
        <w:ind w:left="0"/>
        <w:jc w:val="both"/>
        <w:rPr>
          <w:noProof/>
        </w:rPr>
      </w:pPr>
    </w:p>
    <w:p w:rsidR="00280F69" w:rsidRPr="00510308" w:rsidRDefault="00C567D7" w:rsidP="003C7CC9">
      <w:pPr>
        <w:pStyle w:val="ListParagraph"/>
        <w:keepNext/>
        <w:ind w:left="0"/>
        <w:jc w:val="both"/>
      </w:pPr>
      <w:r>
        <w:rPr>
          <w:noProof/>
        </w:rPr>
        <w:drawing>
          <wp:inline distT="0" distB="0" distL="0" distR="0" wp14:anchorId="5F0A6243" wp14:editId="2C68800E">
            <wp:extent cx="5783078" cy="423804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9">
                      <a:extLst>
                        <a:ext uri="{28A0092B-C50C-407E-A947-70E740481C1C}">
                          <a14:useLocalDpi xmlns:a14="http://schemas.microsoft.com/office/drawing/2010/main" val="0"/>
                        </a:ext>
                      </a:extLst>
                    </a:blip>
                    <a:srcRect l="3984" t="3955" r="3971" b="3578"/>
                    <a:stretch/>
                  </pic:blipFill>
                  <pic:spPr bwMode="auto">
                    <a:xfrm>
                      <a:off x="0" y="0"/>
                      <a:ext cx="5787086" cy="4240983"/>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273" w:name="_Toc327868440"/>
      <w:bookmarkStart w:id="274" w:name="_Toc328073203"/>
      <w:r>
        <w:t xml:space="preserve">Hình </w:t>
      </w:r>
      <w:fldSimple w:instr=" SEQ Hình \* ARABIC ">
        <w:r w:rsidR="00220E04">
          <w:rPr>
            <w:noProof/>
          </w:rPr>
          <w:t>8</w:t>
        </w:r>
      </w:fldSimple>
      <w:r>
        <w:t xml:space="preserve"> </w:t>
      </w:r>
      <w:r w:rsidRPr="001B712A">
        <w:t>Sơ đồ lớp mức phân tích</w:t>
      </w:r>
      <w:bookmarkEnd w:id="273"/>
      <w:bookmarkEnd w:id="274"/>
    </w:p>
    <w:tbl>
      <w:tblPr>
        <w:tblStyle w:val="TableGrid"/>
        <w:tblW w:w="9378" w:type="dxa"/>
        <w:tblLook w:val="04A0" w:firstRow="1" w:lastRow="0" w:firstColumn="1" w:lastColumn="0" w:noHBand="0" w:noVBand="1"/>
      </w:tblPr>
      <w:tblGrid>
        <w:gridCol w:w="1008"/>
        <w:gridCol w:w="2700"/>
        <w:gridCol w:w="5670"/>
      </w:tblGrid>
      <w:tr w:rsidR="00280F69" w:rsidTr="00220E04">
        <w:tc>
          <w:tcPr>
            <w:tcW w:w="1008" w:type="dxa"/>
          </w:tcPr>
          <w:p w:rsidR="00280F69" w:rsidRDefault="00280F69" w:rsidP="00220E04">
            <w:pPr>
              <w:pStyle w:val="ListParagraph"/>
              <w:ind w:left="0"/>
              <w:jc w:val="both"/>
              <w:rPr>
                <w:noProof/>
              </w:rPr>
            </w:pPr>
            <w:r>
              <w:rPr>
                <w:noProof/>
              </w:rPr>
              <w:t>STT</w:t>
            </w:r>
          </w:p>
        </w:tc>
        <w:tc>
          <w:tcPr>
            <w:tcW w:w="2700" w:type="dxa"/>
          </w:tcPr>
          <w:p w:rsidR="00280F69" w:rsidRDefault="00280F69" w:rsidP="00220E04">
            <w:pPr>
              <w:pStyle w:val="ListParagraph"/>
              <w:ind w:left="0"/>
              <w:jc w:val="both"/>
              <w:rPr>
                <w:noProof/>
              </w:rPr>
            </w:pPr>
            <w:r>
              <w:rPr>
                <w:noProof/>
              </w:rPr>
              <w:t>Lớp đối tượng</w:t>
            </w:r>
          </w:p>
        </w:tc>
        <w:tc>
          <w:tcPr>
            <w:tcW w:w="5670" w:type="dxa"/>
          </w:tcPr>
          <w:p w:rsidR="00280F69" w:rsidRDefault="00280F69" w:rsidP="00220E04">
            <w:pPr>
              <w:pStyle w:val="ListParagraph"/>
              <w:spacing w:before="0" w:after="0"/>
              <w:ind w:left="0"/>
              <w:jc w:val="both"/>
              <w:rPr>
                <w:noProof/>
              </w:rPr>
            </w:pPr>
            <w:r>
              <w:rPr>
                <w:noProof/>
              </w:rPr>
              <w:t>Mô tả</w:t>
            </w:r>
          </w:p>
        </w:tc>
      </w:tr>
      <w:tr w:rsidR="00280F69" w:rsidTr="00220E04">
        <w:tc>
          <w:tcPr>
            <w:tcW w:w="1008" w:type="dxa"/>
          </w:tcPr>
          <w:p w:rsidR="00280F69" w:rsidRDefault="00280F69" w:rsidP="00220E04">
            <w:pPr>
              <w:pStyle w:val="ListParagraph"/>
              <w:spacing w:before="0" w:after="0"/>
              <w:ind w:left="0"/>
              <w:jc w:val="both"/>
              <w:rPr>
                <w:noProof/>
              </w:rPr>
            </w:pPr>
            <w:r>
              <w:rPr>
                <w:noProof/>
              </w:rPr>
              <w:t>1</w:t>
            </w:r>
          </w:p>
        </w:tc>
        <w:tc>
          <w:tcPr>
            <w:tcW w:w="2700" w:type="dxa"/>
          </w:tcPr>
          <w:p w:rsidR="00280F69" w:rsidRDefault="007D4E8E" w:rsidP="00220E04">
            <w:pPr>
              <w:pStyle w:val="ListParagraph"/>
              <w:ind w:left="0"/>
              <w:jc w:val="both"/>
              <w:rPr>
                <w:noProof/>
              </w:rPr>
            </w:pPr>
            <w:r>
              <w:rPr>
                <w:noProof/>
              </w:rPr>
              <w:t>w</w:t>
            </w:r>
            <w:r w:rsidR="00280F69">
              <w:rPr>
                <w:noProof/>
              </w:rPr>
              <w:t>ork item container</w:t>
            </w:r>
          </w:p>
        </w:tc>
        <w:tc>
          <w:tcPr>
            <w:tcW w:w="5670" w:type="dxa"/>
          </w:tcPr>
          <w:p w:rsidR="00280F69" w:rsidRDefault="00280F69" w:rsidP="00220E04">
            <w:pPr>
              <w:pStyle w:val="ListParagraph"/>
              <w:spacing w:before="0" w:after="0"/>
              <w:ind w:left="0"/>
              <w:jc w:val="both"/>
              <w:rPr>
                <w:noProof/>
              </w:rPr>
            </w:pPr>
            <w:r>
              <w:rPr>
                <w:noProof/>
              </w:rPr>
              <w:t>Nơi chứa các tác vụ (có thể là iteration hoặc project)</w:t>
            </w:r>
          </w:p>
        </w:tc>
      </w:tr>
      <w:tr w:rsidR="00280F69" w:rsidTr="00220E04">
        <w:tc>
          <w:tcPr>
            <w:tcW w:w="1008" w:type="dxa"/>
          </w:tcPr>
          <w:p w:rsidR="00280F69" w:rsidRDefault="00280F69" w:rsidP="00220E04">
            <w:pPr>
              <w:pStyle w:val="ListParagraph"/>
              <w:spacing w:before="0" w:after="0"/>
              <w:ind w:left="0"/>
              <w:jc w:val="both"/>
              <w:rPr>
                <w:noProof/>
              </w:rPr>
            </w:pPr>
            <w:r>
              <w:rPr>
                <w:noProof/>
              </w:rPr>
              <w:t>2</w:t>
            </w:r>
          </w:p>
        </w:tc>
        <w:tc>
          <w:tcPr>
            <w:tcW w:w="2700" w:type="dxa"/>
          </w:tcPr>
          <w:p w:rsidR="00280F69" w:rsidRDefault="007D4E8E" w:rsidP="00220E04">
            <w:pPr>
              <w:pStyle w:val="ListParagraph"/>
              <w:ind w:left="0"/>
              <w:jc w:val="both"/>
              <w:rPr>
                <w:noProof/>
              </w:rPr>
            </w:pPr>
            <w:r>
              <w:rPr>
                <w:noProof/>
              </w:rPr>
              <w:t>i</w:t>
            </w:r>
            <w:r w:rsidR="00280F69">
              <w:rPr>
                <w:noProof/>
              </w:rPr>
              <w:t>teration</w:t>
            </w:r>
          </w:p>
        </w:tc>
        <w:tc>
          <w:tcPr>
            <w:tcW w:w="5670" w:type="dxa"/>
          </w:tcPr>
          <w:p w:rsidR="00280F69" w:rsidRDefault="008A4480" w:rsidP="00220E04">
            <w:pPr>
              <w:pStyle w:val="ListParagraph"/>
              <w:spacing w:before="0" w:after="0"/>
              <w:ind w:left="0"/>
              <w:jc w:val="both"/>
              <w:rPr>
                <w:noProof/>
              </w:rPr>
            </w:pPr>
            <w:r>
              <w:rPr>
                <w:noProof/>
              </w:rPr>
              <w:t>Một giai đoạn trong quá trình phát triển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3</w:t>
            </w:r>
          </w:p>
        </w:tc>
        <w:tc>
          <w:tcPr>
            <w:tcW w:w="2700" w:type="dxa"/>
          </w:tcPr>
          <w:p w:rsidR="00280F69" w:rsidRDefault="007D4E8E" w:rsidP="00220E04">
            <w:pPr>
              <w:pStyle w:val="ListParagraph"/>
              <w:ind w:left="0"/>
              <w:jc w:val="both"/>
              <w:rPr>
                <w:noProof/>
              </w:rPr>
            </w:pPr>
            <w:r>
              <w:rPr>
                <w:noProof/>
              </w:rPr>
              <w:t>p</w:t>
            </w:r>
            <w:r w:rsidR="00280F69">
              <w:rPr>
                <w:noProof/>
              </w:rPr>
              <w:t>roject</w:t>
            </w:r>
          </w:p>
        </w:tc>
        <w:tc>
          <w:tcPr>
            <w:tcW w:w="5670" w:type="dxa"/>
          </w:tcPr>
          <w:p w:rsidR="00280F69" w:rsidRDefault="008A4480" w:rsidP="00220E04">
            <w:pPr>
              <w:pStyle w:val="ListParagraph"/>
              <w:spacing w:before="0" w:after="0"/>
              <w:ind w:left="0"/>
              <w:jc w:val="both"/>
              <w:rPr>
                <w:noProof/>
              </w:rPr>
            </w:pPr>
            <w:r>
              <w:rPr>
                <w:noProof/>
              </w:rPr>
              <w:t>Dự  án phát triển phần mềm. Trong dự án có nhiều thành viên cùng tham gia phát triển.</w:t>
            </w:r>
          </w:p>
        </w:tc>
      </w:tr>
      <w:tr w:rsidR="00280F69" w:rsidTr="00220E04">
        <w:tc>
          <w:tcPr>
            <w:tcW w:w="1008" w:type="dxa"/>
          </w:tcPr>
          <w:p w:rsidR="00280F69" w:rsidRDefault="00280F69" w:rsidP="00220E04">
            <w:pPr>
              <w:pStyle w:val="ListParagraph"/>
              <w:spacing w:before="0" w:after="0"/>
              <w:ind w:left="0"/>
              <w:jc w:val="both"/>
              <w:rPr>
                <w:noProof/>
              </w:rPr>
            </w:pPr>
            <w:r>
              <w:rPr>
                <w:noProof/>
              </w:rPr>
              <w:t>4</w:t>
            </w:r>
          </w:p>
        </w:tc>
        <w:tc>
          <w:tcPr>
            <w:tcW w:w="2700" w:type="dxa"/>
          </w:tcPr>
          <w:p w:rsidR="00280F69" w:rsidRDefault="007D4E8E" w:rsidP="00220E04">
            <w:pPr>
              <w:pStyle w:val="ListParagraph"/>
              <w:ind w:left="0"/>
              <w:jc w:val="both"/>
              <w:rPr>
                <w:noProof/>
              </w:rPr>
            </w:pPr>
            <w:r>
              <w:rPr>
                <w:noProof/>
              </w:rPr>
              <w:t>w</w:t>
            </w:r>
            <w:r w:rsidR="00280F69">
              <w:rPr>
                <w:noProof/>
              </w:rPr>
              <w:t>ork item</w:t>
            </w:r>
          </w:p>
        </w:tc>
        <w:tc>
          <w:tcPr>
            <w:tcW w:w="5670" w:type="dxa"/>
          </w:tcPr>
          <w:p w:rsidR="00280F69" w:rsidRDefault="00280F69" w:rsidP="00220E04">
            <w:pPr>
              <w:pStyle w:val="ListParagraph"/>
              <w:spacing w:before="0" w:after="0"/>
              <w:ind w:left="0"/>
              <w:jc w:val="both"/>
              <w:rPr>
                <w:noProof/>
              </w:rPr>
            </w:pPr>
            <w:r>
              <w:rPr>
                <w:noProof/>
              </w:rPr>
              <w:t>Tác vụ</w:t>
            </w:r>
            <w:r w:rsidR="008A4480">
              <w:rPr>
                <w:noProof/>
              </w:rPr>
              <w:t xml:space="preserve">. Là một thứ cần quan tâm, theo dõi trong quá trình thực hiện dự án. </w:t>
            </w:r>
            <w:r w:rsidR="00855D2B">
              <w:rPr>
                <w:noProof/>
              </w:rPr>
              <w:t>Có thể có nhiều loại như là yêu cầu , lỗi, công việc, …</w:t>
            </w:r>
          </w:p>
        </w:tc>
      </w:tr>
      <w:tr w:rsidR="00280F69" w:rsidTr="00220E04">
        <w:tc>
          <w:tcPr>
            <w:tcW w:w="1008" w:type="dxa"/>
          </w:tcPr>
          <w:p w:rsidR="00280F69" w:rsidRDefault="00280F69" w:rsidP="00220E04">
            <w:pPr>
              <w:pStyle w:val="ListParagraph"/>
              <w:spacing w:before="0" w:after="0"/>
              <w:ind w:left="0"/>
              <w:jc w:val="both"/>
              <w:rPr>
                <w:noProof/>
              </w:rPr>
            </w:pPr>
            <w:r>
              <w:rPr>
                <w:noProof/>
              </w:rPr>
              <w:lastRenderedPageBreak/>
              <w:t>5</w:t>
            </w:r>
          </w:p>
        </w:tc>
        <w:tc>
          <w:tcPr>
            <w:tcW w:w="2700" w:type="dxa"/>
          </w:tcPr>
          <w:p w:rsidR="00280F69" w:rsidRDefault="00B6398D" w:rsidP="00220E04">
            <w:pPr>
              <w:pStyle w:val="ListParagraph"/>
              <w:ind w:left="0"/>
              <w:jc w:val="both"/>
              <w:rPr>
                <w:noProof/>
              </w:rPr>
            </w:pPr>
            <w:r>
              <w:rPr>
                <w:noProof/>
              </w:rPr>
              <w:t>w</w:t>
            </w:r>
            <w:r w:rsidR="00280F69">
              <w:rPr>
                <w:noProof/>
              </w:rPr>
              <w:t>ork item history</w:t>
            </w:r>
          </w:p>
        </w:tc>
        <w:tc>
          <w:tcPr>
            <w:tcW w:w="5670" w:type="dxa"/>
          </w:tcPr>
          <w:p w:rsidR="00280F69" w:rsidRDefault="00280F69" w:rsidP="00220E04">
            <w:pPr>
              <w:pStyle w:val="ListParagraph"/>
              <w:spacing w:before="0" w:after="0"/>
              <w:ind w:left="0"/>
              <w:jc w:val="both"/>
              <w:rPr>
                <w:noProof/>
              </w:rPr>
            </w:pPr>
            <w:r>
              <w:rPr>
                <w:noProof/>
              </w:rPr>
              <w:t>Lịch sử tác vụ</w:t>
            </w:r>
            <w:r w:rsidR="008A4480">
              <w:rPr>
                <w:noProof/>
              </w:rPr>
              <w:t>. Lưu lại lịch sử các lần thay đổi trên tác vụ.</w:t>
            </w:r>
          </w:p>
        </w:tc>
      </w:tr>
      <w:tr w:rsidR="00280F69" w:rsidTr="00220E04">
        <w:tc>
          <w:tcPr>
            <w:tcW w:w="1008" w:type="dxa"/>
          </w:tcPr>
          <w:p w:rsidR="00280F69" w:rsidRDefault="00280F69" w:rsidP="00220E04">
            <w:pPr>
              <w:pStyle w:val="ListParagraph"/>
              <w:spacing w:before="0" w:after="0"/>
              <w:ind w:left="0"/>
              <w:jc w:val="both"/>
              <w:rPr>
                <w:noProof/>
              </w:rPr>
            </w:pPr>
            <w:r>
              <w:rPr>
                <w:noProof/>
              </w:rPr>
              <w:t>6</w:t>
            </w:r>
          </w:p>
        </w:tc>
        <w:tc>
          <w:tcPr>
            <w:tcW w:w="2700" w:type="dxa"/>
          </w:tcPr>
          <w:p w:rsidR="00280F69" w:rsidRDefault="00B6398D" w:rsidP="00220E04">
            <w:pPr>
              <w:pStyle w:val="ListParagraph"/>
              <w:ind w:left="0"/>
              <w:jc w:val="both"/>
              <w:rPr>
                <w:noProof/>
              </w:rPr>
            </w:pPr>
            <w:r>
              <w:rPr>
                <w:noProof/>
              </w:rPr>
              <w:t>a</w:t>
            </w:r>
            <w:r w:rsidR="00280F69">
              <w:rPr>
                <w:noProof/>
              </w:rPr>
              <w:t>ttachment</w:t>
            </w:r>
          </w:p>
        </w:tc>
        <w:tc>
          <w:tcPr>
            <w:tcW w:w="5670" w:type="dxa"/>
          </w:tcPr>
          <w:p w:rsidR="00280F69" w:rsidRDefault="00280F69" w:rsidP="00220E04">
            <w:pPr>
              <w:pStyle w:val="ListParagraph"/>
              <w:spacing w:before="0" w:after="0"/>
              <w:ind w:left="0"/>
              <w:jc w:val="both"/>
              <w:rPr>
                <w:noProof/>
              </w:rPr>
            </w:pPr>
            <w:r>
              <w:rPr>
                <w:noProof/>
              </w:rPr>
              <w:t>Tập tin đính kèm</w:t>
            </w:r>
            <w:r w:rsidR="008A4480">
              <w:rPr>
                <w:noProof/>
              </w:rPr>
              <w:t>. Ứng với mỗi tác vụ người dùng có thể kèm theo các file để mô tả tác vụ rõ ràng hơn.</w:t>
            </w:r>
          </w:p>
        </w:tc>
      </w:tr>
      <w:tr w:rsidR="00280F69" w:rsidTr="00220E04">
        <w:tc>
          <w:tcPr>
            <w:tcW w:w="1008" w:type="dxa"/>
          </w:tcPr>
          <w:p w:rsidR="00280F69" w:rsidRDefault="00280F69" w:rsidP="00220E04">
            <w:pPr>
              <w:pStyle w:val="ListParagraph"/>
              <w:spacing w:before="0" w:after="0"/>
              <w:ind w:left="0"/>
              <w:jc w:val="both"/>
              <w:rPr>
                <w:noProof/>
              </w:rPr>
            </w:pPr>
            <w:r>
              <w:rPr>
                <w:noProof/>
              </w:rPr>
              <w:t>7</w:t>
            </w:r>
          </w:p>
        </w:tc>
        <w:tc>
          <w:tcPr>
            <w:tcW w:w="2700" w:type="dxa"/>
          </w:tcPr>
          <w:p w:rsidR="00280F69" w:rsidRDefault="00B6398D" w:rsidP="00220E04">
            <w:pPr>
              <w:pStyle w:val="ListParagraph"/>
              <w:ind w:left="0"/>
              <w:jc w:val="both"/>
              <w:rPr>
                <w:noProof/>
              </w:rPr>
            </w:pPr>
            <w:r>
              <w:rPr>
                <w:noProof/>
              </w:rPr>
              <w:t>c</w:t>
            </w:r>
            <w:r w:rsidR="00280F69">
              <w:rPr>
                <w:noProof/>
              </w:rPr>
              <w:t>omment</w:t>
            </w:r>
          </w:p>
        </w:tc>
        <w:tc>
          <w:tcPr>
            <w:tcW w:w="5670" w:type="dxa"/>
          </w:tcPr>
          <w:p w:rsidR="00280F69" w:rsidRDefault="008A4480" w:rsidP="00220E04">
            <w:pPr>
              <w:pStyle w:val="ListParagraph"/>
              <w:spacing w:before="0" w:after="0"/>
              <w:ind w:left="0"/>
              <w:jc w:val="both"/>
              <w:rPr>
                <w:noProof/>
              </w:rPr>
            </w:pPr>
            <w:r>
              <w:rPr>
                <w:noProof/>
              </w:rPr>
              <w:t>Bình luận. Tương ứng với bình luận của người dùng đối với tác vụ.</w:t>
            </w:r>
          </w:p>
        </w:tc>
      </w:tr>
      <w:tr w:rsidR="00280F69" w:rsidTr="00220E04">
        <w:tc>
          <w:tcPr>
            <w:tcW w:w="1008" w:type="dxa"/>
          </w:tcPr>
          <w:p w:rsidR="00280F69" w:rsidRDefault="00280F69" w:rsidP="00220E04">
            <w:pPr>
              <w:pStyle w:val="ListParagraph"/>
              <w:spacing w:before="0" w:after="0"/>
              <w:ind w:left="0"/>
              <w:jc w:val="both"/>
              <w:rPr>
                <w:noProof/>
              </w:rPr>
            </w:pPr>
            <w:r>
              <w:rPr>
                <w:noProof/>
              </w:rPr>
              <w:t>8</w:t>
            </w:r>
          </w:p>
        </w:tc>
        <w:tc>
          <w:tcPr>
            <w:tcW w:w="2700" w:type="dxa"/>
          </w:tcPr>
          <w:p w:rsidR="00280F69" w:rsidRDefault="00B6398D" w:rsidP="00220E04">
            <w:pPr>
              <w:pStyle w:val="ListParagraph"/>
              <w:ind w:left="0"/>
              <w:jc w:val="both"/>
              <w:rPr>
                <w:noProof/>
              </w:rPr>
            </w:pPr>
            <w:r>
              <w:rPr>
                <w:noProof/>
              </w:rPr>
              <w:t>a</w:t>
            </w:r>
            <w:r w:rsidR="00280F69">
              <w:rPr>
                <w:noProof/>
              </w:rPr>
              <w:t>ccount</w:t>
            </w:r>
          </w:p>
        </w:tc>
        <w:tc>
          <w:tcPr>
            <w:tcW w:w="5670" w:type="dxa"/>
          </w:tcPr>
          <w:p w:rsidR="00280F69" w:rsidRDefault="00280F69" w:rsidP="00220E04">
            <w:pPr>
              <w:pStyle w:val="ListParagraph"/>
              <w:spacing w:before="0" w:after="0"/>
              <w:ind w:left="0"/>
              <w:jc w:val="both"/>
              <w:rPr>
                <w:noProof/>
              </w:rPr>
            </w:pPr>
            <w:r>
              <w:rPr>
                <w:noProof/>
              </w:rPr>
              <w:t>T</w:t>
            </w:r>
            <w:r w:rsidR="008A4480">
              <w:rPr>
                <w:noProof/>
              </w:rPr>
              <w:t>à</w:t>
            </w:r>
            <w:r>
              <w:rPr>
                <w:noProof/>
              </w:rPr>
              <w:t>i khoản</w:t>
            </w:r>
            <w:r w:rsidR="008A4480">
              <w:rPr>
                <w:noProof/>
              </w:rPr>
              <w:t xml:space="preserve"> của người dùng trong hệ thống.</w:t>
            </w:r>
          </w:p>
        </w:tc>
      </w:tr>
      <w:tr w:rsidR="00280F69" w:rsidTr="00220E04">
        <w:tc>
          <w:tcPr>
            <w:tcW w:w="1008" w:type="dxa"/>
          </w:tcPr>
          <w:p w:rsidR="00280F69" w:rsidRDefault="00280F69" w:rsidP="00220E04">
            <w:pPr>
              <w:pStyle w:val="ListParagraph"/>
              <w:spacing w:before="0" w:after="0"/>
              <w:ind w:left="0"/>
              <w:jc w:val="both"/>
              <w:rPr>
                <w:noProof/>
              </w:rPr>
            </w:pPr>
            <w:r>
              <w:rPr>
                <w:noProof/>
              </w:rPr>
              <w:t>9</w:t>
            </w:r>
          </w:p>
        </w:tc>
        <w:tc>
          <w:tcPr>
            <w:tcW w:w="2700" w:type="dxa"/>
          </w:tcPr>
          <w:p w:rsidR="00280F69" w:rsidRDefault="00B6398D" w:rsidP="00220E04">
            <w:pPr>
              <w:pStyle w:val="ListParagraph"/>
              <w:ind w:left="0"/>
              <w:jc w:val="both"/>
              <w:rPr>
                <w:noProof/>
              </w:rPr>
            </w:pPr>
            <w:r>
              <w:rPr>
                <w:noProof/>
              </w:rPr>
              <w:t>p</w:t>
            </w:r>
            <w:r w:rsidR="00280F69">
              <w:rPr>
                <w:noProof/>
              </w:rPr>
              <w:t>roccess</w:t>
            </w:r>
          </w:p>
        </w:tc>
        <w:tc>
          <w:tcPr>
            <w:tcW w:w="5670" w:type="dxa"/>
          </w:tcPr>
          <w:p w:rsidR="00280F69" w:rsidRDefault="00280F69" w:rsidP="00220E04">
            <w:pPr>
              <w:pStyle w:val="ListParagraph"/>
              <w:spacing w:before="0" w:after="0"/>
              <w:ind w:left="0"/>
              <w:jc w:val="both"/>
              <w:rPr>
                <w:noProof/>
              </w:rPr>
            </w:pPr>
            <w:r>
              <w:rPr>
                <w:noProof/>
              </w:rPr>
              <w:t>Quy trình phát triển phần mềm</w:t>
            </w:r>
            <w:r w:rsidR="008A4480">
              <w:rPr>
                <w:noProof/>
              </w:rPr>
              <w:t>. Quy trình phát triển sẽ quy định các loại tác vụ có thể tạo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10</w:t>
            </w:r>
          </w:p>
        </w:tc>
        <w:tc>
          <w:tcPr>
            <w:tcW w:w="2700" w:type="dxa"/>
          </w:tcPr>
          <w:p w:rsidR="00280F69" w:rsidRDefault="00B6398D" w:rsidP="00220E04">
            <w:pPr>
              <w:pStyle w:val="ListParagraph"/>
              <w:ind w:left="0"/>
              <w:jc w:val="both"/>
              <w:rPr>
                <w:noProof/>
              </w:rPr>
            </w:pPr>
            <w:r>
              <w:rPr>
                <w:noProof/>
              </w:rPr>
              <w:t>s</w:t>
            </w:r>
            <w:r w:rsidR="00280F69">
              <w:rPr>
                <w:noProof/>
              </w:rPr>
              <w:t xml:space="preserve">tudy </w:t>
            </w:r>
            <w:r>
              <w:rPr>
                <w:noProof/>
              </w:rPr>
              <w:t>c</w:t>
            </w:r>
            <w:r w:rsidR="00280F69">
              <w:rPr>
                <w:noProof/>
              </w:rPr>
              <w:t>lass</w:t>
            </w:r>
          </w:p>
        </w:tc>
        <w:tc>
          <w:tcPr>
            <w:tcW w:w="5670" w:type="dxa"/>
          </w:tcPr>
          <w:p w:rsidR="00280F69" w:rsidRDefault="00280F69" w:rsidP="00220E04">
            <w:pPr>
              <w:pStyle w:val="ListParagraph"/>
              <w:spacing w:before="0" w:after="0"/>
              <w:ind w:left="0"/>
              <w:jc w:val="both"/>
              <w:rPr>
                <w:noProof/>
              </w:rPr>
            </w:pPr>
            <w:r>
              <w:rPr>
                <w:noProof/>
              </w:rPr>
              <w:t>Lớp học</w:t>
            </w:r>
            <w:r w:rsidR="008A4480">
              <w:rPr>
                <w:noProof/>
              </w:rPr>
              <w:t>. Trong một lớp học có thể có nhiều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11</w:t>
            </w:r>
          </w:p>
        </w:tc>
        <w:tc>
          <w:tcPr>
            <w:tcW w:w="2700" w:type="dxa"/>
          </w:tcPr>
          <w:p w:rsidR="00280F69" w:rsidRDefault="00B6398D" w:rsidP="00220E04">
            <w:pPr>
              <w:pStyle w:val="ListParagraph"/>
              <w:ind w:left="0"/>
              <w:jc w:val="both"/>
              <w:rPr>
                <w:noProof/>
              </w:rPr>
            </w:pPr>
            <w:r>
              <w:rPr>
                <w:noProof/>
              </w:rPr>
              <w:t>c</w:t>
            </w:r>
            <w:r w:rsidR="00280F69">
              <w:rPr>
                <w:noProof/>
              </w:rPr>
              <w:t>alendar</w:t>
            </w:r>
          </w:p>
        </w:tc>
        <w:tc>
          <w:tcPr>
            <w:tcW w:w="5670" w:type="dxa"/>
          </w:tcPr>
          <w:p w:rsidR="00280F69" w:rsidRDefault="00280F69" w:rsidP="00220E04">
            <w:pPr>
              <w:pStyle w:val="ListParagraph"/>
              <w:spacing w:before="0" w:after="0"/>
              <w:ind w:left="0"/>
              <w:jc w:val="both"/>
              <w:rPr>
                <w:noProof/>
              </w:rPr>
            </w:pPr>
            <w:r>
              <w:rPr>
                <w:noProof/>
              </w:rPr>
              <w:t>Lịch</w:t>
            </w:r>
            <w:r w:rsidR="008A4480">
              <w:rPr>
                <w:noProof/>
              </w:rPr>
              <w:t>. Mỗi người dùng và dự án có một lịch nhằm hỗ trợ lên lịch cho sự kiện của cá nhân hay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12</w:t>
            </w:r>
          </w:p>
        </w:tc>
        <w:tc>
          <w:tcPr>
            <w:tcW w:w="2700" w:type="dxa"/>
          </w:tcPr>
          <w:p w:rsidR="00280F69" w:rsidRDefault="00B6398D" w:rsidP="00220E04">
            <w:pPr>
              <w:pStyle w:val="ListParagraph"/>
              <w:ind w:left="0"/>
              <w:jc w:val="both"/>
              <w:rPr>
                <w:noProof/>
              </w:rPr>
            </w:pPr>
            <w:r>
              <w:rPr>
                <w:noProof/>
              </w:rPr>
              <w:t>r</w:t>
            </w:r>
            <w:r w:rsidR="00280F69">
              <w:rPr>
                <w:noProof/>
              </w:rPr>
              <w:t>ole</w:t>
            </w:r>
          </w:p>
        </w:tc>
        <w:tc>
          <w:tcPr>
            <w:tcW w:w="5670" w:type="dxa"/>
          </w:tcPr>
          <w:p w:rsidR="00280F69" w:rsidRDefault="00280F69" w:rsidP="00220E04">
            <w:pPr>
              <w:pStyle w:val="ListParagraph"/>
              <w:spacing w:before="0" w:after="0"/>
              <w:ind w:left="0"/>
              <w:jc w:val="both"/>
              <w:rPr>
                <w:noProof/>
              </w:rPr>
            </w:pPr>
            <w:r>
              <w:rPr>
                <w:noProof/>
              </w:rPr>
              <w:t xml:space="preserve">Vai trò </w:t>
            </w:r>
            <w:r w:rsidR="008A4480">
              <w:rPr>
                <w:noProof/>
              </w:rPr>
              <w:t>của thành viên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13</w:t>
            </w:r>
          </w:p>
        </w:tc>
        <w:tc>
          <w:tcPr>
            <w:tcW w:w="2700" w:type="dxa"/>
          </w:tcPr>
          <w:p w:rsidR="00280F69" w:rsidRDefault="00B6398D" w:rsidP="00220E04">
            <w:pPr>
              <w:pStyle w:val="ListParagraph"/>
              <w:ind w:left="0"/>
              <w:jc w:val="both"/>
              <w:rPr>
                <w:noProof/>
              </w:rPr>
            </w:pPr>
            <w:r>
              <w:rPr>
                <w:noProof/>
              </w:rPr>
              <w:t>m</w:t>
            </w:r>
            <w:r w:rsidR="00280F69">
              <w:rPr>
                <w:noProof/>
              </w:rPr>
              <w:t>ember information</w:t>
            </w:r>
          </w:p>
        </w:tc>
        <w:tc>
          <w:tcPr>
            <w:tcW w:w="5670" w:type="dxa"/>
          </w:tcPr>
          <w:p w:rsidR="00280F69" w:rsidRDefault="008A4480" w:rsidP="00220E04">
            <w:pPr>
              <w:pStyle w:val="ListParagraph"/>
              <w:spacing w:before="0" w:after="0"/>
              <w:ind w:left="0"/>
              <w:jc w:val="both"/>
              <w:rPr>
                <w:noProof/>
              </w:rPr>
            </w:pPr>
            <w:r>
              <w:rPr>
                <w:noProof/>
              </w:rPr>
              <w:t>Tương ứng với thành viên của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14</w:t>
            </w:r>
          </w:p>
        </w:tc>
        <w:tc>
          <w:tcPr>
            <w:tcW w:w="2700" w:type="dxa"/>
          </w:tcPr>
          <w:p w:rsidR="00280F69" w:rsidRDefault="00B6398D" w:rsidP="00220E04">
            <w:pPr>
              <w:pStyle w:val="ListParagraph"/>
              <w:ind w:left="0"/>
              <w:jc w:val="both"/>
              <w:rPr>
                <w:noProof/>
              </w:rPr>
            </w:pPr>
            <w:r>
              <w:rPr>
                <w:noProof/>
              </w:rPr>
              <w:t>e</w:t>
            </w:r>
            <w:r w:rsidR="00280F69">
              <w:rPr>
                <w:noProof/>
              </w:rPr>
              <w:t>vent</w:t>
            </w:r>
          </w:p>
        </w:tc>
        <w:tc>
          <w:tcPr>
            <w:tcW w:w="5670" w:type="dxa"/>
          </w:tcPr>
          <w:p w:rsidR="00280F69" w:rsidRDefault="00280F69" w:rsidP="00220E04">
            <w:pPr>
              <w:pStyle w:val="ListParagraph"/>
              <w:keepNext/>
              <w:spacing w:before="0" w:after="0"/>
              <w:ind w:left="0"/>
              <w:jc w:val="both"/>
              <w:rPr>
                <w:noProof/>
              </w:rPr>
            </w:pPr>
            <w:r>
              <w:rPr>
                <w:noProof/>
              </w:rPr>
              <w:t>Sự ki</w:t>
            </w:r>
            <w:r w:rsidR="008A4480">
              <w:rPr>
                <w:noProof/>
              </w:rPr>
              <w:t xml:space="preserve">ện của cá nhân,dự án. </w:t>
            </w:r>
          </w:p>
        </w:tc>
      </w:tr>
      <w:tr w:rsidR="00C567D7" w:rsidTr="00220E04">
        <w:tc>
          <w:tcPr>
            <w:tcW w:w="1008" w:type="dxa"/>
          </w:tcPr>
          <w:p w:rsidR="00C567D7" w:rsidRDefault="00C567D7" w:rsidP="00220E04">
            <w:pPr>
              <w:pStyle w:val="ListParagraph"/>
              <w:spacing w:before="0" w:after="0"/>
              <w:ind w:left="0"/>
              <w:jc w:val="both"/>
              <w:rPr>
                <w:noProof/>
              </w:rPr>
            </w:pPr>
            <w:r>
              <w:rPr>
                <w:noProof/>
              </w:rPr>
              <w:t>15</w:t>
            </w:r>
          </w:p>
        </w:tc>
        <w:tc>
          <w:tcPr>
            <w:tcW w:w="2700" w:type="dxa"/>
          </w:tcPr>
          <w:p w:rsidR="00C567D7" w:rsidRDefault="00B6398D" w:rsidP="00220E04">
            <w:pPr>
              <w:pStyle w:val="ListParagraph"/>
              <w:ind w:left="0"/>
              <w:jc w:val="both"/>
              <w:rPr>
                <w:noProof/>
              </w:rPr>
            </w:pPr>
            <w:r>
              <w:rPr>
                <w:noProof/>
              </w:rPr>
              <w:t>t</w:t>
            </w:r>
            <w:r w:rsidR="00C567D7">
              <w:rPr>
                <w:noProof/>
              </w:rPr>
              <w:t>ask</w:t>
            </w:r>
          </w:p>
        </w:tc>
        <w:tc>
          <w:tcPr>
            <w:tcW w:w="5670" w:type="dxa"/>
          </w:tcPr>
          <w:p w:rsidR="00C567D7" w:rsidRDefault="00C567D7" w:rsidP="00220E04">
            <w:pPr>
              <w:pStyle w:val="ListParagraph"/>
              <w:keepNext/>
              <w:spacing w:before="0" w:after="0"/>
              <w:ind w:left="0"/>
              <w:jc w:val="both"/>
              <w:rPr>
                <w:noProof/>
              </w:rPr>
            </w:pPr>
            <w:r>
              <w:rPr>
                <w:noProof/>
              </w:rPr>
              <w:t>Công việc</w:t>
            </w:r>
          </w:p>
        </w:tc>
      </w:tr>
      <w:tr w:rsidR="00C567D7" w:rsidTr="00220E04">
        <w:tc>
          <w:tcPr>
            <w:tcW w:w="1008" w:type="dxa"/>
          </w:tcPr>
          <w:p w:rsidR="00C567D7" w:rsidRDefault="00C567D7" w:rsidP="00220E04">
            <w:pPr>
              <w:pStyle w:val="ListParagraph"/>
              <w:spacing w:before="0" w:after="0"/>
              <w:ind w:left="0"/>
              <w:jc w:val="both"/>
              <w:rPr>
                <w:noProof/>
              </w:rPr>
            </w:pPr>
            <w:r>
              <w:rPr>
                <w:noProof/>
              </w:rPr>
              <w:t>16</w:t>
            </w:r>
          </w:p>
        </w:tc>
        <w:tc>
          <w:tcPr>
            <w:tcW w:w="2700" w:type="dxa"/>
          </w:tcPr>
          <w:p w:rsidR="00C567D7" w:rsidRDefault="00B6398D" w:rsidP="00220E04">
            <w:pPr>
              <w:pStyle w:val="ListParagraph"/>
              <w:ind w:left="0"/>
              <w:jc w:val="both"/>
              <w:rPr>
                <w:noProof/>
              </w:rPr>
            </w:pPr>
            <w:r>
              <w:rPr>
                <w:noProof/>
              </w:rPr>
              <w:t>d</w:t>
            </w:r>
            <w:r w:rsidR="00C567D7">
              <w:rPr>
                <w:noProof/>
              </w:rPr>
              <w:t>efect</w:t>
            </w:r>
          </w:p>
        </w:tc>
        <w:tc>
          <w:tcPr>
            <w:tcW w:w="5670" w:type="dxa"/>
          </w:tcPr>
          <w:p w:rsidR="00C567D7" w:rsidRDefault="00C567D7" w:rsidP="00220E04">
            <w:pPr>
              <w:pStyle w:val="ListParagraph"/>
              <w:keepNext/>
              <w:spacing w:before="0" w:after="0"/>
              <w:ind w:left="0"/>
              <w:jc w:val="both"/>
              <w:rPr>
                <w:noProof/>
              </w:rPr>
            </w:pPr>
            <w:r>
              <w:rPr>
                <w:noProof/>
              </w:rPr>
              <w:t>Lỗi</w:t>
            </w:r>
          </w:p>
        </w:tc>
      </w:tr>
      <w:tr w:rsidR="00C567D7" w:rsidTr="00220E04">
        <w:tc>
          <w:tcPr>
            <w:tcW w:w="1008" w:type="dxa"/>
          </w:tcPr>
          <w:p w:rsidR="00C567D7" w:rsidRDefault="00C567D7" w:rsidP="00220E04">
            <w:pPr>
              <w:pStyle w:val="ListParagraph"/>
              <w:spacing w:before="0" w:after="0"/>
              <w:ind w:left="0"/>
              <w:jc w:val="both"/>
              <w:rPr>
                <w:noProof/>
              </w:rPr>
            </w:pPr>
            <w:r>
              <w:rPr>
                <w:noProof/>
              </w:rPr>
              <w:t>17</w:t>
            </w:r>
          </w:p>
        </w:tc>
        <w:tc>
          <w:tcPr>
            <w:tcW w:w="2700" w:type="dxa"/>
          </w:tcPr>
          <w:p w:rsidR="00C567D7" w:rsidRDefault="00B6398D" w:rsidP="00220E04">
            <w:pPr>
              <w:pStyle w:val="ListParagraph"/>
              <w:ind w:left="0"/>
              <w:jc w:val="both"/>
              <w:rPr>
                <w:noProof/>
              </w:rPr>
            </w:pPr>
            <w:r>
              <w:rPr>
                <w:noProof/>
              </w:rPr>
              <w:t>r</w:t>
            </w:r>
            <w:r w:rsidR="00C567D7">
              <w:rPr>
                <w:noProof/>
              </w:rPr>
              <w:t>isk</w:t>
            </w:r>
          </w:p>
        </w:tc>
        <w:tc>
          <w:tcPr>
            <w:tcW w:w="5670" w:type="dxa"/>
          </w:tcPr>
          <w:p w:rsidR="00C567D7" w:rsidRDefault="00C567D7" w:rsidP="00220E04">
            <w:pPr>
              <w:pStyle w:val="ListParagraph"/>
              <w:keepNext/>
              <w:spacing w:before="0" w:after="0"/>
              <w:ind w:left="0"/>
              <w:jc w:val="both"/>
              <w:rPr>
                <w:noProof/>
              </w:rPr>
            </w:pPr>
            <w:r>
              <w:rPr>
                <w:noProof/>
              </w:rPr>
              <w:t>Rủi ro</w:t>
            </w:r>
          </w:p>
        </w:tc>
      </w:tr>
      <w:tr w:rsidR="00C567D7" w:rsidTr="00220E04">
        <w:tc>
          <w:tcPr>
            <w:tcW w:w="1008" w:type="dxa"/>
          </w:tcPr>
          <w:p w:rsidR="00C567D7" w:rsidRDefault="00C567D7" w:rsidP="00220E04">
            <w:pPr>
              <w:pStyle w:val="ListParagraph"/>
              <w:spacing w:before="0" w:after="0"/>
              <w:ind w:left="0"/>
              <w:jc w:val="both"/>
              <w:rPr>
                <w:noProof/>
              </w:rPr>
            </w:pPr>
            <w:r>
              <w:rPr>
                <w:noProof/>
              </w:rPr>
              <w:t>18</w:t>
            </w:r>
          </w:p>
        </w:tc>
        <w:tc>
          <w:tcPr>
            <w:tcW w:w="2700" w:type="dxa"/>
          </w:tcPr>
          <w:p w:rsidR="00C567D7" w:rsidRDefault="00B6398D" w:rsidP="00220E04">
            <w:pPr>
              <w:pStyle w:val="ListParagraph"/>
              <w:ind w:left="0"/>
              <w:jc w:val="both"/>
              <w:rPr>
                <w:noProof/>
              </w:rPr>
            </w:pPr>
            <w:r>
              <w:rPr>
                <w:noProof/>
              </w:rPr>
              <w:t>r</w:t>
            </w:r>
            <w:r w:rsidR="00C567D7">
              <w:rPr>
                <w:noProof/>
              </w:rPr>
              <w:t>equirement</w:t>
            </w:r>
          </w:p>
        </w:tc>
        <w:tc>
          <w:tcPr>
            <w:tcW w:w="5670" w:type="dxa"/>
          </w:tcPr>
          <w:p w:rsidR="00C567D7" w:rsidRDefault="00C567D7" w:rsidP="00220E04">
            <w:pPr>
              <w:pStyle w:val="ListParagraph"/>
              <w:keepNext/>
              <w:spacing w:before="0" w:after="0"/>
              <w:ind w:left="0"/>
              <w:jc w:val="both"/>
              <w:rPr>
                <w:noProof/>
              </w:rPr>
            </w:pPr>
            <w:r>
              <w:rPr>
                <w:noProof/>
              </w:rPr>
              <w:t>Yêu cầu</w:t>
            </w:r>
          </w:p>
        </w:tc>
      </w:tr>
    </w:tbl>
    <w:p w:rsidR="00280F69" w:rsidRDefault="00280F69" w:rsidP="00220E04">
      <w:pPr>
        <w:pStyle w:val="Caption"/>
        <w:spacing w:line="360" w:lineRule="auto"/>
        <w:jc w:val="center"/>
      </w:pPr>
      <w:bookmarkStart w:id="275" w:name="_Toc327868431"/>
      <w:r>
        <w:t xml:space="preserve">Bảng </w:t>
      </w:r>
      <w:fldSimple w:instr=" SEQ Bảng \* ARABIC ">
        <w:ins w:id="276" w:author="xx" w:date="2012-06-21T23:43:00Z">
          <w:r w:rsidR="00220E04">
            <w:rPr>
              <w:noProof/>
            </w:rPr>
            <w:t>2</w:t>
          </w:r>
        </w:ins>
        <w:del w:id="277" w:author="xx" w:date="2012-06-21T23:43:00Z">
          <w:r w:rsidR="00682A98" w:rsidDel="00220E04">
            <w:rPr>
              <w:noProof/>
            </w:rPr>
            <w:delText>3</w:delText>
          </w:r>
        </w:del>
      </w:fldSimple>
      <w:r>
        <w:t xml:space="preserve"> </w:t>
      </w:r>
      <w:r w:rsidRPr="009F2A1A">
        <w:t>Các lớp đối tượng</w:t>
      </w:r>
      <w:bookmarkEnd w:id="275"/>
      <w:r w:rsidR="00DC293A">
        <w:t xml:space="preserve"> mức phân tích</w:t>
      </w:r>
    </w:p>
    <w:p w:rsidR="00E662D3" w:rsidRDefault="00737B1E" w:rsidP="00683468">
      <w:pPr>
        <w:pStyle w:val="Heading3"/>
      </w:pPr>
      <w:bookmarkStart w:id="278" w:name="_Toc327868605"/>
      <w:bookmarkStart w:id="279" w:name="_Toc327994102"/>
      <w:bookmarkStart w:id="280" w:name="_Toc328071759"/>
      <w:r>
        <w:t>Yêu cầu p</w:t>
      </w:r>
      <w:r w:rsidR="00E662D3">
        <w:t>hi chức năng</w:t>
      </w:r>
      <w:bookmarkEnd w:id="278"/>
      <w:bookmarkEnd w:id="279"/>
      <w:bookmarkEnd w:id="280"/>
    </w:p>
    <w:p w:rsidR="009D2303" w:rsidRDefault="007375EF" w:rsidP="00FC34F8">
      <w:proofErr w:type="gramStart"/>
      <w:r>
        <w:t>Hệthống sử dụng hệ quản trị cơ sở dữ liệuMySQL, sử dụng web server Apache Tomcat.</w:t>
      </w:r>
      <w:proofErr w:type="gramEnd"/>
    </w:p>
    <w:p w:rsidR="007375EF" w:rsidRPr="00EB65C7" w:rsidRDefault="007375EF" w:rsidP="00FC34F8">
      <w:r>
        <w:t xml:space="preserve">Hệ </w:t>
      </w:r>
      <w:proofErr w:type="gramStart"/>
      <w:r>
        <w:t>thống  cần</w:t>
      </w:r>
      <w:proofErr w:type="gramEnd"/>
      <w:r>
        <w:t xml:space="preserve"> phải không phụ thuộc vào hệ quản trị cơ sở dữ liệu cũng như hệ điều hành.</w:t>
      </w:r>
    </w:p>
    <w:p w:rsidR="000B3E78" w:rsidRDefault="003239D7" w:rsidP="00220E04">
      <w:pPr>
        <w:jc w:val="both"/>
      </w:pPr>
      <w:proofErr w:type="gramStart"/>
      <w:r>
        <w:lastRenderedPageBreak/>
        <w:t>Hệ thống có giao diện tiện dụng.</w:t>
      </w:r>
      <w:proofErr w:type="gramEnd"/>
      <w:r>
        <w:t xml:space="preserve"> </w:t>
      </w:r>
      <w:proofErr w:type="gramStart"/>
      <w:r>
        <w:t xml:space="preserve">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roofErr w:type="gramEnd"/>
    </w:p>
    <w:p w:rsidR="00E662D3" w:rsidRDefault="00E662D3" w:rsidP="00220E04">
      <w:pPr>
        <w:pStyle w:val="Heading2"/>
      </w:pPr>
      <w:bookmarkStart w:id="281" w:name="_Toc327949869"/>
      <w:bookmarkStart w:id="282" w:name="_Toc327868606"/>
      <w:bookmarkStart w:id="283" w:name="_Toc327994103"/>
      <w:bookmarkStart w:id="284" w:name="_Toc328071760"/>
      <w:bookmarkEnd w:id="281"/>
      <w:r>
        <w:t>Thiết kế</w:t>
      </w:r>
      <w:bookmarkEnd w:id="282"/>
      <w:bookmarkEnd w:id="283"/>
      <w:bookmarkEnd w:id="284"/>
    </w:p>
    <w:p w:rsidR="005D0F08" w:rsidRDefault="005D0F08" w:rsidP="00683468">
      <w:pPr>
        <w:pStyle w:val="Heading3"/>
        <w:rPr>
          <w:noProof/>
        </w:rPr>
      </w:pPr>
      <w:bookmarkStart w:id="285" w:name="_Toc327822220"/>
      <w:bookmarkStart w:id="286" w:name="_Toc327949871"/>
      <w:bookmarkStart w:id="287" w:name="_Toc327868607"/>
      <w:bookmarkStart w:id="288" w:name="_Toc327994104"/>
      <w:bookmarkStart w:id="289" w:name="_Toc328071761"/>
      <w:r>
        <w:rPr>
          <w:noProof/>
        </w:rPr>
        <w:t>Mô hình tri</w:t>
      </w:r>
      <w:r w:rsidR="00592969">
        <w:rPr>
          <w:noProof/>
        </w:rPr>
        <w:t>ể</w:t>
      </w:r>
      <w:r>
        <w:rPr>
          <w:noProof/>
        </w:rPr>
        <w:t>n khai</w:t>
      </w:r>
      <w:bookmarkEnd w:id="285"/>
      <w:bookmarkEnd w:id="286"/>
      <w:bookmarkEnd w:id="287"/>
      <w:bookmarkEnd w:id="288"/>
      <w:bookmarkEnd w:id="289"/>
    </w:p>
    <w:p w:rsidR="005D0F08" w:rsidRDefault="005D0F08">
      <w:pPr>
        <w:jc w:val="both"/>
      </w:pPr>
      <w:proofErr w:type="gramStart"/>
      <w:r>
        <w:t xml:space="preserve">Người dùng có thể truy cập vào ứng dùng từ nhiều thiết bị khác nhau như máy tính, máy tính bảng </w:t>
      </w:r>
      <w:r w:rsidR="00362566">
        <w:t xml:space="preserve">và </w:t>
      </w:r>
      <w:r>
        <w:t>smartphone bằng trình duyệt.</w:t>
      </w:r>
      <w:proofErr w:type="gramEnd"/>
      <w:r>
        <w:t xml:space="preserve"> </w:t>
      </w:r>
      <w:proofErr w:type="gramStart"/>
      <w:r>
        <w:t>Hệ thống sẽ xử lý các yêu cầu từ người dùng, truy cập vào cơ sở dữ liệu để lấy và lưu dữ liệu, gởi mail thông qua Mail Server.</w:t>
      </w:r>
      <w:proofErr w:type="gramEnd"/>
    </w:p>
    <w:bookmarkStart w:id="290" w:name="_Toc327868441"/>
    <w:p w:rsidR="00BE272F" w:rsidRDefault="00BE272F" w:rsidP="00C816EF">
      <w:pPr>
        <w:keepNext/>
        <w:jc w:val="both"/>
      </w:pPr>
      <w:r>
        <w:object w:dxaOrig="10533"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55.15pt;height:181.3pt" o:ole="">
            <v:imagedata r:id="rId50" o:title=""/>
          </v:shape>
          <o:OLEObject Type="Embed" ProgID="Visio.Drawing.11" ShapeID="_x0000_i1037" DrawAspect="Content" ObjectID="_1401827493" r:id="rId51"/>
        </w:object>
      </w:r>
    </w:p>
    <w:p w:rsidR="005D0F08" w:rsidRDefault="005D0F08" w:rsidP="00220E04">
      <w:pPr>
        <w:pStyle w:val="Caption"/>
        <w:spacing w:line="360" w:lineRule="auto"/>
        <w:jc w:val="center"/>
      </w:pPr>
      <w:bookmarkStart w:id="291" w:name="_Toc328073204"/>
      <w:r>
        <w:t xml:space="preserve">Hình </w:t>
      </w:r>
      <w:fldSimple w:instr=" SEQ Hình \* ARABIC ">
        <w:r w:rsidR="00220E04">
          <w:rPr>
            <w:noProof/>
          </w:rPr>
          <w:t>9</w:t>
        </w:r>
      </w:fldSimple>
      <w:r>
        <w:t xml:space="preserve"> Mô hình triển khai</w:t>
      </w:r>
      <w:bookmarkEnd w:id="290"/>
      <w:bookmarkEnd w:id="291"/>
    </w:p>
    <w:p w:rsidR="005D0F08" w:rsidRDefault="005D0F08" w:rsidP="003C7CC9">
      <w:pPr>
        <w:jc w:val="both"/>
      </w:pPr>
    </w:p>
    <w:p w:rsidR="005D0F08" w:rsidRDefault="005D0F08" w:rsidP="00683468">
      <w:pPr>
        <w:pStyle w:val="Heading3"/>
      </w:pPr>
      <w:bookmarkStart w:id="292" w:name="_Toc327822221"/>
      <w:bookmarkStart w:id="293" w:name="_Toc327949872"/>
      <w:bookmarkStart w:id="294" w:name="_Toc327868608"/>
      <w:bookmarkStart w:id="295" w:name="_Toc327994105"/>
      <w:bookmarkStart w:id="296" w:name="_Toc328071762"/>
      <w:r>
        <w:t>Kiến trúc tổng quan</w:t>
      </w:r>
      <w:bookmarkEnd w:id="292"/>
      <w:bookmarkEnd w:id="293"/>
      <w:bookmarkEnd w:id="294"/>
      <w:bookmarkEnd w:id="295"/>
      <w:bookmarkEnd w:id="296"/>
    </w:p>
    <w:p w:rsidR="005D0F08" w:rsidRDefault="005D0F08">
      <w:pPr>
        <w:jc w:val="both"/>
      </w:pPr>
      <w:proofErr w:type="gramStart"/>
      <w:r>
        <w:t>Hệ thống được chia thành 3 tầng chính là presentation, domain logic và data source.</w:t>
      </w:r>
      <w:proofErr w:type="gramEnd"/>
      <w:r>
        <w:t xml:space="preserve"> </w:t>
      </w:r>
      <w:proofErr w:type="gramStart"/>
      <w:r>
        <w:t>Trong đó tầng presentation sẽ xử lý các lệnh từ người dùng, gọi tới tầng data source để lấy các thông tin liên quan và yêu cầu tầng domain logic xử lý dữ liệu đó trước khi thể hiện cho người dùng.</w:t>
      </w:r>
      <w:proofErr w:type="gramEnd"/>
    </w:p>
    <w:bookmarkStart w:id="297" w:name="_Toc327868442"/>
    <w:p w:rsidR="00BE272F" w:rsidRDefault="00BE272F" w:rsidP="00C816EF">
      <w:pPr>
        <w:keepNext/>
        <w:jc w:val="center"/>
      </w:pPr>
      <w:r>
        <w:object w:dxaOrig="6204" w:dyaOrig="4675">
          <v:shape id="_x0000_i1038" type="#_x0000_t75" style="width:309.85pt;height:234.85pt" o:ole="">
            <v:imagedata r:id="rId52" o:title=""/>
          </v:shape>
          <o:OLEObject Type="Embed" ProgID="Visio.Drawing.11" ShapeID="_x0000_i1038" DrawAspect="Content" ObjectID="_1401827494" r:id="rId53"/>
        </w:object>
      </w:r>
    </w:p>
    <w:p w:rsidR="005D0F08" w:rsidRDefault="005D0F08" w:rsidP="00220E04">
      <w:pPr>
        <w:pStyle w:val="Caption"/>
        <w:spacing w:line="360" w:lineRule="auto"/>
        <w:jc w:val="center"/>
      </w:pPr>
      <w:bookmarkStart w:id="298" w:name="_Toc328073205"/>
      <w:r>
        <w:t xml:space="preserve">Hình </w:t>
      </w:r>
      <w:fldSimple w:instr=" SEQ Hình \* ARABIC ">
        <w:r w:rsidR="00220E04">
          <w:rPr>
            <w:noProof/>
          </w:rPr>
          <w:t>10</w:t>
        </w:r>
      </w:fldSimple>
      <w:r>
        <w:t xml:space="preserve"> Kiến trúc tổng quan</w:t>
      </w:r>
      <w:bookmarkEnd w:id="297"/>
      <w:bookmarkEnd w:id="298"/>
    </w:p>
    <w:p w:rsidR="005D0F08" w:rsidRDefault="005D0F08" w:rsidP="003C7CC9">
      <w:pPr>
        <w:jc w:val="both"/>
        <w:rPr>
          <w:b/>
        </w:rPr>
      </w:pPr>
      <w:r w:rsidRPr="0031016D">
        <w:rPr>
          <w:b/>
        </w:rPr>
        <w:t xml:space="preserve">Presentation Layer </w:t>
      </w:r>
    </w:p>
    <w:p w:rsidR="005D0F08" w:rsidRDefault="005D0F08">
      <w:pPr>
        <w:jc w:val="both"/>
      </w:pPr>
      <w:proofErr w:type="gramStart"/>
      <w:r w:rsidRPr="0031016D">
        <w:t>Tần</w:t>
      </w:r>
      <w:r>
        <w:t xml:space="preserve">g xử lý </w:t>
      </w:r>
      <w:r w:rsidRPr="00E33744">
        <w:t>tương</w:t>
      </w:r>
      <w:r>
        <w:t xml:space="preserve"> tác giữa người dùng với hệ thống.</w:t>
      </w:r>
      <w:proofErr w:type="gramEnd"/>
      <w:r>
        <w:t xml:space="preserve"> Trong hệ thống đang phát triển tầng này được cài đặt theo </w:t>
      </w:r>
      <w:r w:rsidRPr="00BF5ADA">
        <w:rPr>
          <w:i/>
        </w:rPr>
        <w:t>mô hình Model View Controller</w:t>
      </w:r>
      <w:r>
        <w:t xml:space="preserve"> (MVC), gồm </w:t>
      </w:r>
      <w:proofErr w:type="gramStart"/>
      <w:r>
        <w:t>3  thành</w:t>
      </w:r>
      <w:proofErr w:type="gramEnd"/>
      <w:r>
        <w:t xml:space="preserve"> phần chính là model, view, controller. </w:t>
      </w:r>
    </w:p>
    <w:p w:rsidR="005D0F08" w:rsidRDefault="005D0F08">
      <w:pPr>
        <w:jc w:val="both"/>
      </w:pPr>
      <w:proofErr w:type="gramStart"/>
      <w:r>
        <w:t xml:space="preserve">Trong đó thành phần </w:t>
      </w:r>
      <w:r w:rsidRPr="00BF5ADA">
        <w:rPr>
          <w:i/>
        </w:rPr>
        <w:t>model</w:t>
      </w:r>
      <w:r>
        <w:t xml:space="preserve"> là đối tượng thể hiện thông tin của lĩnh vực.</w:t>
      </w:r>
      <w:proofErr w:type="gramEnd"/>
      <w:r>
        <w:t xml:space="preserve"> </w:t>
      </w:r>
      <w:proofErr w:type="gramStart"/>
      <w:r>
        <w:t>Các đối tượng này chứa thông tin và hành động được sử dụng bởi giao diện người dùng.</w:t>
      </w:r>
      <w:proofErr w:type="gramEnd"/>
      <w:r>
        <w:t xml:space="preserve"> </w:t>
      </w:r>
      <w:proofErr w:type="gramStart"/>
      <w:r>
        <w:t xml:space="preserve">Model là đối tượng trong </w:t>
      </w:r>
      <w:r w:rsidRPr="00BF5ADA">
        <w:rPr>
          <w:i/>
        </w:rPr>
        <w:t>domain model</w:t>
      </w:r>
      <w:r w:rsidRPr="00220E04">
        <w:rPr>
          <w:i/>
        </w:rPr>
        <w:t>.</w:t>
      </w:r>
      <w:proofErr w:type="gramEnd"/>
      <w:r w:rsidRPr="00220E04">
        <w:rPr>
          <w:i/>
        </w:rPr>
        <w:t xml:space="preserve"> </w:t>
      </w:r>
    </w:p>
    <w:p w:rsidR="005D0F08" w:rsidRDefault="005D0F08">
      <w:pPr>
        <w:jc w:val="both"/>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pPr>
        <w:jc w:val="both"/>
      </w:pPr>
      <w:proofErr w:type="gramStart"/>
      <w:r w:rsidRPr="00BF5ADA">
        <w:rPr>
          <w:i/>
        </w:rPr>
        <w:t>Controller</w:t>
      </w:r>
      <w:r>
        <w:t xml:space="preserve"> nhận dữ liệu từ người dùng, thay đổi model và yêu cầu view cập nhật lại thay đổi.</w:t>
      </w:r>
      <w:proofErr w:type="gramEnd"/>
    </w:p>
    <w:p w:rsidR="005D0F08" w:rsidRDefault="005D0F08" w:rsidP="00C567D7">
      <w:pPr>
        <w:keepNext/>
        <w:jc w:val="center"/>
      </w:pPr>
      <w:r>
        <w:rPr>
          <w:noProof/>
        </w:rPr>
        <w:lastRenderedPageBreak/>
        <w:drawing>
          <wp:inline distT="0" distB="0" distL="0" distR="0" wp14:anchorId="11640DD1" wp14:editId="4672BBEE">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77791" cy="2600325"/>
                    </a:xfrm>
                    <a:prstGeom prst="rect">
                      <a:avLst/>
                    </a:prstGeom>
                  </pic:spPr>
                </pic:pic>
              </a:graphicData>
            </a:graphic>
          </wp:inline>
        </w:drawing>
      </w:r>
    </w:p>
    <w:p w:rsidR="005D0F08" w:rsidRPr="0031016D" w:rsidRDefault="005D0F08" w:rsidP="00220E04">
      <w:pPr>
        <w:pStyle w:val="Caption"/>
        <w:spacing w:line="360" w:lineRule="auto"/>
        <w:jc w:val="center"/>
      </w:pPr>
      <w:bookmarkStart w:id="299" w:name="_Toc327868443"/>
      <w:bookmarkStart w:id="300" w:name="_Toc328073206"/>
      <w:r>
        <w:t xml:space="preserve">Hình </w:t>
      </w:r>
      <w:fldSimple w:instr=" SEQ Hình \* ARABIC ">
        <w:r w:rsidR="00220E04">
          <w:rPr>
            <w:noProof/>
          </w:rPr>
          <w:t>11</w:t>
        </w:r>
      </w:fldSimple>
      <w:r>
        <w:t xml:space="preserve"> Mô hình MVC</w:t>
      </w:r>
      <w:bookmarkEnd w:id="299"/>
      <w:bookmarkEnd w:id="300"/>
    </w:p>
    <w:p w:rsidR="005D0F08" w:rsidRPr="0031016D" w:rsidRDefault="005D0F08" w:rsidP="003C7CC9">
      <w:pPr>
        <w:jc w:val="both"/>
        <w:rPr>
          <w:b/>
        </w:rPr>
      </w:pPr>
      <w:r w:rsidRPr="0031016D">
        <w:rPr>
          <w:b/>
        </w:rPr>
        <w:t xml:space="preserve">Data Source Layer </w:t>
      </w:r>
    </w:p>
    <w:p w:rsidR="005D0F08" w:rsidRDefault="005D0F08">
      <w:pPr>
        <w:jc w:val="both"/>
      </w:pPr>
      <w:proofErr w:type="gramStart"/>
      <w:r>
        <w:t xml:space="preserve">Xử lý tương tác giữa hệ thống với các hệ thống khác cụ thể là hệ quản trị cơ sở dữ liệu </w:t>
      </w:r>
      <w:r w:rsidRPr="00540779">
        <w:t>MySQL</w:t>
      </w:r>
      <w:r w:rsidRPr="00220E04">
        <w:t>.</w:t>
      </w:r>
      <w:proofErr w:type="gramEnd"/>
      <w:r w:rsidRPr="00220E04">
        <w:t xml:space="preserve"> </w:t>
      </w:r>
      <w:r w:rsidRPr="00BF5ADA">
        <w:t>Trong hệ thống đang phát triển tầng này</w:t>
      </w:r>
      <w:r>
        <w:rPr>
          <w:i/>
        </w:rPr>
        <w:t xml:space="preserve"> </w:t>
      </w:r>
      <w:r>
        <w:t xml:space="preserve">dược cài đặt </w:t>
      </w:r>
      <w:proofErr w:type="gramStart"/>
      <w:r>
        <w:t>theo</w:t>
      </w:r>
      <w:proofErr w:type="gramEnd"/>
      <w:r>
        <w:t xml:space="preserve"> mẫu </w:t>
      </w:r>
      <w:r>
        <w:rPr>
          <w:i/>
        </w:rPr>
        <w:t>Data Mapper</w:t>
      </w:r>
      <w:r>
        <w:t xml:space="preserve"> (Data Mapper pattern). </w:t>
      </w:r>
      <w:proofErr w:type="gramStart"/>
      <w:r>
        <w:t>Data Mapper là một tầng nằm giữa các đối tượng trong bộ nhớ và cơ sở dữ liệu.</w:t>
      </w:r>
      <w:proofErr w:type="gramEnd"/>
      <w:r>
        <w:t xml:space="preserve"> </w:t>
      </w:r>
      <w:proofErr w:type="gramStart"/>
      <w:r>
        <w:t>Tầng này làm nhiệm trao đổi dữ liệu và tách biệt giữa các đối tượng trong bộ nhớ và cơ sở dữ liệu.</w:t>
      </w:r>
      <w:proofErr w:type="gramEnd"/>
    </w:p>
    <w:bookmarkStart w:id="301" w:name="_Toc327868444"/>
    <w:p w:rsidR="00BE272F" w:rsidRDefault="00BE272F" w:rsidP="00C816EF">
      <w:pPr>
        <w:keepNext/>
        <w:jc w:val="center"/>
      </w:pPr>
      <w:r>
        <w:object w:dxaOrig="5627" w:dyaOrig="1576">
          <v:shape id="_x0000_i1039" type="#_x0000_t75" style="width:281.15pt;height:78.85pt" o:ole="">
            <v:imagedata r:id="rId55" o:title=""/>
          </v:shape>
          <o:OLEObject Type="Embed" ProgID="Visio.Drawing.11" ShapeID="_x0000_i1039" DrawAspect="Content" ObjectID="_1401827495" r:id="rId56"/>
        </w:object>
      </w:r>
    </w:p>
    <w:p w:rsidR="005D0F08" w:rsidRDefault="005D0F08" w:rsidP="00220E04">
      <w:pPr>
        <w:pStyle w:val="Caption"/>
        <w:spacing w:line="360" w:lineRule="auto"/>
        <w:jc w:val="center"/>
      </w:pPr>
      <w:bookmarkStart w:id="302" w:name="_Toc328073207"/>
      <w:r>
        <w:t xml:space="preserve">Hình </w:t>
      </w:r>
      <w:fldSimple w:instr=" SEQ Hình \* ARABIC ">
        <w:r w:rsidR="00220E04">
          <w:rPr>
            <w:noProof/>
          </w:rPr>
          <w:t>12</w:t>
        </w:r>
      </w:fldSimple>
      <w:r>
        <w:t xml:space="preserve"> Data Mapper Pattern</w:t>
      </w:r>
      <w:bookmarkEnd w:id="301"/>
      <w:bookmarkEnd w:id="302"/>
    </w:p>
    <w:p w:rsidR="005D0F08" w:rsidRPr="0031016D" w:rsidRDefault="005D0F08" w:rsidP="003C7CC9">
      <w:pPr>
        <w:jc w:val="both"/>
        <w:rPr>
          <w:b/>
        </w:rPr>
      </w:pPr>
      <w:r w:rsidRPr="0031016D">
        <w:rPr>
          <w:b/>
        </w:rPr>
        <w:t>Domain Logic Layer</w:t>
      </w:r>
    </w:p>
    <w:p w:rsidR="005D0F08" w:rsidRDefault="005D0F08" w:rsidP="00683468">
      <w:pPr>
        <w:ind w:firstLine="720"/>
        <w:jc w:val="both"/>
      </w:pPr>
      <w:proofErr w:type="gramStart"/>
      <w:r>
        <w:t xml:space="preserve">Tầng thực hiện các xử lý logic của lĩnh vực (domain) như thực hiện tính toán </w:t>
      </w:r>
      <w:r w:rsidR="00A27BC7">
        <w:t>dựa trên</w:t>
      </w:r>
      <w:r>
        <w:t xml:space="preserve"> dữ liệu nhập </w:t>
      </w:r>
      <w:r w:rsidR="00A27BC7">
        <w:t>nhập vào</w:t>
      </w:r>
      <w:r>
        <w:t xml:space="preserve"> dữ liệu đã được lưu trữ trước đó</w:t>
      </w:r>
      <w:r w:rsidR="00362566">
        <w:t>.</w:t>
      </w:r>
      <w:proofErr w:type="gramEnd"/>
      <w:r w:rsidR="00362566">
        <w:t xml:space="preserve"> </w:t>
      </w:r>
      <w:r>
        <w:t xml:space="preserve"> Được cài đặt </w:t>
      </w:r>
      <w:proofErr w:type="gramStart"/>
      <w:r>
        <w:t>theo</w:t>
      </w:r>
      <w:proofErr w:type="gramEnd"/>
      <w:r>
        <w:t xml:space="preserve"> mẫu </w:t>
      </w:r>
      <w:r w:rsidRPr="0031016D">
        <w:rPr>
          <w:i/>
        </w:rPr>
        <w:t>Domain Model</w:t>
      </w:r>
      <w:r>
        <w:t xml:space="preserve"> (Domain Model Pattern). </w:t>
      </w:r>
      <w:proofErr w:type="gramStart"/>
      <w:r>
        <w:t xml:space="preserve">Từ nghiệp vụ của người dùng mô hình </w:t>
      </w:r>
      <w:r>
        <w:lastRenderedPageBreak/>
        <w:t>hóa thành các đối tượng nghiệp vụ.</w:t>
      </w:r>
      <w:proofErr w:type="gramEnd"/>
      <w:r>
        <w:t xml:space="preserve"> </w:t>
      </w:r>
      <w:proofErr w:type="gramStart"/>
      <w:r>
        <w:t>Các đối tượng này bao gồm cả dữ liệu cũng như quy định của nghiệp vụ.</w:t>
      </w:r>
      <w:proofErr w:type="gramEnd"/>
      <w:r>
        <w:t xml:space="preserve"> </w:t>
      </w:r>
      <w:proofErr w:type="gramStart"/>
      <w:r>
        <w:t>Các đối tượng này tạo nên domain model.</w:t>
      </w:r>
      <w:proofErr w:type="gramEnd"/>
    </w:p>
    <w:p w:rsidR="005D0F08" w:rsidRDefault="00C567D7" w:rsidP="00683468">
      <w:pPr>
        <w:pStyle w:val="Heading4"/>
      </w:pPr>
      <w:bookmarkStart w:id="303" w:name="_Toc327822222"/>
      <w:r>
        <w:t xml:space="preserve"> </w:t>
      </w:r>
      <w:bookmarkStart w:id="304" w:name="_Toc327868609"/>
      <w:bookmarkStart w:id="305" w:name="_Toc327949873"/>
      <w:bookmarkStart w:id="306" w:name="_Toc327994106"/>
      <w:bookmarkStart w:id="307" w:name="_Toc328071763"/>
      <w:r w:rsidR="005D0F08">
        <w:t>Các package chính</w:t>
      </w:r>
      <w:bookmarkEnd w:id="303"/>
      <w:bookmarkEnd w:id="304"/>
      <w:r w:rsidR="00A250EA">
        <w:t xml:space="preserve"> trong hệ thống</w:t>
      </w:r>
      <w:bookmarkEnd w:id="305"/>
      <w:bookmarkEnd w:id="306"/>
      <w:bookmarkEnd w:id="307"/>
    </w:p>
    <w:p w:rsidR="005D0F08" w:rsidRDefault="005D0F08" w:rsidP="003C7CC9">
      <w:pPr>
        <w:jc w:val="both"/>
      </w:pPr>
      <w:r w:rsidRPr="0031016D">
        <w:rPr>
          <w:b/>
        </w:rPr>
        <w:t>org.hcmus.tis.controller</w:t>
      </w:r>
      <w:r>
        <w:t>:</w:t>
      </w:r>
    </w:p>
    <w:p w:rsidR="005D0F08" w:rsidRDefault="005D0F08">
      <w:pPr>
        <w:jc w:val="both"/>
      </w:pPr>
      <w:proofErr w:type="gramStart"/>
      <w:r>
        <w:t>Package này chứa các lớp xử lý tương tác giữa người dùng với hệ thống.</w:t>
      </w:r>
      <w:proofErr w:type="gramEnd"/>
      <w:r>
        <w:t xml:space="preserve"> </w:t>
      </w:r>
      <w:proofErr w:type="gramStart"/>
      <w:r>
        <w:t>Package này cài đặt thành phần controller của tầng presentation.</w:t>
      </w:r>
      <w:proofErr w:type="gramEnd"/>
    </w:p>
    <w:p w:rsidR="005D0F08" w:rsidRDefault="005D0F08" w:rsidP="003C7CC9">
      <w:pPr>
        <w:jc w:val="both"/>
      </w:pPr>
      <w:r>
        <w:rPr>
          <w:b/>
        </w:rPr>
        <w:t>o</w:t>
      </w:r>
      <w:r w:rsidRPr="0031016D">
        <w:rPr>
          <w:b/>
        </w:rPr>
        <w:t>rg.hcmus.tis.model</w:t>
      </w:r>
      <w:r>
        <w:t>:</w:t>
      </w:r>
    </w:p>
    <w:p w:rsidR="005D0F08" w:rsidRDefault="005D0F08">
      <w:pPr>
        <w:jc w:val="both"/>
      </w:pPr>
      <w:proofErr w:type="gramStart"/>
      <w:r>
        <w:t>Chứa các lớp đặc thù của lĩnh vực.</w:t>
      </w:r>
      <w:proofErr w:type="gramEnd"/>
      <w:r>
        <w:t xml:space="preserve"> </w:t>
      </w:r>
      <w:proofErr w:type="gramStart"/>
      <w:r>
        <w:t>Đối tượng của các lớp thuộc package này tạo nên domain model</w:t>
      </w:r>
      <w:r w:rsidR="0052144C">
        <w:t xml:space="preserve"> của hệ thống</w:t>
      </w:r>
      <w:r>
        <w:t>.</w:t>
      </w:r>
      <w:proofErr w:type="gramEnd"/>
      <w:r>
        <w:t xml:space="preserve"> </w:t>
      </w:r>
      <w:proofErr w:type="gramStart"/>
      <w:r>
        <w:t>Các đối tượng này thực hiện việc xử lý logic của lĩnh vực.</w:t>
      </w:r>
      <w:proofErr w:type="gramEnd"/>
      <w:r>
        <w:t xml:space="preserve"> </w:t>
      </w:r>
      <w:proofErr w:type="gramStart"/>
      <w:r>
        <w:t>Package này cài đặt tầng domain model, đồng thời cũng là thành phần model của tầng presentation.</w:t>
      </w:r>
      <w:proofErr w:type="gramEnd"/>
    </w:p>
    <w:p w:rsidR="005D0F08" w:rsidRDefault="0058378B" w:rsidP="003C7CC9">
      <w:pPr>
        <w:jc w:val="both"/>
      </w:pPr>
      <w:r>
        <w:rPr>
          <w:b/>
        </w:rPr>
        <w:t>o</w:t>
      </w:r>
      <w:r w:rsidR="005D0F08" w:rsidRPr="00BF5ADA">
        <w:rPr>
          <w:b/>
        </w:rPr>
        <w:t>rg.hcmus.tis.repository</w:t>
      </w:r>
      <w:r w:rsidR="005D0F08">
        <w:t>:</w:t>
      </w:r>
    </w:p>
    <w:p w:rsidR="005D0F08" w:rsidRDefault="005D0F08">
      <w:pPr>
        <w:jc w:val="both"/>
      </w:pPr>
      <w:proofErr w:type="gramStart"/>
      <w:r>
        <w:t>Chứa các lớp làm nhiệm vụ trao đổi dữ liệu giữa chương trình và cơ sở dữ liệu.</w:t>
      </w:r>
      <w:proofErr w:type="gramEnd"/>
      <w:r>
        <w:t xml:space="preserve"> </w:t>
      </w:r>
      <w:proofErr w:type="gramStart"/>
      <w:r>
        <w:t>Package này cài đặt tầng data source.</w:t>
      </w:r>
      <w:proofErr w:type="gramEnd"/>
    </w:p>
    <w:p w:rsidR="005D0F08" w:rsidRDefault="005D0F08" w:rsidP="003C7CC9">
      <w:pPr>
        <w:jc w:val="both"/>
      </w:pPr>
      <w:r w:rsidRPr="0031016D">
        <w:rPr>
          <w:b/>
        </w:rPr>
        <w:t>org.hcmus.tis.dto</w:t>
      </w:r>
      <w:r>
        <w:t>:</w:t>
      </w:r>
    </w:p>
    <w:p w:rsidR="005D0F08" w:rsidRDefault="005D0F08">
      <w:pPr>
        <w:jc w:val="both"/>
      </w:pPr>
      <w:proofErr w:type="gramStart"/>
      <w:r>
        <w:t>Chứa các lớp làm nhiệm vụ bao gói dữ liệu để trả về client.</w:t>
      </w:r>
      <w:proofErr w:type="gramEnd"/>
      <w:r>
        <w:t xml:space="preserve"> </w:t>
      </w:r>
      <w:proofErr w:type="gramStart"/>
      <w:r>
        <w:t>Các đối tượng trong package này sẽ trả về client dưới định dạng json.</w:t>
      </w:r>
      <w:proofErr w:type="gramEnd"/>
    </w:p>
    <w:p w:rsidR="005D0F08" w:rsidRPr="0031016D" w:rsidRDefault="005D0F08" w:rsidP="003C7CC9">
      <w:pPr>
        <w:jc w:val="both"/>
        <w:rPr>
          <w:b/>
        </w:rPr>
      </w:pPr>
      <w:r w:rsidRPr="0031016D">
        <w:rPr>
          <w:b/>
        </w:rPr>
        <w:t>org.hcmus.tis.util</w:t>
      </w:r>
      <w:r w:rsidR="00362566">
        <w:rPr>
          <w:b/>
        </w:rPr>
        <w:t>:</w:t>
      </w:r>
    </w:p>
    <w:p w:rsidR="005D0F08" w:rsidRDefault="005D0F08">
      <w:pPr>
        <w:jc w:val="both"/>
      </w:pPr>
      <w:r>
        <w:t xml:space="preserve">Chứa các lớp hỗ trợ như hỗ trợ gởi mail </w:t>
      </w:r>
      <w:r w:rsidR="00362566">
        <w:t xml:space="preserve">và </w:t>
      </w:r>
      <w:r>
        <w:t>hỗ trợ đọc file</w:t>
      </w:r>
      <w:r w:rsidR="00362566">
        <w:t>.</w:t>
      </w:r>
    </w:p>
    <w:p w:rsidR="005D0F08" w:rsidRDefault="005D0F08" w:rsidP="00683468">
      <w:pPr>
        <w:pStyle w:val="Heading3"/>
      </w:pPr>
      <w:bookmarkStart w:id="308" w:name="_Toc327822223"/>
      <w:bookmarkStart w:id="309" w:name="_Toc327949874"/>
      <w:bookmarkStart w:id="310" w:name="_Toc327868610"/>
      <w:bookmarkStart w:id="311" w:name="_Toc327994107"/>
      <w:bookmarkStart w:id="312" w:name="_Toc328071764"/>
      <w:r>
        <w:t>Các lớp chính trong domain model</w:t>
      </w:r>
      <w:bookmarkEnd w:id="308"/>
      <w:bookmarkEnd w:id="309"/>
      <w:bookmarkEnd w:id="310"/>
      <w:bookmarkEnd w:id="311"/>
      <w:bookmarkEnd w:id="312"/>
    </w:p>
    <w:p w:rsidR="005D0F08" w:rsidRDefault="005D0F08">
      <w:pPr>
        <w:jc w:val="both"/>
      </w:pPr>
      <w:proofErr w:type="gramStart"/>
      <w:r>
        <w:t>Domain model bao gồm các đối tượng được mô hình hóa từ nghiệp vụ thực tế.</w:t>
      </w:r>
      <w:proofErr w:type="gramEnd"/>
      <w:r>
        <w:t xml:space="preserve"> </w:t>
      </w:r>
      <w:proofErr w:type="gramStart"/>
      <w:r>
        <w:t>Các đối tượng này bao gồm cả dữ liệu cũng như quy định của nghiệp vụ thực tế.</w:t>
      </w:r>
      <w:proofErr w:type="gramEnd"/>
      <w:r>
        <w:t xml:space="preserve"> </w:t>
      </w:r>
      <w:proofErr w:type="gramStart"/>
      <w:r>
        <w:t>Các lớp đối tượng trong domain model được chia thành 3 nhóm chính.</w:t>
      </w:r>
      <w:proofErr w:type="gramEnd"/>
      <w:r>
        <w:t xml:space="preserve"> Nhóm </w:t>
      </w:r>
      <w:r w:rsidRPr="00AF5C79">
        <w:rPr>
          <w:i/>
        </w:rPr>
        <w:t xml:space="preserve">quản lý nhóm và dự </w:t>
      </w:r>
      <w:proofErr w:type="gramStart"/>
      <w:r w:rsidRPr="00AF5C79">
        <w:rPr>
          <w:i/>
        </w:rPr>
        <w:lastRenderedPageBreak/>
        <w:t>án</w:t>
      </w:r>
      <w:proofErr w:type="gramEnd"/>
      <w:r>
        <w:rPr>
          <w:i/>
        </w:rPr>
        <w:t xml:space="preserve"> </w:t>
      </w:r>
      <w:r w:rsidRPr="00AF5C79">
        <w:t>bao</w:t>
      </w:r>
      <w:r>
        <w:t xml:space="preserve"> gồm các lớp đối tượng liên quan tới nghiệp vụ quản lý dự án phần mềm và nhóm làm phần mềm. Nhóm </w:t>
      </w:r>
      <w:r w:rsidRPr="00AF5C79">
        <w:rPr>
          <w:i/>
        </w:rPr>
        <w:t>quản lý work item và tương tác</w:t>
      </w:r>
      <w:r>
        <w:t xml:space="preserve"> liên quan tới nghiệp vụ quản lý work item. </w:t>
      </w:r>
      <w:proofErr w:type="gramStart"/>
      <w:r>
        <w:t xml:space="preserve">Work item là </w:t>
      </w:r>
      <w:r w:rsidR="00362566">
        <w:t>đối tượng</w:t>
      </w:r>
      <w:r>
        <w:t xml:space="preserve"> được quan tâm trong dự án.</w:t>
      </w:r>
      <w:proofErr w:type="gramEnd"/>
      <w:r>
        <w:t xml:space="preserve"> Tùy </w:t>
      </w:r>
      <w:proofErr w:type="gramStart"/>
      <w:r>
        <w:t>theo</w:t>
      </w:r>
      <w:proofErr w:type="gramEnd"/>
      <w:r>
        <w:t xml:space="preserve"> dự án có thể có nhiều loại work item khác nhau như như bug </w:t>
      </w:r>
      <w:r w:rsidR="00362566">
        <w:t>và</w:t>
      </w:r>
      <w:r w:rsidR="00BE272F">
        <w:t xml:space="preserve"> </w:t>
      </w:r>
      <w:r>
        <w:t>user story</w:t>
      </w:r>
      <w:r w:rsidR="00362566">
        <w:t>.</w:t>
      </w:r>
      <w:r>
        <w:t xml:space="preserve"> </w:t>
      </w:r>
      <w:proofErr w:type="gramStart"/>
      <w:r>
        <w:t>Bên cạnh đó thì nhóm này cũng thực hiện các xử lý logic liên quan tới việc tương tác giữa các thành viên trong nhóm.</w:t>
      </w:r>
      <w:proofErr w:type="gramEnd"/>
      <w:r>
        <w:t xml:space="preserve"> </w:t>
      </w:r>
      <w:proofErr w:type="gramStart"/>
      <w:r>
        <w:t xml:space="preserve">Nhóm </w:t>
      </w:r>
      <w:r w:rsidRPr="00AF5C79">
        <w:rPr>
          <w:i/>
        </w:rPr>
        <w:t>quản lý lịch</w:t>
      </w:r>
      <w:r>
        <w:rPr>
          <w:i/>
        </w:rPr>
        <w:t xml:space="preserve"> </w:t>
      </w:r>
      <w:r w:rsidRPr="00AF5C79">
        <w:t>liên quan tới việc quản lý</w:t>
      </w:r>
      <w:r>
        <w:rPr>
          <w:i/>
        </w:rPr>
        <w:t xml:space="preserve"> </w:t>
      </w:r>
      <w:r>
        <w:t>sự kiện của từng cá nhân cũng như của cả dự án.</w:t>
      </w:r>
      <w:proofErr w:type="gramEnd"/>
    </w:p>
    <w:p w:rsidR="005D0F08" w:rsidRPr="00382CE6" w:rsidRDefault="005D0F08">
      <w:pPr>
        <w:jc w:val="both"/>
        <w:rPr>
          <w:i/>
        </w:rPr>
      </w:pPr>
      <w:proofErr w:type="gramStart"/>
      <w:r w:rsidRPr="00382CE6">
        <w:rPr>
          <w:i/>
        </w:rPr>
        <w:t xml:space="preserve">Đa số các lớp trong Domain model đều có thuộc tính </w:t>
      </w:r>
      <w:r w:rsidRPr="0071035D">
        <w:rPr>
          <w:i/>
        </w:rPr>
        <w:t>id và version để có thể lưu vô cơ sở dữ liệu và hỗ trợ truy xuất đồng thời.</w:t>
      </w:r>
      <w:proofErr w:type="gramEnd"/>
      <w:r w:rsidRPr="0071035D">
        <w:rPr>
          <w:i/>
        </w:rPr>
        <w:t xml:space="preserve"> Tuy nhi</w:t>
      </w:r>
      <w:r w:rsidRPr="00382CE6">
        <w:rPr>
          <w:i/>
        </w:rPr>
        <w:t xml:space="preserve">ên để dễ </w:t>
      </w:r>
      <w:proofErr w:type="gramStart"/>
      <w:r w:rsidRPr="00382CE6">
        <w:rPr>
          <w:i/>
        </w:rPr>
        <w:t>theo</w:t>
      </w:r>
      <w:proofErr w:type="gramEnd"/>
      <w:r w:rsidRPr="00382CE6">
        <w:rPr>
          <w:i/>
        </w:rPr>
        <w:t xml:space="preserve"> dõi trong các mô hình những thuộc tính này sẽ không được đề cập tới.</w:t>
      </w:r>
    </w:p>
    <w:p w:rsidR="005D0F08" w:rsidRDefault="00C567D7" w:rsidP="00683468">
      <w:pPr>
        <w:pStyle w:val="Heading4"/>
      </w:pPr>
      <w:bookmarkStart w:id="313" w:name="_Toc327822224"/>
      <w:r>
        <w:t xml:space="preserve"> </w:t>
      </w:r>
      <w:bookmarkStart w:id="314" w:name="_Toc327949875"/>
      <w:bookmarkStart w:id="315" w:name="_Toc327868611"/>
      <w:bookmarkStart w:id="316" w:name="_Toc327994108"/>
      <w:bookmarkStart w:id="317" w:name="_Toc328071765"/>
      <w:r w:rsidR="005D0F08">
        <w:t>Quản lý nhóm và dự án:</w:t>
      </w:r>
      <w:bookmarkEnd w:id="313"/>
      <w:bookmarkEnd w:id="314"/>
      <w:bookmarkEnd w:id="315"/>
      <w:bookmarkEnd w:id="316"/>
      <w:bookmarkEnd w:id="317"/>
    </w:p>
    <w:p w:rsidR="005D0F08" w:rsidRPr="00046CD4" w:rsidRDefault="005D0F08">
      <w:pPr>
        <w:jc w:val="both"/>
      </w:pPr>
      <w:r>
        <w:t xml:space="preserve">Mỗi dự </w:t>
      </w:r>
      <w:proofErr w:type="gramStart"/>
      <w:r>
        <w:t>án</w:t>
      </w:r>
      <w:proofErr w:type="gramEnd"/>
      <w:r>
        <w:t xml:space="preserve"> cần phải tham chiếu tới một quy trình phát triển phần mềm. </w:t>
      </w:r>
      <w:r w:rsidR="00D824E2">
        <w:t xml:space="preserve">Tùy thuộc vào quy trình mà dự </w:t>
      </w:r>
      <w:proofErr w:type="gramStart"/>
      <w:r w:rsidR="00D824E2">
        <w:t>án</w:t>
      </w:r>
      <w:proofErr w:type="gramEnd"/>
      <w:r w:rsidR="00D824E2">
        <w:t xml:space="preserve"> sẽ có các loại work item khác nhau. </w:t>
      </w:r>
      <w:r>
        <w:t xml:space="preserve">Dự </w:t>
      </w:r>
      <w:proofErr w:type="gramStart"/>
      <w:r>
        <w:t>án</w:t>
      </w:r>
      <w:proofErr w:type="gramEnd"/>
      <w:r>
        <w:t xml:space="preserve"> có thể thuộc về một lớp học. Trong dự </w:t>
      </w:r>
      <w:proofErr w:type="gramStart"/>
      <w:r>
        <w:t>án</w:t>
      </w:r>
      <w:proofErr w:type="gramEnd"/>
      <w:r>
        <w:t xml:space="preserve"> có thể có các dự án con, hoặc là các giai đoạn nhỏ hơn. Tương ứng với thành viên của dự </w:t>
      </w:r>
      <w:proofErr w:type="gramStart"/>
      <w:r>
        <w:t>án</w:t>
      </w:r>
      <w:proofErr w:type="gramEnd"/>
      <w:r>
        <w:t xml:space="preserve"> ta có các đối tượng thuộc lớp </w:t>
      </w:r>
      <w:r w:rsidRPr="006E1F62">
        <w:rPr>
          <w:i/>
        </w:rPr>
        <w:t>MemberInformation</w:t>
      </w:r>
      <w:r>
        <w:t xml:space="preserve">. Các đối tượng này có chứa tham chiếu tới dự </w:t>
      </w:r>
      <w:proofErr w:type="gramStart"/>
      <w:r>
        <w:t>án</w:t>
      </w:r>
      <w:proofErr w:type="gramEnd"/>
      <w:r>
        <w:t xml:space="preserve">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w:t>
      </w:r>
      <w:proofErr w:type="gramStart"/>
      <w:r>
        <w:t xml:space="preserve">Trong từng role sẽ có danh sách các quyền </w:t>
      </w:r>
      <w:r w:rsidRPr="006E1F62">
        <w:rPr>
          <w:i/>
        </w:rPr>
        <w:t>permissions</w:t>
      </w:r>
      <w:r>
        <w:t xml:space="preserve"> của role.</w:t>
      </w:r>
      <w:proofErr w:type="gramEnd"/>
      <w:r>
        <w:t xml:space="preserve"> </w:t>
      </w:r>
      <w:proofErr w:type="gramStart"/>
      <w:r>
        <w:t>Hệ thống sẽ kiểm tra việc truy cập của người dùng dựa trên quyền này.</w:t>
      </w:r>
      <w:proofErr w:type="gramEnd"/>
    </w:p>
    <w:p w:rsidR="005D0F08" w:rsidRDefault="005D0F08" w:rsidP="00220E04">
      <w:pPr>
        <w:keepNext/>
        <w:jc w:val="center"/>
      </w:pPr>
      <w:r>
        <w:rPr>
          <w:noProof/>
        </w:rPr>
        <w:lastRenderedPageBreak/>
        <w:drawing>
          <wp:inline distT="0" distB="0" distL="0" distR="0" wp14:anchorId="0FE92CE5" wp14:editId="7F6C0D67">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p>
    <w:p w:rsidR="005D0F08" w:rsidRDefault="005D0F08" w:rsidP="00220E04">
      <w:pPr>
        <w:pStyle w:val="Caption"/>
        <w:spacing w:line="360" w:lineRule="auto"/>
        <w:jc w:val="center"/>
      </w:pPr>
      <w:bookmarkStart w:id="318" w:name="_Toc327868445"/>
      <w:bookmarkStart w:id="319" w:name="_Toc328073208"/>
      <w:r>
        <w:t xml:space="preserve">Hình </w:t>
      </w:r>
      <w:fldSimple w:instr=" SEQ Hình \* ARABIC ">
        <w:r w:rsidR="00220E04">
          <w:rPr>
            <w:noProof/>
          </w:rPr>
          <w:t>13</w:t>
        </w:r>
      </w:fldSimple>
      <w:r>
        <w:t xml:space="preserve"> Các lớp chính liên quan tới việc quản lý nhóm và dự án</w:t>
      </w:r>
      <w:bookmarkEnd w:id="318"/>
      <w:bookmarkEnd w:id="319"/>
    </w:p>
    <w:p w:rsidR="005D0F08" w:rsidRDefault="00C567D7" w:rsidP="00683468">
      <w:pPr>
        <w:pStyle w:val="Heading4"/>
      </w:pPr>
      <w:bookmarkStart w:id="320" w:name="_Toc327822225"/>
      <w:r>
        <w:t xml:space="preserve"> </w:t>
      </w:r>
      <w:bookmarkStart w:id="321" w:name="_Toc327949876"/>
      <w:bookmarkStart w:id="322" w:name="_Toc327868612"/>
      <w:bookmarkStart w:id="323" w:name="_Toc327994109"/>
      <w:bookmarkStart w:id="324" w:name="_Toc328071766"/>
      <w:r w:rsidR="005D0F08">
        <w:t>Quản lý work item và tương tác trong nhóm:</w:t>
      </w:r>
      <w:bookmarkEnd w:id="320"/>
      <w:bookmarkEnd w:id="321"/>
      <w:bookmarkEnd w:id="322"/>
      <w:bookmarkEnd w:id="323"/>
      <w:bookmarkEnd w:id="324"/>
    </w:p>
    <w:p w:rsidR="005D0F08" w:rsidRDefault="005D0F08">
      <w:pPr>
        <w:jc w:val="both"/>
      </w:pPr>
      <w:proofErr w:type="gramStart"/>
      <w:r>
        <w:t>Hệ thống hỗ trợ nhiều loại work item.</w:t>
      </w:r>
      <w:proofErr w:type="gramEnd"/>
      <w:r>
        <w:t xml:space="preserve"> Tất cả các work item đều có các thuộc tính </w:t>
      </w:r>
      <w:proofErr w:type="gramStart"/>
      <w:r>
        <w:t>chung</w:t>
      </w:r>
      <w:proofErr w:type="gramEnd"/>
      <w:r>
        <w:t xml:space="preserve"> như title, description, status </w:t>
      </w:r>
      <w:r w:rsidR="00362566">
        <w:t xml:space="preserve">và </w:t>
      </w:r>
      <w:r>
        <w:t>priority</w:t>
      </w:r>
      <w:r w:rsidR="00362566">
        <w:t>.</w:t>
      </w:r>
      <w:r>
        <w:t xml:space="preserve"> Bên cạnh đó thì mỗi loại work item còn có các thuộc tính riêng. </w:t>
      </w:r>
      <w:proofErr w:type="gramStart"/>
      <w:r>
        <w:t>Ví dụ Requirement có thêm thuộc tính risk, difficulty, costToImplement.</w:t>
      </w:r>
      <w:proofErr w:type="gramEnd"/>
      <w:r>
        <w:t xml:space="preserve"> Risk có thêm thuộc tính likelihood, impact.</w:t>
      </w:r>
    </w:p>
    <w:p w:rsidR="00DD760C" w:rsidRDefault="005D0F08">
      <w:pPr>
        <w:keepNext/>
        <w:jc w:val="both"/>
      </w:pPr>
      <w:r>
        <w:t xml:space="preserve">Để giải quyết vấn đề trên, mỗi thuộc tính </w:t>
      </w:r>
      <w:proofErr w:type="gramStart"/>
      <w:r>
        <w:t>chung</w:t>
      </w:r>
      <w:proofErr w:type="gramEnd"/>
      <w:r>
        <w:t xml:space="preserve"> của work item sẽ tương ứng với một thuộc tính trong lớp WorkItem. Tất cả các thuộc tính riêng của work item sẽ được </w:t>
      </w:r>
      <w:r>
        <w:lastRenderedPageBreak/>
        <w:t xml:space="preserve">chuyển thành một chuỗi xml và lưu trong thuộc tính </w:t>
      </w:r>
      <w:r w:rsidRPr="00382CE6">
        <w:rPr>
          <w:i/>
        </w:rPr>
        <w:t>additionalField</w:t>
      </w:r>
      <w:r>
        <w:t xml:space="preserve"> của lớp WorkItem. </w:t>
      </w:r>
      <w:proofErr w:type="gramStart"/>
      <w:r>
        <w:t xml:space="preserve">Lớp WorkItem có phương thức </w:t>
      </w:r>
      <w:r w:rsidRPr="00382CE6">
        <w:rPr>
          <w:i/>
        </w:rPr>
        <w:t>getAdditionFields</w:t>
      </w:r>
      <w:r>
        <w:t xml:space="preserve"> thực hiện việc phân tích chuỗi này và trả về danh sách các thuộc tính riêng của work item.</w:t>
      </w:r>
      <w:proofErr w:type="gramEnd"/>
      <w:r w:rsidR="00800FE2">
        <w:t xml:space="preserve"> </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5D0F08" w:rsidRDefault="00FE7C44">
      <w:pPr>
        <w:keepNext/>
        <w:jc w:val="both"/>
      </w:pPr>
      <w:proofErr w:type="gramStart"/>
      <w:r>
        <w:t>Trong ví dụ</w:t>
      </w:r>
      <w:r w:rsidR="00DD760C">
        <w:t xml:space="preserve"> trên là giá trị trường additionalField của work item.</w:t>
      </w:r>
      <w:proofErr w:type="gramEnd"/>
      <w:r w:rsidR="00DD760C">
        <w:t xml:space="preserve"> Work item đó ngoài các thuộc tính </w:t>
      </w:r>
      <w:proofErr w:type="gramStart"/>
      <w:r w:rsidR="00DD760C">
        <w:t>chung</w:t>
      </w:r>
      <w:proofErr w:type="gramEnd"/>
      <w:r w:rsidR="00DD760C">
        <w:t xml:space="preserve"> còn có thêm thuộc tính </w:t>
      </w:r>
      <w:r w:rsidR="00976CC4">
        <w:t>severity, environment, type với giá trị lần lượt là High, window 7 và null.</w:t>
      </w:r>
    </w:p>
    <w:p w:rsidR="005D0F08" w:rsidRPr="00FC34F8" w:rsidRDefault="005D0F08" w:rsidP="00220E04">
      <w:pPr>
        <w:autoSpaceDE w:val="0"/>
        <w:autoSpaceDN w:val="0"/>
        <w:adjustRightInd w:val="0"/>
        <w:spacing w:before="0" w:after="0"/>
        <w:rPr>
          <w:rFonts w:ascii="Consolas" w:eastAsiaTheme="minorHAnsi" w:hAnsi="Consolas"/>
          <w:color w:val="008080"/>
          <w:sz w:val="24"/>
        </w:rPr>
      </w:pPr>
      <w:r>
        <w:t>Thuộc tính additionalField của lớp WorkItem chỉ lưu giá trị của các thuộc tính riêng, còn các ràng buộc trên thuộc tính riêng như kiểu giá trị, có được phép bằng null hay không, giá trị mặc định được định nghĩa trong</w:t>
      </w:r>
      <w:r w:rsidR="00F16F76">
        <w:t xml:space="preserve"> file mô tả quy trình phát triển</w:t>
      </w:r>
      <w:r>
        <w:t>.</w:t>
      </w:r>
      <w:r w:rsidR="002279CC">
        <w:t xml:space="preserve"> Ví dụ đoạn file xml mô tả loại work item defect</w:t>
      </w:r>
    </w:p>
    <w:p w:rsidR="002279CC" w:rsidRPr="00195CE3" w:rsidRDefault="002279CC" w:rsidP="00220E04">
      <w:pPr>
        <w:autoSpaceDE w:val="0"/>
        <w:autoSpaceDN w:val="0"/>
        <w:adjustRightInd w:val="0"/>
        <w:spacing w:before="0" w:after="0"/>
      </w:pPr>
      <w:r>
        <w:rPr>
          <w:noProof/>
        </w:rPr>
        <w:drawing>
          <wp:inline distT="0" distB="0" distL="0" distR="0" wp14:anchorId="4F578423" wp14:editId="6B750EA6">
            <wp:extent cx="5791835" cy="2713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91835" cy="2713994"/>
                    </a:xfrm>
                    <a:prstGeom prst="rect">
                      <a:avLst/>
                    </a:prstGeom>
                  </pic:spPr>
                </pic:pic>
              </a:graphicData>
            </a:graphic>
          </wp:inline>
        </w:drawing>
      </w:r>
    </w:p>
    <w:p w:rsidR="005D0F08" w:rsidRDefault="005D0F08" w:rsidP="003C7CC9">
      <w:pPr>
        <w:keepNext/>
        <w:jc w:val="both"/>
      </w:pPr>
      <w:r>
        <w:rPr>
          <w:noProof/>
        </w:rPr>
        <w:lastRenderedPageBreak/>
        <w:drawing>
          <wp:inline distT="0" distB="0" distL="0" distR="0" wp14:anchorId="55483EF5" wp14:editId="4FA42DD8">
            <wp:extent cx="5791835" cy="73827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835" cy="7382742"/>
                    </a:xfrm>
                    <a:prstGeom prst="rect">
                      <a:avLst/>
                    </a:prstGeom>
                    <a:noFill/>
                    <a:ln>
                      <a:noFill/>
                    </a:ln>
                  </pic:spPr>
                </pic:pic>
              </a:graphicData>
            </a:graphic>
          </wp:inline>
        </w:drawing>
      </w:r>
    </w:p>
    <w:p w:rsidR="005D0F08" w:rsidRDefault="005D0F08" w:rsidP="00220E04">
      <w:pPr>
        <w:pStyle w:val="Caption"/>
        <w:spacing w:line="360" w:lineRule="auto"/>
        <w:jc w:val="center"/>
      </w:pPr>
      <w:bookmarkStart w:id="325" w:name="_Toc327868446"/>
      <w:bookmarkStart w:id="326" w:name="_Toc328073209"/>
      <w:r>
        <w:t xml:space="preserve">Hình </w:t>
      </w:r>
      <w:fldSimple w:instr=" SEQ Hình \* ARABIC ">
        <w:r w:rsidR="00220E04">
          <w:rPr>
            <w:noProof/>
          </w:rPr>
          <w:t>14</w:t>
        </w:r>
      </w:fldSimple>
      <w:r>
        <w:t xml:space="preserve"> Các lớp chính liên quan tới quản lý work item và tương tác</w:t>
      </w:r>
      <w:bookmarkEnd w:id="325"/>
      <w:bookmarkEnd w:id="326"/>
    </w:p>
    <w:p w:rsidR="005D0F08" w:rsidRDefault="00C567D7" w:rsidP="00683468">
      <w:pPr>
        <w:pStyle w:val="Heading4"/>
      </w:pPr>
      <w:bookmarkStart w:id="327" w:name="_Toc327822226"/>
      <w:r>
        <w:lastRenderedPageBreak/>
        <w:t xml:space="preserve"> </w:t>
      </w:r>
      <w:bookmarkStart w:id="328" w:name="_Toc327949877"/>
      <w:bookmarkStart w:id="329" w:name="_Toc327868613"/>
      <w:bookmarkStart w:id="330" w:name="_Toc327994110"/>
      <w:bookmarkStart w:id="331" w:name="_Toc328071767"/>
      <w:r w:rsidR="005D0F08">
        <w:t>Quản lý lịch</w:t>
      </w:r>
      <w:bookmarkEnd w:id="327"/>
      <w:bookmarkEnd w:id="328"/>
      <w:bookmarkEnd w:id="329"/>
      <w:bookmarkEnd w:id="330"/>
      <w:bookmarkEnd w:id="331"/>
    </w:p>
    <w:p w:rsidR="005D0F08" w:rsidRPr="009F3B93" w:rsidRDefault="005D0F08">
      <w:pPr>
        <w:jc w:val="both"/>
      </w:pPr>
      <w:r>
        <w:t>Mỗi account và project đều có một calendar.  Trong calendar sẽ có nhiều event</w:t>
      </w:r>
      <w:proofErr w:type="gramStart"/>
      <w:r>
        <w:t>,  đồng</w:t>
      </w:r>
      <w:proofErr w:type="gramEnd"/>
      <w:r>
        <w:t xml:space="preserve"> thời một event cũng có thể thuộc nhiều calendar.</w:t>
      </w:r>
    </w:p>
    <w:p w:rsidR="005D0F08" w:rsidRDefault="005D0F08" w:rsidP="003C7CC9">
      <w:pPr>
        <w:keepNext/>
        <w:jc w:val="both"/>
      </w:pPr>
      <w:r>
        <w:rPr>
          <w:noProof/>
        </w:rPr>
        <w:drawing>
          <wp:inline distT="0" distB="0" distL="0" distR="0" wp14:anchorId="5D8332C2" wp14:editId="0D3F1485">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220E04">
      <w:pPr>
        <w:pStyle w:val="Caption"/>
        <w:spacing w:line="360" w:lineRule="auto"/>
        <w:jc w:val="center"/>
      </w:pPr>
      <w:bookmarkStart w:id="332" w:name="_Toc327868447"/>
      <w:bookmarkStart w:id="333" w:name="_Toc328073210"/>
      <w:r>
        <w:t xml:space="preserve">Hình </w:t>
      </w:r>
      <w:fldSimple w:instr=" SEQ Hình \* ARABIC ">
        <w:r w:rsidR="00220E04">
          <w:rPr>
            <w:noProof/>
          </w:rPr>
          <w:t>15</w:t>
        </w:r>
      </w:fldSimple>
      <w:r>
        <w:t xml:space="preserve"> Các lớp chính liên quan tới quản lý lịch</w:t>
      </w:r>
      <w:bookmarkEnd w:id="332"/>
      <w:bookmarkEnd w:id="333"/>
    </w:p>
    <w:p w:rsidR="005D0F08" w:rsidRDefault="005D0F08" w:rsidP="00683468">
      <w:pPr>
        <w:pStyle w:val="Heading3"/>
      </w:pPr>
      <w:bookmarkStart w:id="334" w:name="_Toc327822227"/>
      <w:bookmarkStart w:id="335" w:name="_Toc327949878"/>
      <w:bookmarkStart w:id="336" w:name="_Toc327868614"/>
      <w:bookmarkStart w:id="337" w:name="_Toc327994111"/>
      <w:bookmarkStart w:id="338" w:name="_Toc328071768"/>
      <w:r>
        <w:t>Cơ sở dữ liệu</w:t>
      </w:r>
      <w:bookmarkEnd w:id="334"/>
      <w:bookmarkEnd w:id="335"/>
      <w:bookmarkEnd w:id="336"/>
      <w:bookmarkEnd w:id="337"/>
      <w:bookmarkEnd w:id="338"/>
    </w:p>
    <w:p w:rsidR="005D0F08" w:rsidRDefault="005D0F08">
      <w:pPr>
        <w:jc w:val="both"/>
      </w:pPr>
      <w:proofErr w:type="gramStart"/>
      <w:r>
        <w:t>Hệ thống có cơ sở dữ liệu tương đối giống domain model.</w:t>
      </w:r>
      <w:proofErr w:type="gramEnd"/>
      <w:r>
        <w:t xml:space="preserve"> </w:t>
      </w:r>
      <w:proofErr w:type="gramStart"/>
      <w:r>
        <w:t>Mỗi một lớp trong domain model tương ứng với một bảng trong cơ sở dữ liệu.</w:t>
      </w:r>
      <w:proofErr w:type="gramEnd"/>
      <w:r>
        <w:t xml:space="preserve"> </w:t>
      </w:r>
    </w:p>
    <w:p w:rsidR="005D0F08" w:rsidRDefault="005D0F08">
      <w:pPr>
        <w:jc w:val="both"/>
      </w:pPr>
      <w:proofErr w:type="gramStart"/>
      <w:r>
        <w:t>Trong domain model, Project và Iteration kế thừa từ WorkItemContainer.</w:t>
      </w:r>
      <w:proofErr w:type="gramEnd"/>
      <w:r>
        <w:t xml:space="preserve"> </w:t>
      </w:r>
      <w:proofErr w:type="gramStart"/>
      <w:r>
        <w:t>Trong khi đó, cơ sở dữ liệu quan hệ không hỗ trợ kế thừa.</w:t>
      </w:r>
      <w:proofErr w:type="gramEnd"/>
      <w:r>
        <w:t xml:space="preserve"> </w:t>
      </w:r>
      <w:proofErr w:type="gramStart"/>
      <w:r>
        <w:t>Vấn đề được giải quyết bằng cách sử dụng cách tiếp cận “</w:t>
      </w:r>
      <w:r w:rsidRPr="00AA4DCA">
        <w:rPr>
          <w:b/>
        </w:rPr>
        <w:t>Class Table Inheritance</w:t>
      </w:r>
      <w:r>
        <w:t>”.</w:t>
      </w:r>
      <w:proofErr w:type="gramEnd"/>
      <w:r>
        <w:t xml:space="preserve"> </w:t>
      </w:r>
      <w:proofErr w:type="gramStart"/>
      <w:r>
        <w:t>Với cách tiếp cận này sẽ tạo ra một bảng tương ứng với một lớp trong cây kế thừa.</w:t>
      </w:r>
      <w:proofErr w:type="gramEnd"/>
      <w:r>
        <w:t xml:space="preserve"> Trong bảng của lớp con có khóa ngoại trỏ đến bảng của lớp cha nhằm liên kết các dòng có quan hệ lại với nhau.</w:t>
      </w:r>
    </w:p>
    <w:p w:rsidR="005D0F08" w:rsidRDefault="005D0F08" w:rsidP="00C567D7">
      <w:pPr>
        <w:keepNext/>
        <w:jc w:val="center"/>
      </w:pPr>
      <w:r>
        <w:rPr>
          <w:noProof/>
        </w:rPr>
        <w:lastRenderedPageBreak/>
        <w:drawing>
          <wp:inline distT="0" distB="0" distL="0" distR="0" wp14:anchorId="0007CAE6" wp14:editId="45FF9A38">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264010" cy="3036285"/>
                    </a:xfrm>
                    <a:prstGeom prst="rect">
                      <a:avLst/>
                    </a:prstGeom>
                  </pic:spPr>
                </pic:pic>
              </a:graphicData>
            </a:graphic>
          </wp:inline>
        </w:drawing>
      </w:r>
    </w:p>
    <w:p w:rsidR="005D0F08" w:rsidRDefault="005D0F08" w:rsidP="00220E04">
      <w:pPr>
        <w:pStyle w:val="Caption"/>
        <w:spacing w:line="360" w:lineRule="auto"/>
        <w:jc w:val="center"/>
      </w:pPr>
      <w:bookmarkStart w:id="339" w:name="_Toc327868448"/>
      <w:bookmarkStart w:id="340" w:name="_Toc328073211"/>
      <w:r>
        <w:t xml:space="preserve">Hình </w:t>
      </w:r>
      <w:fldSimple w:instr=" SEQ Hình \* ARABIC ">
        <w:r w:rsidR="00220E04">
          <w:rPr>
            <w:noProof/>
          </w:rPr>
          <w:t>16</w:t>
        </w:r>
      </w:fldSimple>
      <w:r>
        <w:t xml:space="preserve"> </w:t>
      </w:r>
      <w:r w:rsidRPr="00E11CEC">
        <w:t>Class Table Inheritance</w:t>
      </w:r>
      <w:bookmarkEnd w:id="339"/>
      <w:bookmarkEnd w:id="340"/>
    </w:p>
    <w:p w:rsidR="005D0F08" w:rsidRDefault="005D0F08" w:rsidP="00683468">
      <w:pPr>
        <w:pStyle w:val="Heading3"/>
      </w:pPr>
      <w:bookmarkStart w:id="341" w:name="_Toc327822228"/>
      <w:bookmarkStart w:id="342" w:name="_Toc327949879"/>
      <w:bookmarkStart w:id="343" w:name="_Toc327868615"/>
      <w:bookmarkStart w:id="344" w:name="_Toc327994112"/>
      <w:bookmarkStart w:id="345" w:name="_Toc328071769"/>
      <w:r>
        <w:t>Cơ chế bảo mật</w:t>
      </w:r>
      <w:bookmarkEnd w:id="341"/>
      <w:bookmarkEnd w:id="342"/>
      <w:bookmarkEnd w:id="343"/>
      <w:bookmarkEnd w:id="344"/>
      <w:bookmarkEnd w:id="345"/>
    </w:p>
    <w:p w:rsidR="005D0F08" w:rsidRDefault="005D0F08">
      <w:pPr>
        <w:jc w:val="both"/>
      </w:pPr>
      <w:r>
        <w:t>Hệ thống được bảo mật thông qua cơ chế kiểm soát truy cập dựa trên vai trò (role based access control</w:t>
      </w:r>
      <w:proofErr w:type="gramStart"/>
      <w:r>
        <w:t>) .</w:t>
      </w:r>
      <w:proofErr w:type="gramEnd"/>
      <w:r>
        <w:t xml:space="preserve"> </w:t>
      </w:r>
      <w:proofErr w:type="gramStart"/>
      <w:r>
        <w:t>Mỗi người dùng sẽ có các vai trò khác nhau tùy thuộc vào dự án.</w:t>
      </w:r>
      <w:proofErr w:type="gramEnd"/>
      <w:r>
        <w:t xml:space="preserve"> </w:t>
      </w:r>
      <w:proofErr w:type="gramStart"/>
      <w:r>
        <w:t>Mỗi vai trò sẽ được gán quyền (permission).</w:t>
      </w:r>
      <w:proofErr w:type="gramEnd"/>
      <w:r>
        <w:t xml:space="preserve"> </w:t>
      </w:r>
      <w:proofErr w:type="gramStart"/>
      <w:r>
        <w:t>Để thực hiên được tác vụ thì người dùng cần có quyền tương ứng với tác vụ đó.</w:t>
      </w:r>
      <w:proofErr w:type="gramEnd"/>
      <w:r>
        <w:t xml:space="preserve"> Như để xem được thông tin của dự án người dùng cần có quyền “project</w:t>
      </w:r>
      <w:proofErr w:type="gramStart"/>
      <w:r>
        <w:t>:read</w:t>
      </w:r>
      <w:proofErr w:type="gramEnd"/>
      <w:r>
        <w:t xml:space="preserve">”.  </w:t>
      </w:r>
      <w:proofErr w:type="gramStart"/>
      <w:r>
        <w:t>Trong đó “project” là đối tượng đang được thao tác, “read” là hành động được thực hiện trên đối tượng.</w:t>
      </w:r>
      <w:proofErr w:type="gramEnd"/>
    </w:p>
    <w:bookmarkStart w:id="346" w:name="_Toc327868449"/>
    <w:p w:rsidR="00BE272F" w:rsidRDefault="00BE272F" w:rsidP="00C816EF">
      <w:pPr>
        <w:keepNext/>
        <w:jc w:val="center"/>
      </w:pPr>
      <w:r>
        <w:object w:dxaOrig="7224" w:dyaOrig="3399">
          <v:shape id="_x0000_i1040" type="#_x0000_t75" style="width:360.85pt;height:170.15pt" o:ole="">
            <v:imagedata r:id="rId62" o:title=""/>
          </v:shape>
          <o:OLEObject Type="Embed" ProgID="Visio.Drawing.11" ShapeID="_x0000_i1040" DrawAspect="Content" ObjectID="_1401827496" r:id="rId63"/>
        </w:object>
      </w:r>
    </w:p>
    <w:p w:rsidR="005D0F08" w:rsidRDefault="005D0F08" w:rsidP="00220E04">
      <w:pPr>
        <w:pStyle w:val="Caption"/>
        <w:spacing w:line="360" w:lineRule="auto"/>
        <w:jc w:val="center"/>
      </w:pPr>
      <w:bookmarkStart w:id="347" w:name="_Toc328073212"/>
      <w:r>
        <w:t xml:space="preserve">Hình </w:t>
      </w:r>
      <w:fldSimple w:instr=" SEQ Hình \* ARABIC ">
        <w:r w:rsidR="00220E04">
          <w:rPr>
            <w:noProof/>
          </w:rPr>
          <w:t>17</w:t>
        </w:r>
      </w:fldSimple>
      <w:r>
        <w:t xml:space="preserve"> </w:t>
      </w:r>
      <w:bookmarkEnd w:id="346"/>
      <w:r w:rsidR="00A7477F">
        <w:t>Mô hình vai trò của người dùng trong dự án</w:t>
      </w:r>
      <w:bookmarkEnd w:id="347"/>
    </w:p>
    <w:p w:rsidR="00341D1C" w:rsidRDefault="00341D1C" w:rsidP="00683468">
      <w:pPr>
        <w:pStyle w:val="Heading3"/>
        <w:rPr>
          <w:noProof/>
        </w:rPr>
      </w:pPr>
      <w:bookmarkStart w:id="348" w:name="_Toc327949880"/>
      <w:bookmarkStart w:id="349" w:name="_Toc327868616"/>
      <w:bookmarkStart w:id="350" w:name="_Toc327994113"/>
      <w:bookmarkStart w:id="351" w:name="_Toc328071770"/>
      <w:r>
        <w:rPr>
          <w:noProof/>
        </w:rPr>
        <w:t>Thiết kế giao diện</w:t>
      </w:r>
      <w:bookmarkEnd w:id="348"/>
      <w:bookmarkEnd w:id="349"/>
      <w:bookmarkEnd w:id="350"/>
      <w:bookmarkEnd w:id="351"/>
    </w:p>
    <w:p w:rsidR="005D0F08" w:rsidRDefault="00C567D7" w:rsidP="00220E04">
      <w:pPr>
        <w:pStyle w:val="Heading4"/>
      </w:pPr>
      <w:r>
        <w:t xml:space="preserve"> </w:t>
      </w:r>
      <w:bookmarkStart w:id="352" w:name="_Toc327868617"/>
      <w:bookmarkStart w:id="353" w:name="_Toc327949881"/>
      <w:bookmarkStart w:id="354" w:name="_Toc327994114"/>
      <w:bookmarkStart w:id="355" w:name="_Toc328071771"/>
      <w:r w:rsidR="00E3757C">
        <w:t xml:space="preserve">Cấu trúc </w:t>
      </w:r>
      <w:proofErr w:type="gramStart"/>
      <w:r w:rsidR="00E3757C">
        <w:t>chung</w:t>
      </w:r>
      <w:bookmarkEnd w:id="352"/>
      <w:proofErr w:type="gramEnd"/>
      <w:r w:rsidR="00E3757C">
        <w:t xml:space="preserve"> của giao diện</w:t>
      </w:r>
      <w:bookmarkEnd w:id="353"/>
      <w:bookmarkEnd w:id="354"/>
      <w:bookmarkEnd w:id="355"/>
    </w:p>
    <w:p w:rsidR="00E3757C" w:rsidRDefault="00CB689F">
      <w:pPr>
        <w:keepNext/>
        <w:jc w:val="center"/>
      </w:pPr>
      <w:r>
        <w:rPr>
          <w:noProof/>
        </w:rPr>
        <w:drawing>
          <wp:inline distT="0" distB="0" distL="0" distR="0" wp14:anchorId="2AF365AE" wp14:editId="56907B6F">
            <wp:extent cx="5055469" cy="3056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4">
                      <a:extLst>
                        <a:ext uri="{28A0092B-C50C-407E-A947-70E740481C1C}">
                          <a14:useLocalDpi xmlns:a14="http://schemas.microsoft.com/office/drawing/2010/main" val="0"/>
                        </a:ext>
                      </a:extLst>
                    </a:blip>
                    <a:srcRect r="47051" b="67402"/>
                    <a:stretch/>
                  </pic:blipFill>
                  <pic:spPr bwMode="auto">
                    <a:xfrm>
                      <a:off x="0" y="0"/>
                      <a:ext cx="5056612" cy="3056952"/>
                    </a:xfrm>
                    <a:prstGeom prst="rect">
                      <a:avLst/>
                    </a:prstGeom>
                    <a:noFill/>
                    <a:ln>
                      <a:noFill/>
                    </a:ln>
                    <a:extLst>
                      <a:ext uri="{53640926-AAD7-44D8-BBD7-CCE9431645EC}">
                        <a14:shadowObscured xmlns:a14="http://schemas.microsoft.com/office/drawing/2010/main"/>
                      </a:ext>
                    </a:extLst>
                  </pic:spPr>
                </pic:pic>
              </a:graphicData>
            </a:graphic>
          </wp:inline>
        </w:drawing>
      </w:r>
    </w:p>
    <w:p w:rsidR="00206576" w:rsidRDefault="00E3757C" w:rsidP="00220E04">
      <w:pPr>
        <w:pStyle w:val="Caption"/>
        <w:spacing w:line="360" w:lineRule="auto"/>
        <w:jc w:val="center"/>
      </w:pPr>
      <w:bookmarkStart w:id="356" w:name="_Toc328073213"/>
      <w:r>
        <w:t xml:space="preserve">Hình </w:t>
      </w:r>
      <w:fldSimple w:instr=" SEQ Hình \* ARABIC ">
        <w:r w:rsidR="00220E04">
          <w:rPr>
            <w:noProof/>
          </w:rPr>
          <w:t>18</w:t>
        </w:r>
      </w:fldSimple>
      <w:r>
        <w:t xml:space="preserve"> cấu trúc </w:t>
      </w:r>
      <w:proofErr w:type="gramStart"/>
      <w:r>
        <w:t>chung</w:t>
      </w:r>
      <w:proofErr w:type="gramEnd"/>
      <w:r>
        <w:t xml:space="preserve"> của giao diện</w:t>
      </w:r>
      <w:bookmarkEnd w:id="356"/>
    </w:p>
    <w:p w:rsidR="00CB689F" w:rsidRPr="00FC34F8" w:rsidRDefault="00C04A38" w:rsidP="00220E04">
      <w:pPr>
        <w:ind w:left="360"/>
        <w:jc w:val="center"/>
        <w:rPr>
          <w:sz w:val="20"/>
        </w:rPr>
      </w:pPr>
      <w:r>
        <w:t>(1)</w:t>
      </w:r>
      <w:r w:rsidR="00CB689F" w:rsidRPr="00FC34F8">
        <w:rPr>
          <w:sz w:val="20"/>
        </w:rPr>
        <w:t xml:space="preserve">Liên kết tới trang </w:t>
      </w:r>
      <w:r w:rsidR="00CB689F" w:rsidRPr="00EB65C7">
        <w:rPr>
          <w:sz w:val="20"/>
          <w:szCs w:val="20"/>
        </w:rPr>
        <w:t xml:space="preserve">quản lý của </w:t>
      </w:r>
      <w:r w:rsidR="00CB689F" w:rsidRPr="00FC34F8">
        <w:rPr>
          <w:sz w:val="20"/>
        </w:rPr>
        <w:t>admin</w:t>
      </w:r>
      <w:r w:rsidRPr="00EB65C7">
        <w:rPr>
          <w:sz w:val="20"/>
          <w:szCs w:val="20"/>
        </w:rPr>
        <w:t xml:space="preserve">, (2) </w:t>
      </w:r>
      <w:r w:rsidRPr="00FC34F8">
        <w:rPr>
          <w:sz w:val="20"/>
        </w:rPr>
        <w:t xml:space="preserve">Liên kết tới trang </w:t>
      </w:r>
      <w:r w:rsidRPr="00EB65C7">
        <w:rPr>
          <w:sz w:val="20"/>
          <w:szCs w:val="20"/>
        </w:rPr>
        <w:t>home,</w:t>
      </w:r>
    </w:p>
    <w:p w:rsidR="00CB689F" w:rsidRPr="00FC34F8" w:rsidRDefault="00C04A38" w:rsidP="00220E04">
      <w:pPr>
        <w:ind w:left="360"/>
        <w:jc w:val="center"/>
        <w:rPr>
          <w:sz w:val="20"/>
        </w:rPr>
      </w:pPr>
      <w:r w:rsidRPr="00EB65C7">
        <w:rPr>
          <w:sz w:val="20"/>
          <w:szCs w:val="20"/>
        </w:rPr>
        <w:t>(3)</w:t>
      </w:r>
      <w:r w:rsidR="00CB689F" w:rsidRPr="00FC34F8">
        <w:rPr>
          <w:sz w:val="20"/>
        </w:rPr>
        <w:t xml:space="preserve">Tên của người </w:t>
      </w:r>
      <w:r w:rsidRPr="00EB65C7">
        <w:rPr>
          <w:sz w:val="20"/>
          <w:szCs w:val="20"/>
        </w:rPr>
        <w:t>dùng hiên tại, (4) Liên kết cho phép đ</w:t>
      </w:r>
      <w:r w:rsidR="00CB689F" w:rsidRPr="00EB65C7">
        <w:rPr>
          <w:sz w:val="20"/>
          <w:szCs w:val="20"/>
        </w:rPr>
        <w:t>ăng</w:t>
      </w:r>
      <w:r w:rsidR="00CB689F" w:rsidRPr="00FC34F8">
        <w:rPr>
          <w:sz w:val="20"/>
        </w:rPr>
        <w:t xml:space="preserve"> xuất</w:t>
      </w:r>
      <w:r w:rsidRPr="00EB65C7">
        <w:rPr>
          <w:sz w:val="20"/>
          <w:szCs w:val="20"/>
        </w:rPr>
        <w:t>,</w:t>
      </w:r>
    </w:p>
    <w:p w:rsidR="00CB689F" w:rsidRPr="00FC34F8" w:rsidRDefault="00C04A38" w:rsidP="00220E04">
      <w:pPr>
        <w:pStyle w:val="ListParagraph"/>
        <w:jc w:val="center"/>
        <w:rPr>
          <w:sz w:val="20"/>
        </w:rPr>
      </w:pPr>
      <w:r w:rsidRPr="00EB65C7">
        <w:rPr>
          <w:sz w:val="20"/>
          <w:szCs w:val="20"/>
        </w:rPr>
        <w:lastRenderedPageBreak/>
        <w:t>(5)</w:t>
      </w:r>
      <w:r w:rsidR="00CB689F" w:rsidRPr="00FC34F8">
        <w:rPr>
          <w:sz w:val="20"/>
        </w:rPr>
        <w:t>Các tab chức năng</w:t>
      </w:r>
      <w:r w:rsidRPr="00EB65C7">
        <w:rPr>
          <w:sz w:val="20"/>
          <w:szCs w:val="20"/>
        </w:rPr>
        <w:t>, (6)</w:t>
      </w:r>
      <w:r w:rsidR="00C816EF">
        <w:rPr>
          <w:sz w:val="20"/>
          <w:szCs w:val="20"/>
        </w:rPr>
        <w:t xml:space="preserve"> </w:t>
      </w:r>
      <w:r w:rsidR="00CB689F" w:rsidRPr="00FC34F8">
        <w:rPr>
          <w:sz w:val="20"/>
        </w:rPr>
        <w:t xml:space="preserve">Nội dung </w:t>
      </w:r>
      <w:r w:rsidRPr="00EB65C7">
        <w:rPr>
          <w:sz w:val="20"/>
          <w:szCs w:val="20"/>
        </w:rPr>
        <w:t>chính cần hiển thị</w:t>
      </w:r>
    </w:p>
    <w:p w:rsidR="00CB689F" w:rsidRDefault="00CB689F">
      <w:pPr>
        <w:keepNext/>
        <w:jc w:val="center"/>
      </w:pPr>
    </w:p>
    <w:p w:rsidR="00A116D4" w:rsidRDefault="00206576" w:rsidP="00220E04">
      <w:pPr>
        <w:keepNext/>
        <w:jc w:val="both"/>
      </w:pPr>
      <w:r>
        <w:t>Cấu trúc của giao diện bao gồm 4 thành phần chính là phần header, phần menu, phần content và phần footer</w:t>
      </w:r>
      <w:r w:rsidR="00E3757C">
        <w:t>.</w:t>
      </w:r>
    </w:p>
    <w:p w:rsidR="00206576" w:rsidRDefault="00206576" w:rsidP="00220E04">
      <w:pPr>
        <w:keepNext/>
        <w:jc w:val="both"/>
      </w:pPr>
      <w:proofErr w:type="gramStart"/>
      <w:r>
        <w:t xml:space="preserve">Phần </w:t>
      </w:r>
      <w:r w:rsidRPr="00EB65C7">
        <w:rPr>
          <w:i/>
        </w:rPr>
        <w:t>header</w:t>
      </w:r>
      <w:r>
        <w:t xml:space="preserve"> có link cho phép người dùng đăng nhập,</w:t>
      </w:r>
      <w:r w:rsidR="00C816EF">
        <w:t xml:space="preserve"> </w:t>
      </w:r>
      <w:r>
        <w:t xml:space="preserve">đăng xuất và hiển thị </w:t>
      </w:r>
      <w:r w:rsidR="00CB689F">
        <w:t xml:space="preserve">tên </w:t>
      </w:r>
      <w:r>
        <w:t>người dùng đang đăng nhập.</w:t>
      </w:r>
      <w:proofErr w:type="gramEnd"/>
      <w:r>
        <w:t xml:space="preserve"> </w:t>
      </w:r>
      <w:r w:rsidR="00CB689F">
        <w:t xml:space="preserve">Đồng thời </w:t>
      </w:r>
      <w:r>
        <w:t>cũng cho biết vị trí hiện t</w:t>
      </w:r>
      <w:r w:rsidR="00CB689F">
        <w:t>ại của người dùng trong website</w:t>
      </w:r>
      <w:r>
        <w:t xml:space="preserve"> </w:t>
      </w:r>
      <w:r w:rsidR="00CB689F">
        <w:t>và có</w:t>
      </w:r>
      <w:r>
        <w:t xml:space="preserve"> </w:t>
      </w:r>
      <w:r w:rsidR="00FE7C44">
        <w:t>liên kết</w:t>
      </w:r>
      <w:r>
        <w:t xml:space="preserve"> cho phép người dùng chuyển đổi giữa trang </w:t>
      </w:r>
      <w:r w:rsidR="00DD58F0">
        <w:t>nhà</w:t>
      </w:r>
      <w:r>
        <w:t xml:space="preserve"> của người dùng</w:t>
      </w:r>
      <w:proofErr w:type="gramStart"/>
      <w:r>
        <w:t>,  trang</w:t>
      </w:r>
      <w:proofErr w:type="gramEnd"/>
      <w:r>
        <w:t xml:space="preserve"> quản lý của </w:t>
      </w:r>
      <w:r w:rsidR="00DD58F0">
        <w:t>quản trị</w:t>
      </w:r>
      <w:r>
        <w:t xml:space="preserve"> nếu người dùng có quyền </w:t>
      </w:r>
      <w:r w:rsidR="00F67FFC">
        <w:t>quản trị</w:t>
      </w:r>
      <w:r>
        <w:t>.</w:t>
      </w:r>
    </w:p>
    <w:p w:rsidR="00CB689F" w:rsidRDefault="00CB689F" w:rsidP="00220E04">
      <w:pPr>
        <w:keepNext/>
        <w:jc w:val="both"/>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w:t>
      </w:r>
      <w:proofErr w:type="gramStart"/>
      <w:r>
        <w:t xml:space="preserve">Khi người dùng ở trang của project thì sẽ có các tab chức năng là overview, tasks, members, calendar </w:t>
      </w:r>
      <w:r w:rsidR="00A27BC7">
        <w:t>và</w:t>
      </w:r>
      <w:r w:rsidR="00C816EF">
        <w:t xml:space="preserve"> </w:t>
      </w:r>
      <w:r>
        <w:t>settings.</w:t>
      </w:r>
      <w:proofErr w:type="gramEnd"/>
    </w:p>
    <w:p w:rsidR="00FC1A07" w:rsidRDefault="00FC1A07">
      <w:pPr>
        <w:keepNext/>
      </w:pPr>
      <w:r>
        <w:t xml:space="preserve">Phần </w:t>
      </w:r>
      <w:r w:rsidRPr="00EB65C7">
        <w:rPr>
          <w:i/>
        </w:rPr>
        <w:t>content</w:t>
      </w:r>
      <w:r>
        <w:t xml:space="preserve"> </w:t>
      </w:r>
      <w:r w:rsidR="00C04A38">
        <w:t>chứa</w:t>
      </w:r>
      <w:r w:rsidR="00494156">
        <w:t xml:space="preserve"> nội dung chính cần hiển thị. P</w:t>
      </w:r>
      <w:r>
        <w:t xml:space="preserve">hần </w:t>
      </w:r>
      <w:r w:rsidRPr="00EB65C7">
        <w:rPr>
          <w:i/>
        </w:rPr>
        <w:t>footer</w:t>
      </w:r>
      <w:r>
        <w:t xml:space="preserve"> chứa các thông tin </w:t>
      </w:r>
      <w:proofErr w:type="gramStart"/>
      <w:r>
        <w:t>chung</w:t>
      </w:r>
      <w:proofErr w:type="gramEnd"/>
      <w:r>
        <w:t xml:space="preserve"> của hệ thống như tên</w:t>
      </w:r>
      <w:r w:rsidR="008E7119">
        <w:t xml:space="preserve"> hệ thống</w:t>
      </w:r>
      <w:r>
        <w:t>, phiên bản…</w:t>
      </w:r>
    </w:p>
    <w:p w:rsidR="00173A3F" w:rsidRDefault="005540F9" w:rsidP="00683468">
      <w:pPr>
        <w:pStyle w:val="Heading4"/>
      </w:pPr>
      <w:bookmarkStart w:id="357" w:name="_Toc327949882"/>
      <w:bookmarkStart w:id="358" w:name="_Toc327949883"/>
      <w:bookmarkStart w:id="359" w:name="_Toc327949884"/>
      <w:bookmarkStart w:id="360" w:name="_Toc327949885"/>
      <w:bookmarkStart w:id="361" w:name="_Toc327949886"/>
      <w:bookmarkStart w:id="362" w:name="_Toc327949887"/>
      <w:bookmarkStart w:id="363" w:name="_Toc327949888"/>
      <w:bookmarkEnd w:id="357"/>
      <w:bookmarkEnd w:id="358"/>
      <w:bookmarkEnd w:id="359"/>
      <w:bookmarkEnd w:id="360"/>
      <w:bookmarkEnd w:id="361"/>
      <w:bookmarkEnd w:id="362"/>
      <w:bookmarkEnd w:id="363"/>
      <w:r>
        <w:t xml:space="preserve"> </w:t>
      </w:r>
      <w:bookmarkStart w:id="364" w:name="_Toc327868618"/>
      <w:bookmarkStart w:id="365" w:name="_Toc327994115"/>
      <w:bookmarkStart w:id="366" w:name="_Toc328071772"/>
      <w:r w:rsidR="004100D0">
        <w:t>Giao diện</w:t>
      </w:r>
      <w:r>
        <w:t xml:space="preserve"> </w:t>
      </w:r>
      <w:bookmarkEnd w:id="364"/>
      <w:r>
        <w:t>khi người</w:t>
      </w:r>
      <w:r w:rsidR="009F399D">
        <w:t xml:space="preserve"> dùng</w:t>
      </w:r>
      <w:r>
        <w:t xml:space="preserve"> </w:t>
      </w:r>
      <w:r w:rsidR="003F7F74">
        <w:t>ở trang quản lý</w:t>
      </w:r>
      <w:r w:rsidR="00330AD9">
        <w:t xml:space="preserve"> của </w:t>
      </w:r>
      <w:r w:rsidR="00F67FFC">
        <w:t>quản trị</w:t>
      </w:r>
      <w:bookmarkEnd w:id="365"/>
      <w:bookmarkEnd w:id="366"/>
    </w:p>
    <w:p w:rsidR="004100D0" w:rsidRDefault="00173A3F" w:rsidP="004100D0">
      <w:pPr>
        <w:pStyle w:val="ListParagraph"/>
        <w:keepNext/>
        <w:ind w:left="0"/>
        <w:jc w:val="both"/>
      </w:pPr>
      <w:r>
        <w:rPr>
          <w:noProof/>
        </w:rPr>
        <w:lastRenderedPageBreak/>
        <w:drawing>
          <wp:inline distT="0" distB="0" distL="0" distR="0" wp14:anchorId="2A822A03" wp14:editId="5E926E7C">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91835" cy="3573488"/>
                    </a:xfrm>
                    <a:prstGeom prst="rect">
                      <a:avLst/>
                    </a:prstGeom>
                  </pic:spPr>
                </pic:pic>
              </a:graphicData>
            </a:graphic>
          </wp:inline>
        </w:drawing>
      </w:r>
    </w:p>
    <w:p w:rsidR="00173A3F" w:rsidRDefault="004100D0" w:rsidP="00220E04">
      <w:pPr>
        <w:pStyle w:val="Caption"/>
        <w:spacing w:line="360" w:lineRule="auto"/>
        <w:jc w:val="center"/>
      </w:pPr>
      <w:bookmarkStart w:id="367" w:name="_Toc328073214"/>
      <w:r>
        <w:t xml:space="preserve">Hình </w:t>
      </w:r>
      <w:fldSimple w:instr=" SEQ Hình \* ARABIC ">
        <w:r w:rsidR="00220E04">
          <w:rPr>
            <w:noProof/>
          </w:rPr>
          <w:t>19</w:t>
        </w:r>
      </w:fldSimple>
      <w:r>
        <w:t xml:space="preserve"> Giao diện admin</w:t>
      </w:r>
      <w:bookmarkEnd w:id="367"/>
    </w:p>
    <w:p w:rsidR="00AE728D" w:rsidRDefault="00AE728D" w:rsidP="00FC34F8">
      <w:pPr>
        <w:ind w:left="360"/>
      </w:pPr>
    </w:p>
    <w:p w:rsidR="00AE728D" w:rsidRDefault="00AE728D" w:rsidP="00FC34F8">
      <w:pPr>
        <w:ind w:left="360"/>
      </w:pPr>
      <w:proofErr w:type="gramStart"/>
      <w:r>
        <w:t>Trong giao diện trang quản lý của quản trị phần menu có 4 tab.</w:t>
      </w:r>
      <w:proofErr w:type="gramEnd"/>
    </w:p>
    <w:p w:rsidR="00E3757C" w:rsidRDefault="00173A3F" w:rsidP="00FC34F8">
      <w:pPr>
        <w:pStyle w:val="ListParagraph"/>
        <w:numPr>
          <w:ilvl w:val="0"/>
          <w:numId w:val="32"/>
        </w:numPr>
      </w:pPr>
      <w:r w:rsidRPr="00FC34F8">
        <w:rPr>
          <w:b/>
        </w:rPr>
        <w:t>Projects</w:t>
      </w:r>
      <w:r w:rsidR="00E3757C">
        <w:t xml:space="preserve">: </w:t>
      </w:r>
      <w:r>
        <w:t xml:space="preserve">các chức năng liên quan tới quản lý </w:t>
      </w:r>
      <w:r w:rsidR="00E3757C">
        <w:t xml:space="preserve">dự án. </w:t>
      </w:r>
    </w:p>
    <w:p w:rsidR="00173A3F" w:rsidRDefault="00173A3F" w:rsidP="00FC34F8">
      <w:pPr>
        <w:pStyle w:val="ListParagraph"/>
        <w:numPr>
          <w:ilvl w:val="0"/>
          <w:numId w:val="32"/>
        </w:numPr>
      </w:pPr>
      <w:r w:rsidRPr="00FC34F8">
        <w:rPr>
          <w:b/>
        </w:rPr>
        <w:t>Classes</w:t>
      </w:r>
      <w:r w:rsidR="00E3757C">
        <w:t>:</w:t>
      </w:r>
      <w:r>
        <w:t xml:space="preserve"> chức năng liên quan tới quản lý </w:t>
      </w:r>
      <w:r w:rsidR="00E3757C">
        <w:t>lớp học</w:t>
      </w:r>
    </w:p>
    <w:p w:rsidR="00173A3F" w:rsidRDefault="00173A3F" w:rsidP="00FC34F8">
      <w:pPr>
        <w:pStyle w:val="ListParagraph"/>
        <w:numPr>
          <w:ilvl w:val="0"/>
          <w:numId w:val="32"/>
        </w:numPr>
        <w:jc w:val="both"/>
      </w:pPr>
      <w:r w:rsidRPr="00FC34F8">
        <w:rPr>
          <w:b/>
        </w:rPr>
        <w:t>Accounts</w:t>
      </w:r>
      <w:r>
        <w:t xml:space="preserve">: các chức năng liên quan tới quản lý </w:t>
      </w:r>
      <w:r w:rsidR="00E3757C">
        <w:t>tài khoản</w:t>
      </w:r>
      <w:r>
        <w:t>.</w:t>
      </w:r>
    </w:p>
    <w:p w:rsidR="00173A3F" w:rsidRPr="003A5C30" w:rsidRDefault="00173A3F" w:rsidP="00FC34F8">
      <w:pPr>
        <w:pStyle w:val="ListParagraph"/>
        <w:numPr>
          <w:ilvl w:val="0"/>
          <w:numId w:val="32"/>
        </w:numPr>
        <w:jc w:val="both"/>
      </w:pPr>
      <w:r w:rsidRPr="00FC34F8">
        <w:rPr>
          <w:b/>
        </w:rPr>
        <w:t>Processes</w:t>
      </w:r>
      <w:r>
        <w:t xml:space="preserve">: các chức năng liên quan tới quản lý </w:t>
      </w:r>
      <w:r w:rsidR="006D4734">
        <w:t xml:space="preserve">các </w:t>
      </w:r>
      <w:r w:rsidR="00E3757C">
        <w:t>quy trình phát triển</w:t>
      </w:r>
      <w:r w:rsidR="006D4734">
        <w:t xml:space="preserve"> phần mềm.</w:t>
      </w:r>
    </w:p>
    <w:p w:rsidR="005D0F08" w:rsidRDefault="00C567D7" w:rsidP="00683468">
      <w:pPr>
        <w:pStyle w:val="Heading4"/>
      </w:pPr>
      <w:r>
        <w:t xml:space="preserve"> </w:t>
      </w:r>
      <w:bookmarkStart w:id="368" w:name="_Toc327868619"/>
      <w:bookmarkStart w:id="369" w:name="_Toc327994116"/>
      <w:bookmarkStart w:id="370" w:name="_Toc328071773"/>
      <w:r w:rsidR="004100D0">
        <w:t>Giao diện</w:t>
      </w:r>
      <w:r w:rsidR="005D0F08">
        <w:t xml:space="preserve"> </w:t>
      </w:r>
      <w:bookmarkEnd w:id="368"/>
      <w:r w:rsidR="005540F9">
        <w:t xml:space="preserve">khi người dùng ở </w:t>
      </w:r>
      <w:r w:rsidR="00414953">
        <w:t>trang của</w:t>
      </w:r>
      <w:r w:rsidR="005540F9">
        <w:t xml:space="preserve"> </w:t>
      </w:r>
      <w:r w:rsidR="00134A09">
        <w:t>dự án</w:t>
      </w:r>
      <w:bookmarkEnd w:id="369"/>
      <w:bookmarkEnd w:id="370"/>
    </w:p>
    <w:p w:rsidR="004100D0" w:rsidRDefault="000824A4" w:rsidP="004100D0">
      <w:pPr>
        <w:keepNext/>
        <w:jc w:val="center"/>
      </w:pPr>
      <w:r>
        <w:rPr>
          <w:noProof/>
        </w:rPr>
        <w:lastRenderedPageBreak/>
        <w:drawing>
          <wp:inline distT="0" distB="0" distL="0" distR="0" wp14:anchorId="03337F08" wp14:editId="699CFB38">
            <wp:extent cx="5493716" cy="351861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66">
                      <a:extLst>
                        <a:ext uri="{28A0092B-C50C-407E-A947-70E740481C1C}">
                          <a14:useLocalDpi xmlns:a14="http://schemas.microsoft.com/office/drawing/2010/main" val="0"/>
                        </a:ext>
                      </a:extLst>
                    </a:blip>
                    <a:srcRect l="3035" r="2021"/>
                    <a:stretch/>
                  </pic:blipFill>
                  <pic:spPr bwMode="auto">
                    <a:xfrm>
                      <a:off x="0" y="0"/>
                      <a:ext cx="5493597" cy="3518535"/>
                    </a:xfrm>
                    <a:prstGeom prst="rect">
                      <a:avLst/>
                    </a:prstGeom>
                    <a:noFill/>
                    <a:ln>
                      <a:noFill/>
                    </a:ln>
                    <a:extLst>
                      <a:ext uri="{53640926-AAD7-44D8-BBD7-CCE9431645EC}">
                        <a14:shadowObscured xmlns:a14="http://schemas.microsoft.com/office/drawing/2010/main"/>
                      </a:ext>
                    </a:extLst>
                  </pic:spPr>
                </pic:pic>
              </a:graphicData>
            </a:graphic>
          </wp:inline>
        </w:drawing>
      </w:r>
    </w:p>
    <w:p w:rsidR="000824A4" w:rsidRDefault="004100D0" w:rsidP="00220E04">
      <w:pPr>
        <w:pStyle w:val="Caption"/>
        <w:spacing w:line="360" w:lineRule="auto"/>
        <w:jc w:val="center"/>
      </w:pPr>
      <w:bookmarkStart w:id="371" w:name="_Toc328073215"/>
      <w:r>
        <w:t xml:space="preserve">Hình </w:t>
      </w:r>
      <w:fldSimple w:instr=" SEQ Hình \* ARABIC ">
        <w:r w:rsidR="00220E04">
          <w:rPr>
            <w:noProof/>
          </w:rPr>
          <w:t>20</w:t>
        </w:r>
      </w:fldSimple>
      <w:r>
        <w:t xml:space="preserve"> Giao diện project</w:t>
      </w:r>
      <w:bookmarkEnd w:id="371"/>
    </w:p>
    <w:p w:rsidR="00E27E0D" w:rsidRPr="00FC34F8" w:rsidRDefault="00E27E0D" w:rsidP="00FC34F8">
      <w:pPr>
        <w:pStyle w:val="ListParagraph"/>
        <w:numPr>
          <w:ilvl w:val="0"/>
          <w:numId w:val="31"/>
        </w:numPr>
        <w:jc w:val="center"/>
        <w:rPr>
          <w:i/>
          <w:sz w:val="20"/>
        </w:rPr>
      </w:pPr>
      <w:r w:rsidRPr="00FC34F8">
        <w:rPr>
          <w:i/>
          <w:sz w:val="20"/>
        </w:rPr>
        <w:t>Tên project hiện thời</w:t>
      </w:r>
    </w:p>
    <w:p w:rsidR="00117173" w:rsidRPr="000824A4" w:rsidRDefault="00117173" w:rsidP="00EB65C7">
      <w:pPr>
        <w:jc w:val="both"/>
      </w:pPr>
      <w:r>
        <w:t xml:space="preserve">Trong giao diện </w:t>
      </w:r>
      <w:r w:rsidR="004B5FD9">
        <w:t>trang của</w:t>
      </w:r>
      <w:r>
        <w:t xml:space="preserve"> project, phần menu có 6 tab:</w:t>
      </w:r>
    </w:p>
    <w:p w:rsidR="00E27E0D" w:rsidRDefault="00E27E0D" w:rsidP="00FC34F8">
      <w:pPr>
        <w:pStyle w:val="ListParagraph"/>
        <w:numPr>
          <w:ilvl w:val="0"/>
          <w:numId w:val="33"/>
        </w:numPr>
        <w:jc w:val="both"/>
      </w:pPr>
      <w:r w:rsidRPr="00FC34F8">
        <w:rPr>
          <w:b/>
        </w:rPr>
        <w:t>Overview</w:t>
      </w:r>
      <w:r>
        <w:t>: th</w:t>
      </w:r>
      <w:r w:rsidR="00117173">
        <w:t>ô</w:t>
      </w:r>
      <w:r>
        <w:t xml:space="preserve">ng tin </w:t>
      </w:r>
      <w:proofErr w:type="gramStart"/>
      <w:r>
        <w:t>chung</w:t>
      </w:r>
      <w:proofErr w:type="gramEnd"/>
      <w:r>
        <w:t xml:space="preserve"> về project, </w:t>
      </w:r>
      <w:r w:rsidR="00117173">
        <w:t>các tác vụ đã quá hạn</w:t>
      </w:r>
      <w:r>
        <w:t xml:space="preserve">, </w:t>
      </w:r>
      <w:r w:rsidR="00117173">
        <w:t>tác vụ gần tới hạn cuối</w:t>
      </w:r>
      <w:r>
        <w:t xml:space="preserve">, </w:t>
      </w:r>
      <w:r w:rsidR="00117173">
        <w:t>hoạt động gần đây trong dự án.</w:t>
      </w:r>
    </w:p>
    <w:p w:rsidR="00E27E0D" w:rsidRDefault="00E27E0D" w:rsidP="00FC34F8">
      <w:pPr>
        <w:pStyle w:val="ListParagraph"/>
        <w:numPr>
          <w:ilvl w:val="0"/>
          <w:numId w:val="33"/>
        </w:numPr>
        <w:jc w:val="both"/>
      </w:pPr>
      <w:r w:rsidRPr="00FC34F8">
        <w:rPr>
          <w:b/>
        </w:rPr>
        <w:t>Tasks</w:t>
      </w:r>
      <w:r>
        <w:t>: quản lý tác vụ.</w:t>
      </w:r>
    </w:p>
    <w:p w:rsidR="00E27E0D" w:rsidRDefault="00E27E0D" w:rsidP="00FC34F8">
      <w:pPr>
        <w:pStyle w:val="ListParagraph"/>
        <w:numPr>
          <w:ilvl w:val="0"/>
          <w:numId w:val="33"/>
        </w:numPr>
        <w:jc w:val="both"/>
      </w:pPr>
      <w:r w:rsidRPr="00FC34F8">
        <w:rPr>
          <w:b/>
        </w:rPr>
        <w:t>Calendar</w:t>
      </w:r>
      <w:r>
        <w:t>: quản lịch của project.</w:t>
      </w:r>
    </w:p>
    <w:p w:rsidR="00E27E0D" w:rsidRDefault="00E27E0D" w:rsidP="00FC34F8">
      <w:pPr>
        <w:pStyle w:val="ListParagraph"/>
        <w:numPr>
          <w:ilvl w:val="0"/>
          <w:numId w:val="33"/>
        </w:numPr>
        <w:jc w:val="both"/>
      </w:pPr>
      <w:r w:rsidRPr="00FC34F8">
        <w:rPr>
          <w:b/>
        </w:rPr>
        <w:t>Plan</w:t>
      </w:r>
      <w:r>
        <w:t>: quản lý các giai đoạn nhỏ</w:t>
      </w:r>
      <w:r w:rsidR="00117173">
        <w:t xml:space="preserve"> hơn</w:t>
      </w:r>
      <w:r>
        <w:t xml:space="preserve"> trong dự án.</w:t>
      </w:r>
    </w:p>
    <w:p w:rsidR="00E27E0D" w:rsidRDefault="00E27E0D" w:rsidP="00FC34F8">
      <w:pPr>
        <w:pStyle w:val="ListParagraph"/>
        <w:numPr>
          <w:ilvl w:val="0"/>
          <w:numId w:val="33"/>
        </w:numPr>
        <w:jc w:val="both"/>
      </w:pPr>
      <w:r w:rsidRPr="00FC34F8">
        <w:rPr>
          <w:b/>
        </w:rPr>
        <w:t>Members</w:t>
      </w:r>
      <w:r>
        <w:t>: quản lý thành viên của dự án.</w:t>
      </w:r>
    </w:p>
    <w:p w:rsidR="00E27E0D" w:rsidRDefault="00E27E0D" w:rsidP="00FC34F8">
      <w:pPr>
        <w:pStyle w:val="ListParagraph"/>
        <w:numPr>
          <w:ilvl w:val="0"/>
          <w:numId w:val="33"/>
        </w:numPr>
        <w:jc w:val="both"/>
      </w:pPr>
      <w:r w:rsidRPr="00FC34F8">
        <w:rPr>
          <w:b/>
        </w:rPr>
        <w:t>Settings</w:t>
      </w:r>
      <w:r>
        <w:t xml:space="preserve">: </w:t>
      </w:r>
      <w:r w:rsidR="00117173">
        <w:t>thiết đặt các thông tin của dự án.</w:t>
      </w:r>
    </w:p>
    <w:p w:rsidR="005D0F08" w:rsidRDefault="00C567D7" w:rsidP="00683468">
      <w:pPr>
        <w:pStyle w:val="Heading4"/>
      </w:pPr>
      <w:r>
        <w:t xml:space="preserve"> </w:t>
      </w:r>
      <w:bookmarkStart w:id="372" w:name="_Toc327868620"/>
      <w:bookmarkStart w:id="373" w:name="_Toc327949891"/>
      <w:bookmarkStart w:id="374" w:name="_Toc327994117"/>
      <w:bookmarkStart w:id="375" w:name="_Toc328071774"/>
      <w:r w:rsidR="004100D0">
        <w:t>Giao diện</w:t>
      </w:r>
      <w:r w:rsidR="005D0F08">
        <w:t xml:space="preserve"> </w:t>
      </w:r>
      <w:bookmarkEnd w:id="372"/>
      <w:r w:rsidR="00134A09">
        <w:t>nhà người dùng</w:t>
      </w:r>
      <w:bookmarkEnd w:id="373"/>
      <w:bookmarkEnd w:id="374"/>
      <w:bookmarkEnd w:id="375"/>
    </w:p>
    <w:p w:rsidR="004100D0" w:rsidRDefault="000824A4" w:rsidP="004100D0">
      <w:pPr>
        <w:keepNext/>
        <w:jc w:val="both"/>
      </w:pPr>
      <w:r>
        <w:rPr>
          <w:noProof/>
        </w:rPr>
        <w:lastRenderedPageBreak/>
        <w:drawing>
          <wp:inline distT="0" distB="0" distL="0" distR="0" wp14:anchorId="16635260" wp14:editId="7B5BE9B7">
            <wp:extent cx="5791835" cy="3569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91835" cy="3569775"/>
                    </a:xfrm>
                    <a:prstGeom prst="rect">
                      <a:avLst/>
                    </a:prstGeom>
                  </pic:spPr>
                </pic:pic>
              </a:graphicData>
            </a:graphic>
          </wp:inline>
        </w:drawing>
      </w:r>
    </w:p>
    <w:p w:rsidR="000824A4" w:rsidRDefault="004100D0" w:rsidP="00220E04">
      <w:pPr>
        <w:pStyle w:val="Caption"/>
        <w:spacing w:line="360" w:lineRule="auto"/>
        <w:jc w:val="center"/>
      </w:pPr>
      <w:bookmarkStart w:id="376" w:name="_Toc328073216"/>
      <w:r>
        <w:t xml:space="preserve">Hình </w:t>
      </w:r>
      <w:fldSimple w:instr=" SEQ Hình \* ARABIC ">
        <w:r w:rsidR="00220E04">
          <w:rPr>
            <w:noProof/>
          </w:rPr>
          <w:t>21</w:t>
        </w:r>
      </w:fldSimple>
      <w:r>
        <w:t xml:space="preserve"> Giao diện user</w:t>
      </w:r>
      <w:bookmarkEnd w:id="376"/>
    </w:p>
    <w:p w:rsidR="00AE728D" w:rsidRDefault="00AE728D" w:rsidP="00FC34F8">
      <w:pPr>
        <w:ind w:left="360"/>
        <w:jc w:val="both"/>
      </w:pPr>
      <w:proofErr w:type="gramStart"/>
      <w:r>
        <w:t>Trong giao diện trang nhà của người dùng phần menu có 3 tab.</w:t>
      </w:r>
      <w:proofErr w:type="gramEnd"/>
    </w:p>
    <w:p w:rsidR="00E27E0D" w:rsidRDefault="00E27E0D" w:rsidP="00FC34F8">
      <w:pPr>
        <w:pStyle w:val="ListParagraph"/>
        <w:numPr>
          <w:ilvl w:val="0"/>
          <w:numId w:val="34"/>
        </w:numPr>
        <w:jc w:val="both"/>
      </w:pPr>
      <w:r w:rsidRPr="00FC34F8">
        <w:rPr>
          <w:b/>
        </w:rPr>
        <w:t>Dashboad</w:t>
      </w:r>
      <w:r>
        <w:t>: hiển thị thông tin về những hoạt động cần làm của người dùng.</w:t>
      </w:r>
    </w:p>
    <w:p w:rsidR="00E27E0D" w:rsidRDefault="00E27E0D" w:rsidP="00FC34F8">
      <w:pPr>
        <w:pStyle w:val="ListParagraph"/>
        <w:numPr>
          <w:ilvl w:val="0"/>
          <w:numId w:val="34"/>
        </w:numPr>
        <w:jc w:val="both"/>
      </w:pPr>
      <w:r w:rsidRPr="00FC34F8">
        <w:rPr>
          <w:b/>
        </w:rPr>
        <w:t>My Calendar</w:t>
      </w:r>
      <w:r>
        <w:t>: lịch cá nhân của người dùng.</w:t>
      </w:r>
    </w:p>
    <w:p w:rsidR="00991C6C" w:rsidRPr="00991C6C" w:rsidRDefault="00E27E0D" w:rsidP="00FC34F8">
      <w:pPr>
        <w:pStyle w:val="ListParagraph"/>
      </w:pPr>
      <w:r w:rsidRPr="00FC34F8">
        <w:rPr>
          <w:b/>
        </w:rPr>
        <w:t>My Projects</w:t>
      </w:r>
      <w:r>
        <w:t>: danh sách các project mà người dùng tham gia.</w:t>
      </w:r>
    </w:p>
    <w:p w:rsidR="00991C6C" w:rsidRDefault="00991C6C" w:rsidP="00683468">
      <w:pPr>
        <w:pStyle w:val="Heading3"/>
      </w:pPr>
      <w:bookmarkStart w:id="377" w:name="_Toc327949896"/>
      <w:bookmarkStart w:id="378" w:name="_Toc327868627"/>
      <w:bookmarkStart w:id="379" w:name="_Toc327971745"/>
      <w:bookmarkStart w:id="380" w:name="_Toc327994118"/>
      <w:bookmarkStart w:id="381" w:name="_Toc328071775"/>
      <w:r>
        <w:t>Hướng dẫn sử dụng</w:t>
      </w:r>
      <w:bookmarkEnd w:id="377"/>
      <w:bookmarkEnd w:id="378"/>
      <w:bookmarkEnd w:id="379"/>
      <w:bookmarkEnd w:id="380"/>
      <w:bookmarkEnd w:id="381"/>
    </w:p>
    <w:p w:rsidR="006970F7" w:rsidRDefault="006970F7" w:rsidP="003C7CC9">
      <w:pPr>
        <w:jc w:val="both"/>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C567D7" w:rsidRDefault="006970F7" w:rsidP="00C567D7">
      <w:pPr>
        <w:keepNext/>
        <w:jc w:val="center"/>
      </w:pPr>
      <w:r>
        <w:rPr>
          <w:noProof/>
        </w:rPr>
        <w:lastRenderedPageBreak/>
        <w:drawing>
          <wp:inline distT="0" distB="0" distL="0" distR="0" wp14:anchorId="45C95598" wp14:editId="57E57EE9">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153073" cy="1725394"/>
                    </a:xfrm>
                    <a:prstGeom prst="rect">
                      <a:avLst/>
                    </a:prstGeom>
                  </pic:spPr>
                </pic:pic>
              </a:graphicData>
            </a:graphic>
          </wp:inline>
        </w:drawing>
      </w:r>
    </w:p>
    <w:p w:rsidR="006970F7" w:rsidRDefault="00C567D7" w:rsidP="00220E04">
      <w:pPr>
        <w:pStyle w:val="Caption"/>
        <w:spacing w:line="360" w:lineRule="auto"/>
        <w:jc w:val="center"/>
        <w:rPr>
          <w:rFonts w:eastAsiaTheme="majorEastAsia"/>
        </w:rPr>
      </w:pPr>
      <w:bookmarkStart w:id="382" w:name="_Toc327868450"/>
      <w:bookmarkStart w:id="383" w:name="_Toc328073217"/>
      <w:r>
        <w:t xml:space="preserve">Hình </w:t>
      </w:r>
      <w:fldSimple w:instr=" SEQ Hình \* ARABIC ">
        <w:r w:rsidR="00220E04">
          <w:rPr>
            <w:noProof/>
          </w:rPr>
          <w:t>22</w:t>
        </w:r>
      </w:fldSimple>
      <w:r>
        <w:t xml:space="preserve"> Màn hình login</w:t>
      </w:r>
      <w:bookmarkEnd w:id="382"/>
      <w:bookmarkEnd w:id="383"/>
    </w:p>
    <w:p w:rsidR="006970F7" w:rsidRDefault="006970F7" w:rsidP="003C7CC9">
      <w:pPr>
        <w:jc w:val="both"/>
        <w:rPr>
          <w:rFonts w:eastAsiaTheme="majorEastAsia"/>
        </w:rPr>
      </w:pPr>
      <w:r>
        <w:rPr>
          <w:rFonts w:eastAsiaTheme="majorEastAsia"/>
        </w:rPr>
        <w:t xml:space="preserve">Username mặc định ban đầu là </w:t>
      </w:r>
      <w:hyperlink r:id="rId69" w:history="1">
        <w:r w:rsidRPr="005017E3">
          <w:rPr>
            <w:rStyle w:val="Hyperlink"/>
            <w:rFonts w:eastAsiaTheme="majorEastAsia"/>
          </w:rPr>
          <w:t>admin@yahoo.com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6970F7" w:rsidRDefault="006970F7" w:rsidP="003C7CC9">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C567D7" w:rsidRDefault="004F1121" w:rsidP="00C567D7">
      <w:pPr>
        <w:keepNext/>
        <w:jc w:val="both"/>
      </w:pPr>
      <w:r>
        <w:rPr>
          <w:rFonts w:eastAsiaTheme="majorEastAsia"/>
          <w:noProof/>
        </w:rPr>
        <w:drawing>
          <wp:inline distT="0" distB="0" distL="0" distR="0" wp14:anchorId="1CC366D3" wp14:editId="0F4C653A">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C567D7" w:rsidP="00220E04">
      <w:pPr>
        <w:pStyle w:val="Caption"/>
        <w:spacing w:line="360" w:lineRule="auto"/>
        <w:jc w:val="center"/>
        <w:rPr>
          <w:rFonts w:eastAsiaTheme="majorEastAsia"/>
        </w:rPr>
      </w:pPr>
      <w:bookmarkStart w:id="384" w:name="_Toc327868451"/>
      <w:bookmarkStart w:id="385" w:name="_Toc328073218"/>
      <w:r>
        <w:t xml:space="preserve">Hình </w:t>
      </w:r>
      <w:fldSimple w:instr=" SEQ Hình \* ARABIC ">
        <w:r w:rsidR="00220E04">
          <w:rPr>
            <w:noProof/>
          </w:rPr>
          <w:t>23</w:t>
        </w:r>
      </w:fldSimple>
      <w:r>
        <w:t xml:space="preserve"> Màn hình cập nhật tài khoản</w:t>
      </w:r>
      <w:bookmarkEnd w:id="384"/>
      <w:bookmarkEnd w:id="385"/>
    </w:p>
    <w:p w:rsidR="006970F7" w:rsidRDefault="006970F7" w:rsidP="003C7CC9">
      <w:pPr>
        <w:jc w:val="both"/>
        <w:rPr>
          <w:rFonts w:eastAsiaTheme="majorEastAsia"/>
        </w:rPr>
      </w:pPr>
      <w:proofErr w:type="gramStart"/>
      <w:r>
        <w:rPr>
          <w:rFonts w:eastAsiaTheme="majorEastAsia"/>
        </w:rPr>
        <w:t>Admin nên đổi password ngay sau khi đăng nhập lần đầu.</w:t>
      </w:r>
      <w:proofErr w:type="gramEnd"/>
    </w:p>
    <w:p w:rsidR="006970F7" w:rsidRDefault="006970F7" w:rsidP="003C7CC9">
      <w:pPr>
        <w:jc w:val="both"/>
        <w:rPr>
          <w:rFonts w:eastAsiaTheme="majorEastAsia"/>
        </w:rPr>
      </w:pPr>
      <w:r>
        <w:rPr>
          <w:noProof/>
        </w:rPr>
        <w:lastRenderedPageBreak/>
        <w:drawing>
          <wp:inline distT="0" distB="0" distL="0" distR="0" wp14:anchorId="5E2829CD" wp14:editId="45D8876C">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91835" cy="1439296"/>
                    </a:xfrm>
                    <a:prstGeom prst="rect">
                      <a:avLst/>
                    </a:prstGeom>
                  </pic:spPr>
                </pic:pic>
              </a:graphicData>
            </a:graphic>
          </wp:inline>
        </w:drawing>
      </w:r>
    </w:p>
    <w:p w:rsidR="006970F7" w:rsidRDefault="00C567D7" w:rsidP="00683468">
      <w:pPr>
        <w:pStyle w:val="Heading4"/>
      </w:pPr>
      <w:r>
        <w:t xml:space="preserve"> </w:t>
      </w:r>
      <w:bookmarkStart w:id="386" w:name="_Toc327949897"/>
      <w:bookmarkStart w:id="387" w:name="_Toc327868628"/>
      <w:bookmarkStart w:id="388" w:name="_Toc327971746"/>
      <w:bookmarkStart w:id="389" w:name="_Toc327994119"/>
      <w:bookmarkStart w:id="390" w:name="_Toc328071776"/>
      <w:r w:rsidR="006970F7">
        <w:t>Tạo process</w:t>
      </w:r>
      <w:bookmarkEnd w:id="386"/>
      <w:bookmarkEnd w:id="387"/>
      <w:bookmarkEnd w:id="388"/>
      <w:bookmarkEnd w:id="389"/>
      <w:bookmarkEnd w:id="390"/>
    </w:p>
    <w:p w:rsidR="006970F7" w:rsidRDefault="006970F7" w:rsidP="003C7CC9">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 xml:space="preserve">Bởi proccess là điều kiện đầu tiên trước khi tạo các </w:t>
      </w:r>
      <w:r w:rsidR="004F1121">
        <w:rPr>
          <w:rFonts w:eastAsiaTheme="majorEastAsia"/>
        </w:rPr>
        <w:t>project.</w:t>
      </w:r>
      <w:proofErr w:type="gramEnd"/>
      <w:r w:rsidR="004F1121">
        <w:rPr>
          <w:rFonts w:eastAsiaTheme="majorEastAsia"/>
        </w:rPr>
        <w:t xml:space="preserve"> Click vào link admin trên thanh menu để chuyển sang màn hình admin.</w:t>
      </w:r>
    </w:p>
    <w:p w:rsidR="004F1121" w:rsidRDefault="004F1121" w:rsidP="003C7CC9">
      <w:pPr>
        <w:jc w:val="both"/>
        <w:rPr>
          <w:rFonts w:eastAsiaTheme="majorEastAsia"/>
        </w:rPr>
      </w:pPr>
      <w:r>
        <w:rPr>
          <w:rFonts w:eastAsiaTheme="majorEastAsia"/>
          <w:noProof/>
        </w:rPr>
        <w:drawing>
          <wp:inline distT="0" distB="0" distL="0" distR="0" wp14:anchorId="1ED00DEE" wp14:editId="2EB3392E">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3C7CC9">
      <w:pPr>
        <w:jc w:val="both"/>
        <w:rPr>
          <w:rFonts w:eastAsiaTheme="majorEastAsia"/>
        </w:rPr>
      </w:pPr>
      <w:proofErr w:type="gramStart"/>
      <w:r>
        <w:rPr>
          <w:rFonts w:eastAsiaTheme="majorEastAsia"/>
        </w:rPr>
        <w:t>Sau khi đã ở màn hình admin.</w:t>
      </w:r>
      <w:proofErr w:type="gramEnd"/>
      <w:r>
        <w:rPr>
          <w:rFonts w:eastAsiaTheme="majorEastAsia"/>
        </w:rPr>
        <w:t xml:space="preserve"> Chuyển sang tab Processes để tạo processes mới.</w:t>
      </w:r>
    </w:p>
    <w:p w:rsidR="004F1121" w:rsidRDefault="004F1121" w:rsidP="003C7CC9">
      <w:pPr>
        <w:jc w:val="both"/>
        <w:rPr>
          <w:rFonts w:eastAsiaTheme="majorEastAsia"/>
        </w:rPr>
      </w:pPr>
      <w:r>
        <w:rPr>
          <w:rFonts w:eastAsiaTheme="majorEastAsia"/>
          <w:noProof/>
        </w:rPr>
        <w:drawing>
          <wp:inline distT="0" distB="0" distL="0" distR="0" wp14:anchorId="2CA56BC2" wp14:editId="6123C758">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 xml:space="preserve">Click button </w:t>
      </w:r>
      <w:proofErr w:type="gramStart"/>
      <w:r w:rsidRPr="00220E04">
        <w:rPr>
          <w:rFonts w:eastAsiaTheme="majorEastAsia"/>
          <w:i/>
        </w:rPr>
        <w:t>New</w:t>
      </w:r>
      <w:proofErr w:type="gramEnd"/>
      <w:r>
        <w:rPr>
          <w:rFonts w:eastAsiaTheme="majorEastAsia"/>
        </w:rPr>
        <w:t xml:space="preserve"> để thực hiện tác vụ tạo mới process.</w:t>
      </w:r>
    </w:p>
    <w:p w:rsidR="004F1121" w:rsidRDefault="004F1121" w:rsidP="003C7CC9">
      <w:pPr>
        <w:jc w:val="both"/>
        <w:rPr>
          <w:rFonts w:eastAsiaTheme="majorEastAsia"/>
        </w:rPr>
      </w:pPr>
      <w:r>
        <w:rPr>
          <w:noProof/>
        </w:rPr>
        <w:lastRenderedPageBreak/>
        <w:drawing>
          <wp:inline distT="0" distB="0" distL="0" distR="0" wp14:anchorId="739B55D4" wp14:editId="2938943D">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91835" cy="871869"/>
                    </a:xfrm>
                    <a:prstGeom prst="rect">
                      <a:avLst/>
                    </a:prstGeom>
                  </pic:spPr>
                </pic:pic>
              </a:graphicData>
            </a:graphic>
          </wp:inline>
        </w:drawing>
      </w:r>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7A576E" w:rsidRDefault="00C567D7" w:rsidP="00683468">
      <w:pPr>
        <w:pStyle w:val="Heading4"/>
      </w:pPr>
      <w:r>
        <w:t xml:space="preserve"> </w:t>
      </w:r>
      <w:bookmarkStart w:id="391" w:name="_Toc327949898"/>
      <w:bookmarkStart w:id="392" w:name="_Toc327868629"/>
      <w:bookmarkStart w:id="393" w:name="_Toc327971747"/>
      <w:bookmarkStart w:id="394" w:name="_Toc327994120"/>
      <w:bookmarkStart w:id="395" w:name="_Toc328071777"/>
      <w:r w:rsidR="007A576E">
        <w:t>Quản lý project</w:t>
      </w:r>
      <w:bookmarkEnd w:id="391"/>
      <w:bookmarkEnd w:id="392"/>
      <w:bookmarkEnd w:id="393"/>
      <w:bookmarkEnd w:id="394"/>
      <w:bookmarkEnd w:id="395"/>
    </w:p>
    <w:p w:rsidR="007A576E" w:rsidRDefault="007A576E" w:rsidP="003C7CC9">
      <w:pPr>
        <w:jc w:val="both"/>
        <w:rPr>
          <w:rFonts w:eastAsiaTheme="majorEastAsia"/>
        </w:rPr>
      </w:pPr>
      <w:r>
        <w:rPr>
          <w:rFonts w:eastAsiaTheme="majorEastAsia"/>
        </w:rPr>
        <w:t>Click vào tên project hoặc check project và chọn Goto để chuyển tới giao diện quản lý project.</w:t>
      </w:r>
    </w:p>
    <w:p w:rsidR="007A576E" w:rsidRDefault="007A576E" w:rsidP="003C7CC9">
      <w:pPr>
        <w:jc w:val="both"/>
        <w:rPr>
          <w:rFonts w:eastAsiaTheme="majorEastAsia"/>
        </w:rPr>
      </w:pPr>
      <w:r>
        <w:rPr>
          <w:rFonts w:eastAsiaTheme="majorEastAsia"/>
          <w:noProof/>
        </w:rPr>
        <w:drawing>
          <wp:inline distT="0" distB="0" distL="0" distR="0" wp14:anchorId="7A9BA320" wp14:editId="3FCE00F4">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3C7CC9">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3C7CC9">
      <w:pPr>
        <w:jc w:val="both"/>
        <w:rPr>
          <w:rFonts w:eastAsiaTheme="majorEastAsia"/>
        </w:rPr>
      </w:pPr>
      <w:r>
        <w:rPr>
          <w:noProof/>
        </w:rPr>
        <w:lastRenderedPageBreak/>
        <w:drawing>
          <wp:inline distT="0" distB="0" distL="0" distR="0" wp14:anchorId="5D0773EB" wp14:editId="01F6F211">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91835" cy="3564255"/>
                    </a:xfrm>
                    <a:prstGeom prst="rect">
                      <a:avLst/>
                    </a:prstGeom>
                  </pic:spPr>
                </pic:pic>
              </a:graphicData>
            </a:graphic>
          </wp:inline>
        </w:drawing>
      </w:r>
    </w:p>
    <w:p w:rsidR="007A576E" w:rsidRDefault="007A576E" w:rsidP="003C7CC9">
      <w:pPr>
        <w:jc w:val="both"/>
        <w:rPr>
          <w:rFonts w:eastAsiaTheme="majorEastAsia"/>
        </w:rPr>
      </w:pPr>
      <w:r>
        <w:rPr>
          <w:rFonts w:eastAsiaTheme="majorEastAsia"/>
        </w:rPr>
        <w:t xml:space="preserve">Admin sẽ thêm thành viên của project tại tab Members. </w:t>
      </w:r>
      <w:proofErr w:type="gramStart"/>
      <w:r>
        <w:rPr>
          <w:rFonts w:eastAsiaTheme="majorEastAsia"/>
        </w:rPr>
        <w:t>Chỉ có thành viên đã được thêm vào project thì mới có thể tạo thao tác tại tab Tasks</w:t>
      </w:r>
      <w:r w:rsidR="002567D4">
        <w:rPr>
          <w:rFonts w:eastAsiaTheme="majorEastAsia"/>
        </w:rPr>
        <w:t>.</w:t>
      </w:r>
      <w:proofErr w:type="gramEnd"/>
    </w:p>
    <w:p w:rsidR="002567D4" w:rsidRDefault="002567D4" w:rsidP="003C7CC9">
      <w:pPr>
        <w:jc w:val="both"/>
        <w:rPr>
          <w:rFonts w:eastAsiaTheme="majorEastAsia"/>
        </w:rPr>
      </w:pPr>
      <w:r>
        <w:rPr>
          <w:noProof/>
        </w:rPr>
        <w:lastRenderedPageBreak/>
        <w:drawing>
          <wp:inline distT="0" distB="0" distL="0" distR="0" wp14:anchorId="79B114AB" wp14:editId="1972E18E">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91835" cy="3576582"/>
                    </a:xfrm>
                    <a:prstGeom prst="rect">
                      <a:avLst/>
                    </a:prstGeom>
                  </pic:spPr>
                </pic:pic>
              </a:graphicData>
            </a:graphic>
          </wp:inline>
        </w:drawing>
      </w:r>
    </w:p>
    <w:p w:rsidR="002567D4" w:rsidRDefault="002567D4" w:rsidP="003C7CC9">
      <w:pPr>
        <w:jc w:val="both"/>
        <w:rPr>
          <w:rFonts w:eastAsiaTheme="majorEastAsia"/>
        </w:rPr>
      </w:pPr>
      <w:r>
        <w:rPr>
          <w:rFonts w:eastAsiaTheme="majorEastAsia"/>
        </w:rPr>
        <w:t xml:space="preserve">Thành viên sẽ xem và tạo lịch 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7A576E" w:rsidRPr="007A576E" w:rsidRDefault="002567D4" w:rsidP="003C7CC9">
      <w:pPr>
        <w:jc w:val="both"/>
        <w:rPr>
          <w:rFonts w:eastAsiaTheme="majorEastAsia"/>
        </w:rPr>
      </w:pPr>
      <w:r>
        <w:rPr>
          <w:noProof/>
        </w:rPr>
        <w:lastRenderedPageBreak/>
        <w:drawing>
          <wp:inline distT="0" distB="0" distL="0" distR="0" wp14:anchorId="6743D189" wp14:editId="2FCA6384">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91835" cy="3674969"/>
                    </a:xfrm>
                    <a:prstGeom prst="rect">
                      <a:avLst/>
                    </a:prstGeom>
                  </pic:spPr>
                </pic:pic>
              </a:graphicData>
            </a:graphic>
          </wp:inline>
        </w:drawing>
      </w:r>
    </w:p>
    <w:p w:rsidR="005D6542" w:rsidRDefault="00BF3BA6" w:rsidP="003C7CC9">
      <w:pPr>
        <w:jc w:val="both"/>
      </w:pPr>
      <w:r>
        <w:br w:type="page"/>
      </w:r>
    </w:p>
    <w:p w:rsidR="007746F5" w:rsidRDefault="00471996" w:rsidP="00220E04">
      <w:pPr>
        <w:pStyle w:val="Heading1"/>
      </w:pPr>
      <w:bookmarkStart w:id="396" w:name="_Toc326077695"/>
      <w:bookmarkStart w:id="397" w:name="_Toc327121439"/>
      <w:bookmarkStart w:id="398" w:name="_Toc327949899"/>
      <w:bookmarkStart w:id="399" w:name="_Toc327868630"/>
      <w:bookmarkStart w:id="400" w:name="_Toc327971748"/>
      <w:bookmarkStart w:id="401" w:name="_Toc327994121"/>
      <w:bookmarkStart w:id="402" w:name="_Toc328071778"/>
      <w:r>
        <w:lastRenderedPageBreak/>
        <w:t>KẾT LUẬN</w:t>
      </w:r>
      <w:bookmarkEnd w:id="396"/>
      <w:bookmarkEnd w:id="397"/>
      <w:bookmarkEnd w:id="398"/>
      <w:bookmarkEnd w:id="399"/>
      <w:bookmarkEnd w:id="400"/>
      <w:bookmarkEnd w:id="401"/>
      <w:bookmarkEnd w:id="402"/>
    </w:p>
    <w:p w:rsidR="00C816EF" w:rsidRDefault="00CB6155" w:rsidP="00C816EF">
      <w:pPr>
        <w:spacing w:before="0" w:after="200"/>
        <w:jc w:val="both"/>
      </w:pPr>
      <w:proofErr w:type="gramStart"/>
      <w:r>
        <w:t>Qua quá trình tìm hiểu về một số hệ thống hỗ trợ tương tác sẵn có, tìm hiểu vể các quy trình xây dựng phần mềm, chúng em đã hoàn thành đề</w:t>
      </w:r>
      <w:r w:rsidR="00B46E37">
        <w:t xml:space="preserve"> tà</w:t>
      </w:r>
      <w:r>
        <w:t>i “Xây dựng hệ thống</w:t>
      </w:r>
      <w:r w:rsidR="005B3472">
        <w:t xml:space="preserve"> quản lý</w:t>
      </w:r>
      <w:r>
        <w:t xml:space="preserve"> tương tác”</w:t>
      </w:r>
      <w:r w:rsidR="008C37BC">
        <w:t>.</w:t>
      </w:r>
      <w:proofErr w:type="gramEnd"/>
      <w:r w:rsidR="0016593E">
        <w:t xml:space="preserve"> </w:t>
      </w:r>
      <w:proofErr w:type="gramStart"/>
      <w:r w:rsidR="000A3FA5">
        <w:t>Hệ thống có thể hỗ trợ sinh viên và giáo viên trong quá trình thực hiện đồ án</w:t>
      </w:r>
      <w:r w:rsidR="00C0520A">
        <w:t>.</w:t>
      </w:r>
      <w:proofErr w:type="gramEnd"/>
      <w:r w:rsidR="001C708B">
        <w:t xml:space="preserve"> </w:t>
      </w:r>
    </w:p>
    <w:p w:rsidR="00C816EF" w:rsidRDefault="0016593E" w:rsidP="00220E04">
      <w:pPr>
        <w:spacing w:before="0" w:after="200"/>
        <w:jc w:val="both"/>
      </w:pPr>
      <w:r w:rsidRPr="00220E04">
        <w:t>Một là</w:t>
      </w:r>
      <w:r>
        <w:t xml:space="preserve"> sinh viên viên có thể tham gia vào</w:t>
      </w:r>
      <w:r w:rsidR="00D640F4">
        <w:t xml:space="preserve"> các dự </w:t>
      </w:r>
      <w:proofErr w:type="gramStart"/>
      <w:r w:rsidR="00D640F4">
        <w:t>án</w:t>
      </w:r>
      <w:proofErr w:type="gramEnd"/>
      <w:r w:rsidR="00D640F4">
        <w:t xml:space="preserve"> phát triển phần mềm. Có thể tạo và </w:t>
      </w:r>
      <w:proofErr w:type="gramStart"/>
      <w:r w:rsidR="00D640F4">
        <w:t>theo</w:t>
      </w:r>
      <w:proofErr w:type="gramEnd"/>
      <w:r w:rsidR="00D640F4">
        <w:t xml:space="preserve"> dõi các vấn đề trong dự án.</w:t>
      </w:r>
    </w:p>
    <w:p w:rsidR="00C816EF" w:rsidRDefault="00D640F4" w:rsidP="00220E04">
      <w:pPr>
        <w:spacing w:before="0" w:after="200"/>
        <w:jc w:val="both"/>
      </w:pPr>
      <w:proofErr w:type="gramStart"/>
      <w:r w:rsidRPr="00220E04">
        <w:t>Hai</w:t>
      </w:r>
      <w:r w:rsidR="0016593E" w:rsidRPr="00220E04">
        <w:t xml:space="preserve"> là</w:t>
      </w:r>
      <w:r w:rsidR="0016593E">
        <w:t xml:space="preserve"> hỗ trợ sinh viên tương tác với nhau trong quá trình thực hiện</w:t>
      </w:r>
      <w:r>
        <w:t>, không cần phải phải gặp mặt trực tiếp.</w:t>
      </w:r>
      <w:proofErr w:type="gramEnd"/>
      <w:r>
        <w:t xml:space="preserve"> </w:t>
      </w:r>
      <w:proofErr w:type="gramStart"/>
      <w:r>
        <w:t>Giảm thời gian và chi phí đi lại.</w:t>
      </w:r>
      <w:proofErr w:type="gramEnd"/>
    </w:p>
    <w:p w:rsidR="00C816EF" w:rsidRDefault="00D640F4" w:rsidP="00220E04">
      <w:pPr>
        <w:spacing w:before="0" w:after="200"/>
        <w:jc w:val="both"/>
      </w:pPr>
      <w:r w:rsidRPr="00220E04">
        <w:t>Ba là</w:t>
      </w:r>
      <w:r>
        <w:t xml:space="preserve"> hỗ trợ lên kế hoạch cho sự kiện của dự án như lên họp nhóm, đi chơi</w:t>
      </w:r>
      <w:proofErr w:type="gramStart"/>
      <w:r w:rsidR="001C708B">
        <w:t>,..</w:t>
      </w:r>
      <w:r>
        <w:t>.</w:t>
      </w:r>
      <w:proofErr w:type="gramEnd"/>
      <w:r w:rsidR="0060140C">
        <w:t xml:space="preserve"> </w:t>
      </w:r>
      <w:proofErr w:type="gramStart"/>
      <w:r w:rsidR="0060140C">
        <w:t>Việc này đặc</w:t>
      </w:r>
      <w:r w:rsidR="000A3FA5">
        <w:t xml:space="preserve"> biệt quan trong đối với sinh viên nhằm giảm thiểu việc xung đột về thời gian rảnh giữa các thành viên trong nhóm.</w:t>
      </w:r>
      <w:proofErr w:type="gramEnd"/>
    </w:p>
    <w:p w:rsidR="005B3472" w:rsidRDefault="001C708B" w:rsidP="00220E04">
      <w:pPr>
        <w:spacing w:before="0" w:after="200"/>
        <w:jc w:val="both"/>
      </w:pPr>
      <w:r w:rsidRPr="00220E04">
        <w:t>B</w:t>
      </w:r>
      <w:r w:rsidR="00FC34F8" w:rsidRPr="00220E04">
        <w:t>ốn</w:t>
      </w:r>
      <w:r w:rsidR="008B2DD2" w:rsidRPr="00220E04">
        <w:t xml:space="preserve"> là</w:t>
      </w:r>
      <w:r w:rsidR="008B2DD2">
        <w:t xml:space="preserve"> h</w:t>
      </w:r>
      <w:r w:rsidR="000A0883">
        <w:t xml:space="preserve">ỗ trợ cho giảng viên trong quản lý các nhóm trong lớp, phân chia nhóm, phân chia dự án, </w:t>
      </w:r>
      <w:proofErr w:type="gramStart"/>
      <w:r w:rsidR="000A0883">
        <w:t>theo</w:t>
      </w:r>
      <w:proofErr w:type="gramEnd"/>
      <w:r w:rsidR="000A0883">
        <w:t xml:space="preserve"> dõi, quản lý tiến độ thực hiện dự án của các nhóm, kịp thời điều chỉnh, hỗ trợ kịp thời nếu cần thiết.</w:t>
      </w:r>
    </w:p>
    <w:p w:rsidR="00C816EF" w:rsidRDefault="008B2DD2" w:rsidP="00C816EF">
      <w:pPr>
        <w:spacing w:before="0" w:after="200"/>
        <w:jc w:val="both"/>
      </w:pPr>
      <w:proofErr w:type="gramStart"/>
      <w:r>
        <w:t>Tuy nhiên, do xây dựng trong một thời gian ngắn</w:t>
      </w:r>
      <w:r w:rsidR="001C708B">
        <w:t>, hệ thống vẫn còn nhiều vấn đề.</w:t>
      </w:r>
      <w:proofErr w:type="gramEnd"/>
    </w:p>
    <w:p w:rsidR="00C816EF" w:rsidRDefault="001C708B" w:rsidP="00220E04">
      <w:pPr>
        <w:spacing w:before="0" w:after="200"/>
        <w:jc w:val="both"/>
      </w:pPr>
      <w:proofErr w:type="gramStart"/>
      <w:r w:rsidRPr="00220E04">
        <w:t>Một là</w:t>
      </w:r>
      <w:r>
        <w:t xml:space="preserve"> chưa kiểm tra một cách đầy đủ các chức năng đã cài </w:t>
      </w:r>
      <w:r w:rsidR="00BE272F">
        <w:t>đặt</w:t>
      </w:r>
      <w:r>
        <w:t>.</w:t>
      </w:r>
      <w:proofErr w:type="gramEnd"/>
      <w:r>
        <w:t xml:space="preserve"> Do đó có thể có những lỗi chưa được phát hiện trong quá trình phát triển.</w:t>
      </w:r>
    </w:p>
    <w:p w:rsidR="00C816EF" w:rsidRDefault="001C708B" w:rsidP="00220E04">
      <w:pPr>
        <w:spacing w:before="0" w:after="200"/>
        <w:jc w:val="both"/>
      </w:pPr>
      <w:r w:rsidRPr="00220E04">
        <w:t>Hai là</w:t>
      </w:r>
      <w:r>
        <w:t xml:space="preserve"> các yêu cầu phi chức năng như hiệu năng, độ tin cậy của hệ thống, tính tiện dụng của giao diện vẫn chưa được kiểm tra, đánh giá.</w:t>
      </w:r>
    </w:p>
    <w:p w:rsidR="008B2DD2" w:rsidRPr="00220E04" w:rsidRDefault="001C708B" w:rsidP="00220E04">
      <w:pPr>
        <w:spacing w:before="0" w:after="200"/>
        <w:jc w:val="both"/>
        <w:rPr>
          <w:rFonts w:eastAsiaTheme="majorEastAsia"/>
        </w:rPr>
      </w:pPr>
      <w:r w:rsidRPr="00220E04">
        <w:t>Ba</w:t>
      </w:r>
      <w:r w:rsidR="008B2DD2" w:rsidRPr="00220E04">
        <w:t xml:space="preserve"> là</w:t>
      </w:r>
      <w:r w:rsidR="008D2B01">
        <w:t xml:space="preserve"> các tính năng vẫn chưa hoàn toàn đầy đủ</w:t>
      </w:r>
      <w:r>
        <w:t xml:space="preserve"> như</w:t>
      </w:r>
      <w:r w:rsidR="008D2B01">
        <w:t xml:space="preserve"> chưa tự động xếp lịch cho dự án</w:t>
      </w:r>
      <w:r>
        <w:t>,</w:t>
      </w:r>
      <w:r w:rsidR="008D2B01">
        <w:t xml:space="preserve"> chưa có các tính năng </w:t>
      </w:r>
      <w:r>
        <w:t xml:space="preserve">thực hiện khảo sát trong nhóm </w:t>
      </w:r>
      <w:r w:rsidR="00541F96">
        <w:t xml:space="preserve">và </w:t>
      </w:r>
      <w:r>
        <w:t>chưa có wiki của dự án</w:t>
      </w:r>
      <w:r w:rsidR="00541F96">
        <w:t>.</w:t>
      </w:r>
    </w:p>
    <w:p w:rsidR="000A0883" w:rsidRDefault="000A0883" w:rsidP="00220E04">
      <w:pPr>
        <w:spacing w:before="0" w:after="200"/>
        <w:jc w:val="both"/>
        <w:rPr>
          <w:rFonts w:eastAsiaTheme="majorEastAsia"/>
          <w:b/>
          <w:bCs/>
          <w:color w:val="000000" w:themeColor="text1"/>
          <w:sz w:val="28"/>
          <w:szCs w:val="28"/>
        </w:rPr>
      </w:pPr>
      <w:bookmarkStart w:id="403" w:name="_Toc326077696"/>
      <w:bookmarkStart w:id="404" w:name="_Toc327121440"/>
      <w:r>
        <w:br w:type="page"/>
      </w:r>
    </w:p>
    <w:p w:rsidR="00471996" w:rsidRDefault="00471996" w:rsidP="00220E04">
      <w:pPr>
        <w:pStyle w:val="Heading1"/>
      </w:pPr>
      <w:bookmarkStart w:id="405" w:name="_Toc327949900"/>
      <w:bookmarkStart w:id="406" w:name="_Toc327868631"/>
      <w:bookmarkStart w:id="407" w:name="_Toc327971749"/>
      <w:bookmarkStart w:id="408" w:name="_Toc327994122"/>
      <w:bookmarkStart w:id="409" w:name="_Toc328071779"/>
      <w:r>
        <w:lastRenderedPageBreak/>
        <w:t>HƯỚNG PHÁT TRIỂN</w:t>
      </w:r>
      <w:bookmarkEnd w:id="403"/>
      <w:bookmarkEnd w:id="404"/>
      <w:bookmarkEnd w:id="405"/>
      <w:bookmarkEnd w:id="406"/>
      <w:bookmarkEnd w:id="407"/>
      <w:bookmarkEnd w:id="408"/>
      <w:bookmarkEnd w:id="409"/>
    </w:p>
    <w:p w:rsidR="00AD5F69" w:rsidRPr="00220E04" w:rsidRDefault="00B6696B" w:rsidP="00220E04">
      <w:pPr>
        <w:spacing w:before="0" w:after="200"/>
        <w:jc w:val="both"/>
        <w:rPr>
          <w:i/>
        </w:rPr>
      </w:pPr>
      <w:r w:rsidRPr="00220E04">
        <w:t>Hệ thống đang được xây dựng là một phần trong</w:t>
      </w:r>
      <w:r>
        <w:t xml:space="preserve"> </w:t>
      </w:r>
      <w:r w:rsidRPr="00220E04">
        <w:rPr>
          <w:i/>
        </w:rPr>
        <w:t xml:space="preserve">môi trường tích hợp trên Web hỗ trợ cho đào tạo, nghiên cứu, và phát triển dự </w:t>
      </w:r>
      <w:proofErr w:type="gramStart"/>
      <w:r w:rsidRPr="00220E04">
        <w:rPr>
          <w:i/>
        </w:rPr>
        <w:t>án</w:t>
      </w:r>
      <w:proofErr w:type="gramEnd"/>
      <w:r w:rsidRPr="00220E04">
        <w:rPr>
          <w:i/>
        </w:rPr>
        <w:t xml:space="preserve"> trong công nghệ phần mềm</w:t>
      </w:r>
      <w:r w:rsidRPr="00220E04">
        <w:t xml:space="preserve">. </w:t>
      </w:r>
      <w:r w:rsidR="00AD5F69" w:rsidRPr="00220E04">
        <w:t xml:space="preserve">Trong tương lại sẽ tiến hành kiểm tra các </w:t>
      </w:r>
      <w:r w:rsidRPr="00220E04">
        <w:t>các chức năng đã được cài đặt đồng thời nghiên cứu tích hợpvào</w:t>
      </w:r>
      <w:r w:rsidR="00AD5F69" w:rsidRPr="00220E04">
        <w:t xml:space="preserve"> hệ thống</w:t>
      </w:r>
      <w:r w:rsidRPr="00220E04">
        <w:t xml:space="preserve"> </w:t>
      </w:r>
      <w:r w:rsidRPr="00220E04">
        <w:rPr>
          <w:i/>
        </w:rPr>
        <w:t>môi trường tích hợp trên Web hỗ trợ cho đào tạo, nghiên cứu, và phát triển dự án trong công nghệ phần mềm.</w:t>
      </w:r>
    </w:p>
    <w:p w:rsidR="00AD5F69" w:rsidRPr="00220E04" w:rsidRDefault="00AD5F69" w:rsidP="00220E04">
      <w:pPr>
        <w:spacing w:before="0" w:after="200"/>
        <w:jc w:val="both"/>
      </w:pPr>
      <w:proofErr w:type="gramStart"/>
      <w:r w:rsidRPr="00220E04">
        <w:t xml:space="preserve">Mạng xã hội facebook </w:t>
      </w:r>
      <w:r w:rsidR="00541F96">
        <w:t>và</w:t>
      </w:r>
      <w:r w:rsidR="00BE272F" w:rsidRPr="00220E04">
        <w:t xml:space="preserve"> </w:t>
      </w:r>
      <w:r w:rsidRPr="00220E04">
        <w:t>skype đang được dùng phổ biến trong sinh viên.</w:t>
      </w:r>
      <w:proofErr w:type="gramEnd"/>
      <w:r w:rsidRPr="00220E04">
        <w:t xml:space="preserve"> </w:t>
      </w:r>
      <w:proofErr w:type="gramStart"/>
      <w:r w:rsidR="00B3559E" w:rsidRPr="00220E04">
        <w:t xml:space="preserve">Việc </w:t>
      </w:r>
      <w:r w:rsidRPr="00220E04">
        <w:t>kết hợp hệ thống quản lý tương tác với các mạng xã hôi</w:t>
      </w:r>
      <w:r w:rsidR="00B3559E" w:rsidRPr="00220E04">
        <w:t xml:space="preserve"> sẽ giúp các thành viên tương tác dễ dang hơn.</w:t>
      </w:r>
      <w:proofErr w:type="gramEnd"/>
      <w:r w:rsidR="00B3559E" w:rsidRPr="00220E04">
        <w:t xml:space="preserve"> </w:t>
      </w:r>
      <w:proofErr w:type="gramStart"/>
      <w:r w:rsidR="00B3559E" w:rsidRPr="00220E04">
        <w:t>N</w:t>
      </w:r>
      <w:r w:rsidRPr="00220E04">
        <w:t xml:space="preserve">gười dùng có thể truy cập vào hệ thống dùng tài khoản facebook </w:t>
      </w:r>
      <w:r w:rsidR="00541F96" w:rsidRPr="00541F96">
        <w:t>và</w:t>
      </w:r>
      <w:r w:rsidR="00BE272F" w:rsidRPr="00220E04">
        <w:t xml:space="preserve"> </w:t>
      </w:r>
      <w:r w:rsidRPr="00220E04">
        <w:t xml:space="preserve">twitter, </w:t>
      </w:r>
      <w:r w:rsidR="00541F96">
        <w:t>c</w:t>
      </w:r>
      <w:r w:rsidR="00BE272F" w:rsidRPr="00541F96">
        <w:t>ó</w:t>
      </w:r>
      <w:r w:rsidRPr="00220E04">
        <w:t xml:space="preserve"> thể có sự trao đổi dữ liệu và thông báo giữa hệ thống quản lý tương tác và các mạng xã hội.</w:t>
      </w:r>
      <w:proofErr w:type="gramEnd"/>
    </w:p>
    <w:p w:rsidR="00AD5F69" w:rsidRPr="00220E04" w:rsidRDefault="00AD5F69" w:rsidP="00220E04">
      <w:pPr>
        <w:spacing w:before="0" w:after="200"/>
        <w:jc w:val="both"/>
        <w:rPr>
          <w:b/>
          <w:color w:val="000000" w:themeColor="text1"/>
          <w:sz w:val="28"/>
        </w:rPr>
      </w:pPr>
      <w:proofErr w:type="gramStart"/>
      <w:r w:rsidRPr="00220E04">
        <w:t xml:space="preserve">Hệ thống tin nhắn tức thời như skype </w:t>
      </w:r>
      <w:r w:rsidR="00541F96">
        <w:t>và</w:t>
      </w:r>
      <w:r w:rsidR="00BE272F" w:rsidRPr="00220E04">
        <w:t xml:space="preserve"> </w:t>
      </w:r>
      <w:r w:rsidRPr="00220E04">
        <w:t>yahoo cũng được sử dụng rộng rãi để tương tác trong nhóm</w:t>
      </w:r>
      <w:r w:rsidR="00B3559E" w:rsidRPr="00220E04">
        <w:t xml:space="preserve"> phát triển</w:t>
      </w:r>
      <w:r w:rsidRPr="00220E04">
        <w:t xml:space="preserve"> phần mềm.</w:t>
      </w:r>
      <w:proofErr w:type="gramEnd"/>
      <w:r w:rsidRPr="00220E04">
        <w:t xml:space="preserve"> </w:t>
      </w:r>
      <w:proofErr w:type="gramStart"/>
      <w:r w:rsidR="00B3559E" w:rsidRPr="00220E04">
        <w:t>Có thể kết hợp các hệ thống này với hệ thống quản lý tương tác để hỗ trợ tương tác tốt hơn.</w:t>
      </w:r>
      <w:proofErr w:type="gramEnd"/>
      <w:r w:rsidR="00B3559E" w:rsidRPr="00220E04">
        <w:t xml:space="preserve"> Nhóm là dự </w:t>
      </w:r>
      <w:proofErr w:type="gramStart"/>
      <w:r w:rsidR="00B3559E" w:rsidRPr="00220E04">
        <w:t>án</w:t>
      </w:r>
      <w:proofErr w:type="gramEnd"/>
      <w:r w:rsidR="00B3559E" w:rsidRPr="00220E04">
        <w:t xml:space="preserve"> có thể họp nhóm trực tuyến dùng tài khoản skype </w:t>
      </w:r>
      <w:r w:rsidR="00541F96" w:rsidRPr="00541F96">
        <w:t>và</w:t>
      </w:r>
      <w:r w:rsidR="00541F96" w:rsidRPr="00220E04">
        <w:t xml:space="preserve"> </w:t>
      </w:r>
      <w:r w:rsidR="00B3559E" w:rsidRPr="00220E04">
        <w:t>yahoo</w:t>
      </w:r>
      <w:r w:rsidR="00541F96" w:rsidRPr="00541F96">
        <w:t>.</w:t>
      </w:r>
      <w:r w:rsidR="00BE272F">
        <w:br w:type="page"/>
      </w:r>
    </w:p>
    <w:p w:rsidR="00471996" w:rsidRDefault="00471996" w:rsidP="00220E04">
      <w:pPr>
        <w:pStyle w:val="Heading1"/>
      </w:pPr>
      <w:bookmarkStart w:id="410" w:name="_Toc328071780"/>
      <w:bookmarkStart w:id="411" w:name="_Toc326077697"/>
      <w:bookmarkStart w:id="412" w:name="_Toc327121441"/>
      <w:bookmarkStart w:id="413" w:name="_Toc327949901"/>
      <w:bookmarkStart w:id="414" w:name="_Toc327868632"/>
      <w:bookmarkStart w:id="415" w:name="_Toc327971750"/>
      <w:bookmarkStart w:id="416" w:name="_Toc327994123"/>
      <w:r>
        <w:lastRenderedPageBreak/>
        <w:t>DANH MỤC TÀI LIỆU THAM KHẢO</w:t>
      </w:r>
      <w:bookmarkEnd w:id="411"/>
      <w:bookmarkEnd w:id="412"/>
      <w:bookmarkEnd w:id="413"/>
      <w:bookmarkEnd w:id="414"/>
      <w:bookmarkEnd w:id="415"/>
      <w:bookmarkEnd w:id="416"/>
      <w:bookmarkEnd w:id="410"/>
    </w:p>
    <w:p w:rsidR="00937EA6" w:rsidRPr="00C20081" w:rsidRDefault="00937EA6" w:rsidP="00220E04">
      <w:pPr>
        <w:pStyle w:val="ListParagraph"/>
        <w:numPr>
          <w:ilvl w:val="0"/>
          <w:numId w:val="9"/>
        </w:numPr>
        <w:spacing w:before="0" w:after="200"/>
        <w:jc w:val="both"/>
      </w:pPr>
      <w:r w:rsidRPr="00C20081">
        <w:rPr>
          <w:b/>
        </w:rPr>
        <w:t xml:space="preserve">Collaboration in Software Engineering: </w:t>
      </w:r>
      <w:r w:rsidR="00D22042" w:rsidRPr="00D22042">
        <w:rPr>
          <w:i/>
        </w:rPr>
        <w:t>a</w:t>
      </w:r>
      <w:r w:rsidRPr="00220E04">
        <w:rPr>
          <w:b/>
          <w:i/>
        </w:rPr>
        <w:t xml:space="preserve"> </w:t>
      </w:r>
      <w:r w:rsidRPr="00220E04">
        <w:rPr>
          <w:i/>
        </w:rPr>
        <w:t xml:space="preserve">Roadmap </w:t>
      </w:r>
      <w:r w:rsidR="00D22042" w:rsidRPr="00D22042">
        <w:rPr>
          <w:i/>
        </w:rPr>
        <w:t>by</w:t>
      </w:r>
      <w:r>
        <w:t xml:space="preserve"> </w:t>
      </w:r>
      <w:r w:rsidRPr="00C20081">
        <w:rPr>
          <w:i/>
        </w:rPr>
        <w:t>Jim Whitehead Univ. of Califor</w:t>
      </w:r>
      <w:bookmarkStart w:id="417" w:name="_GoBack"/>
      <w:bookmarkEnd w:id="417"/>
      <w:r w:rsidRPr="00C20081">
        <w:rPr>
          <w:i/>
        </w:rPr>
        <w:t>nia, Santa Cruz, USA</w:t>
      </w:r>
      <w:r w:rsidR="00D22042">
        <w:rPr>
          <w:i/>
        </w:rPr>
        <w:t>.</w:t>
      </w:r>
    </w:p>
    <w:p w:rsidR="00937EA6" w:rsidRPr="00B76C89" w:rsidRDefault="00937EA6" w:rsidP="00220E04">
      <w:pPr>
        <w:pStyle w:val="ListParagraph"/>
        <w:numPr>
          <w:ilvl w:val="0"/>
          <w:numId w:val="9"/>
        </w:numPr>
        <w:spacing w:before="0" w:after="200"/>
        <w:jc w:val="both"/>
      </w:pPr>
      <w:r w:rsidRPr="00C20081">
        <w:rPr>
          <w:b/>
        </w:rPr>
        <w:t>Collaborative Development Environments</w:t>
      </w:r>
      <w:r w:rsidRPr="00C20081">
        <w:rPr>
          <w:i/>
        </w:rPr>
        <w:t xml:space="preserve"> </w:t>
      </w:r>
      <w:r w:rsidR="00D22042">
        <w:rPr>
          <w:i/>
        </w:rPr>
        <w:t>by</w:t>
      </w:r>
      <w:r w:rsidRPr="00C20081">
        <w:rPr>
          <w:i/>
        </w:rPr>
        <w:t xml:space="preserve"> Grady Booch, January 11, 2007</w:t>
      </w:r>
      <w:r w:rsidR="00D22042">
        <w:rPr>
          <w:i/>
        </w:rPr>
        <w:t>.</w:t>
      </w:r>
    </w:p>
    <w:p w:rsidR="001B4686" w:rsidRPr="00220E04" w:rsidRDefault="00B76C89" w:rsidP="00220E04">
      <w:pPr>
        <w:pStyle w:val="ListParagraph"/>
        <w:numPr>
          <w:ilvl w:val="0"/>
          <w:numId w:val="9"/>
        </w:numPr>
        <w:spacing w:before="0" w:after="200"/>
        <w:jc w:val="both"/>
        <w:rPr>
          <w:rFonts w:eastAsiaTheme="majorEastAsia"/>
          <w:b/>
          <w:color w:val="000000" w:themeColor="text1"/>
        </w:rPr>
      </w:pPr>
      <w:r w:rsidRPr="00220E04">
        <w:rPr>
          <w:b/>
        </w:rPr>
        <w:t>Patterns of Enterprise Application Architecture</w:t>
      </w:r>
      <w:r>
        <w:t xml:space="preserve"> </w:t>
      </w:r>
      <w:r w:rsidR="00D22042" w:rsidRPr="00D22042">
        <w:rPr>
          <w:i/>
        </w:rPr>
        <w:t>by</w:t>
      </w:r>
      <w:r w:rsidR="00D22042" w:rsidRPr="00220E04">
        <w:rPr>
          <w:i/>
        </w:rPr>
        <w:t xml:space="preserve"> </w:t>
      </w:r>
      <w:r w:rsidRPr="00220E04">
        <w:rPr>
          <w:i/>
        </w:rPr>
        <w:t>Martin Fowler, David Rice, Matthew Foemmel, Edward Hieatt, Robert Mee,</w:t>
      </w:r>
      <w:r w:rsidR="00541F96" w:rsidRPr="00D22042">
        <w:rPr>
          <w:i/>
        </w:rPr>
        <w:t xml:space="preserve"> </w:t>
      </w:r>
      <w:r w:rsidRPr="00220E04">
        <w:rPr>
          <w:i/>
        </w:rPr>
        <w:t>Randy Stafford</w:t>
      </w:r>
      <w:r w:rsidR="00D22042">
        <w:rPr>
          <w:i/>
        </w:rPr>
        <w:t>.</w:t>
      </w:r>
    </w:p>
    <w:p w:rsidR="001B4686" w:rsidRPr="00220E04" w:rsidRDefault="001B4686" w:rsidP="00220E04">
      <w:pPr>
        <w:pStyle w:val="ListParagraph"/>
        <w:numPr>
          <w:ilvl w:val="0"/>
          <w:numId w:val="9"/>
        </w:numPr>
        <w:spacing w:before="0" w:after="200"/>
        <w:jc w:val="both"/>
        <w:rPr>
          <w:rFonts w:eastAsiaTheme="majorEastAsia"/>
          <w:b/>
          <w:color w:val="000000" w:themeColor="text1"/>
        </w:rPr>
      </w:pPr>
      <w:r w:rsidRPr="00220E04">
        <w:rPr>
          <w:b/>
        </w:rPr>
        <w:t>Team Foundation Server Process Templates for effective Project Management</w:t>
      </w:r>
      <w:r w:rsidR="00D22042">
        <w:t xml:space="preserve"> </w:t>
      </w:r>
      <w:r w:rsidR="00D22042" w:rsidRPr="00D22042">
        <w:rPr>
          <w:i/>
        </w:rPr>
        <w:t>by</w:t>
      </w:r>
      <w:r w:rsidRPr="00220E04">
        <w:t xml:space="preserve"> </w:t>
      </w:r>
      <w:r w:rsidRPr="00220E04">
        <w:rPr>
          <w:i/>
        </w:rPr>
        <w:t>Aaron Bjork, Kimberly Walters</w:t>
      </w:r>
    </w:p>
    <w:p w:rsidR="00883F85" w:rsidRDefault="001B4686" w:rsidP="00220E04">
      <w:pPr>
        <w:pStyle w:val="ListParagraph"/>
        <w:numPr>
          <w:ilvl w:val="0"/>
          <w:numId w:val="9"/>
        </w:numPr>
        <w:spacing w:before="0" w:after="200"/>
        <w:jc w:val="both"/>
        <w:rPr>
          <w:rFonts w:eastAsiaTheme="majorEastAsia"/>
          <w:b/>
          <w:bCs/>
          <w:color w:val="000000" w:themeColor="text1"/>
          <w:sz w:val="28"/>
          <w:szCs w:val="28"/>
        </w:rPr>
      </w:pPr>
      <w:r w:rsidRPr="00220E04">
        <w:rPr>
          <w:b/>
          <w:i/>
        </w:rPr>
        <w:t>Planning and Tracking Projects with VSTS 2010</w:t>
      </w:r>
      <w:r w:rsidRPr="00220E04">
        <w:rPr>
          <w:i/>
        </w:rPr>
        <w:t xml:space="preserve"> by Ahmed Nasr</w:t>
      </w:r>
      <w:r>
        <w:t xml:space="preserve"> </w:t>
      </w:r>
      <w:r w:rsidR="00883F85">
        <w:br w:type="page"/>
      </w:r>
    </w:p>
    <w:p w:rsidR="00471996" w:rsidRPr="00471996" w:rsidRDefault="00471996" w:rsidP="00220E04">
      <w:pPr>
        <w:pStyle w:val="Heading1"/>
      </w:pPr>
      <w:bookmarkStart w:id="418" w:name="_Toc326077698"/>
      <w:bookmarkStart w:id="419" w:name="_Toc326952953"/>
      <w:bookmarkStart w:id="420" w:name="_Toc327121442"/>
      <w:bookmarkStart w:id="421" w:name="_Toc327949902"/>
      <w:bookmarkStart w:id="422" w:name="_Toc327868633"/>
      <w:bookmarkStart w:id="423" w:name="_Toc327971751"/>
      <w:bookmarkStart w:id="424" w:name="_Toc327994124"/>
      <w:bookmarkStart w:id="425" w:name="_Toc328071781"/>
      <w:r>
        <w:lastRenderedPageBreak/>
        <w:t>PHỤ LỤC</w:t>
      </w:r>
      <w:bookmarkEnd w:id="418"/>
      <w:bookmarkEnd w:id="419"/>
      <w:bookmarkEnd w:id="420"/>
      <w:bookmarkEnd w:id="421"/>
      <w:bookmarkEnd w:id="422"/>
      <w:bookmarkEnd w:id="423"/>
      <w:bookmarkEnd w:id="424"/>
      <w:bookmarkEnd w:id="425"/>
    </w:p>
    <w:p w:rsidR="00CC4837" w:rsidRDefault="00B46E37" w:rsidP="00220E04">
      <w:pPr>
        <w:pStyle w:val="Heading2"/>
        <w:numPr>
          <w:ilvl w:val="0"/>
          <w:numId w:val="0"/>
        </w:numPr>
      </w:pPr>
      <w:bookmarkStart w:id="426" w:name="_Toc327949903"/>
      <w:bookmarkStart w:id="427" w:name="_Toc327868634"/>
      <w:bookmarkStart w:id="428" w:name="_Toc327971752"/>
      <w:bookmarkStart w:id="429" w:name="_Toc327994125"/>
      <w:bookmarkStart w:id="430" w:name="_Toc328071782"/>
      <w:r>
        <w:t>Phụ lục A</w:t>
      </w:r>
      <w:bookmarkStart w:id="431" w:name="_Toc327868635"/>
      <w:bookmarkStart w:id="432" w:name="_Toc327994126"/>
      <w:bookmarkEnd w:id="426"/>
      <w:bookmarkEnd w:id="427"/>
      <w:bookmarkEnd w:id="428"/>
      <w:bookmarkEnd w:id="429"/>
      <w:r w:rsidR="00CC4837">
        <w:t xml:space="preserve">: Các </w:t>
      </w:r>
      <w:proofErr w:type="gramStart"/>
      <w:r w:rsidR="00CC4837">
        <w:t>thư</w:t>
      </w:r>
      <w:proofErr w:type="gramEnd"/>
      <w:r w:rsidR="00CC4837">
        <w:t xml:space="preserve"> viện hỗ trợ</w:t>
      </w:r>
      <w:bookmarkEnd w:id="431"/>
      <w:bookmarkEnd w:id="432"/>
      <w:bookmarkEnd w:id="430"/>
    </w:p>
    <w:p w:rsidR="00CC4837" w:rsidRDefault="00CC4837" w:rsidP="00220E04">
      <w:pPr>
        <w:jc w:val="both"/>
        <w:rPr>
          <w:b/>
        </w:rPr>
      </w:pPr>
      <w:r w:rsidRPr="006F2346">
        <w:rPr>
          <w:b/>
        </w:rPr>
        <w:t>Spring framework</w:t>
      </w:r>
    </w:p>
    <w:p w:rsidR="00CC4837" w:rsidRPr="006F2346" w:rsidRDefault="00CC4837" w:rsidP="003C7CC9">
      <w:pPr>
        <w:ind w:firstLine="720"/>
        <w:jc w:val="both"/>
      </w:pPr>
      <w:r w:rsidRPr="006F2346">
        <w:t xml:space="preserve">Website: </w:t>
      </w:r>
      <w:hyperlink r:id="rId79"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Giấy phép</w:t>
      </w:r>
      <w:r w:rsidR="002535D2">
        <w:t>:</w:t>
      </w:r>
      <w:r w:rsidR="004C436A">
        <w:t xml:space="preserve"> </w:t>
      </w:r>
      <w:r w:rsidRPr="00D6673F">
        <w:t>Apache License 2.0</w:t>
      </w:r>
    </w:p>
    <w:p w:rsidR="00CC4837" w:rsidRPr="00220E04" w:rsidRDefault="00CC4837" w:rsidP="00220E04">
      <w:pPr>
        <w:jc w:val="both"/>
        <w:rPr>
          <w:b/>
        </w:rPr>
      </w:pPr>
      <w:r w:rsidRPr="00220E04">
        <w:rPr>
          <w:b/>
        </w:rPr>
        <w:t xml:space="preserve">Hibernate </w:t>
      </w:r>
    </w:p>
    <w:p w:rsidR="00CC4837" w:rsidRDefault="00CC4837" w:rsidP="003C7CC9">
      <w:pPr>
        <w:pStyle w:val="ListParagraph"/>
        <w:jc w:val="both"/>
      </w:pPr>
      <w:r>
        <w:t xml:space="preserve">Website: </w:t>
      </w:r>
      <w:hyperlink r:id="rId80" w:history="1">
        <w:r w:rsidRPr="00387CAE">
          <w:rPr>
            <w:rStyle w:val="Hyperlink"/>
          </w:rPr>
          <w:t>http://www.hibernate.org</w:t>
        </w:r>
      </w:hyperlink>
    </w:p>
    <w:p w:rsidR="00CC4837" w:rsidRDefault="00CC4837" w:rsidP="003C7CC9">
      <w:pPr>
        <w:pStyle w:val="ListParagraph"/>
        <w:jc w:val="both"/>
      </w:pPr>
      <w:r w:rsidRPr="005D6542">
        <w:t xml:space="preserve">Hibernate là một </w:t>
      </w:r>
      <w:proofErr w:type="gramStart"/>
      <w:r>
        <w:t>thư</w:t>
      </w:r>
      <w:proofErr w:type="gramEnd"/>
      <w:r>
        <w:t xml:space="preserve"> cho phép kết nối từ mô hình đối tượng sang cơ sở dữ liệu quan hệ truyền thống cho ngôn ngữ Java.</w:t>
      </w:r>
    </w:p>
    <w:p w:rsidR="00CC4837" w:rsidRDefault="00CC4837" w:rsidP="003C7CC9">
      <w:pPr>
        <w:pStyle w:val="ListParagraph"/>
        <w:jc w:val="both"/>
      </w:pPr>
      <w:r>
        <w:t xml:space="preserve">Giấy phép: </w:t>
      </w:r>
      <w:r w:rsidRPr="005D6542">
        <w:t>GNU Lesser General Public License</w:t>
      </w:r>
    </w:p>
    <w:p w:rsidR="00CC4837" w:rsidRPr="006F2346" w:rsidRDefault="00CC4837" w:rsidP="00220E04">
      <w:pPr>
        <w:jc w:val="both"/>
        <w:rPr>
          <w:b/>
        </w:rPr>
      </w:pPr>
      <w:r w:rsidRPr="006F2346">
        <w:rPr>
          <w:b/>
        </w:rPr>
        <w:t xml:space="preserve">SmartClient </w:t>
      </w:r>
    </w:p>
    <w:p w:rsidR="00CC4837" w:rsidRDefault="00CC4837" w:rsidP="003C7CC9">
      <w:pPr>
        <w:pStyle w:val="ListParagraph"/>
        <w:jc w:val="both"/>
      </w:pPr>
      <w:r>
        <w:t xml:space="preserve">Website: </w:t>
      </w:r>
      <w:hyperlink r:id="rId81" w:history="1">
        <w:r>
          <w:rPr>
            <w:rStyle w:val="Hyperlink"/>
          </w:rPr>
          <w:t>http://www.smartclient.com/product/smartclient.jsp</w:t>
        </w:r>
      </w:hyperlink>
    </w:p>
    <w:p w:rsidR="00CC4837" w:rsidRDefault="00CC4837" w:rsidP="003C7CC9">
      <w:pPr>
        <w:pStyle w:val="ListParagraph"/>
        <w:jc w:val="both"/>
      </w:pPr>
      <w:proofErr w:type="gramStart"/>
      <w:r>
        <w:t>SmartClient kết hợp các thành phần giao diện không phụ thuộc vào trình duyệt với framework chạy trên máy ảo java ở server nhằm cung cấp giải pháp xây dựng ứng dụng web thương mại.</w:t>
      </w:r>
      <w:proofErr w:type="gramEnd"/>
    </w:p>
    <w:p w:rsidR="00CC4837" w:rsidRDefault="00CC4837" w:rsidP="003C7CC9">
      <w:pPr>
        <w:pStyle w:val="ListParagraph"/>
        <w:jc w:val="both"/>
      </w:pPr>
      <w:proofErr w:type="gramStart"/>
      <w:r>
        <w:t xml:space="preserve">SmartClient có nhiều bản thích hợp với từng mục đích khác nhau như LGPL edition, Professional Edition </w:t>
      </w:r>
      <w:r w:rsidR="002535D2">
        <w:t xml:space="preserve">và </w:t>
      </w:r>
      <w:r>
        <w:t>Power Edition</w:t>
      </w:r>
      <w:r w:rsidR="002535D2">
        <w:t>.</w:t>
      </w:r>
      <w:proofErr w:type="gramEnd"/>
    </w:p>
    <w:p w:rsidR="00CC4837" w:rsidRDefault="00CC4837" w:rsidP="003C7CC9">
      <w:pPr>
        <w:pStyle w:val="ListParagraph"/>
        <w:jc w:val="both"/>
      </w:pPr>
      <w:proofErr w:type="gramStart"/>
      <w:r>
        <w:t xml:space="preserve">Trong ứng dụng </w:t>
      </w:r>
      <w:r w:rsidRPr="006F2346">
        <w:rPr>
          <w:b/>
        </w:rPr>
        <w:t>hệ thống quản lý tương tác</w:t>
      </w:r>
      <w:r>
        <w:t xml:space="preserve"> phiên bản “LGPL edition” được sử dụng để xây dựng chức năng hỗ trợ việc lên kế hoạch của cá nhân và dự án.</w:t>
      </w:r>
      <w:proofErr w:type="gramEnd"/>
    </w:p>
    <w:p w:rsidR="00CC4837" w:rsidRPr="006F2346" w:rsidRDefault="00CC4837" w:rsidP="00220E04">
      <w:pPr>
        <w:jc w:val="both"/>
        <w:rPr>
          <w:b/>
        </w:rPr>
      </w:pPr>
      <w:r w:rsidRPr="006F2346">
        <w:rPr>
          <w:b/>
        </w:rPr>
        <w:t xml:space="preserve">DataTables </w:t>
      </w:r>
    </w:p>
    <w:p w:rsidR="00CC4837" w:rsidRDefault="00CC4837" w:rsidP="003C7CC9">
      <w:pPr>
        <w:pStyle w:val="ListParagraph"/>
        <w:jc w:val="both"/>
      </w:pPr>
      <w:r>
        <w:t xml:space="preserve">Website: </w:t>
      </w:r>
      <w:hyperlink r:id="rId82" w:history="1">
        <w:r w:rsidRPr="00387CAE">
          <w:rPr>
            <w:rStyle w:val="Hyperlink"/>
          </w:rPr>
          <w:t>http://www.datatables.net/</w:t>
        </w:r>
      </w:hyperlink>
    </w:p>
    <w:p w:rsidR="00CC4837" w:rsidRDefault="00CC4837" w:rsidP="003C7CC9">
      <w:pPr>
        <w:pStyle w:val="ListParagraph"/>
        <w:jc w:val="both"/>
      </w:pPr>
      <w:proofErr w:type="gramStart"/>
      <w:r>
        <w:lastRenderedPageBreak/>
        <w:t xml:space="preserve">Đây là một plugin của </w:t>
      </w:r>
      <w:r w:rsidRPr="006F2346">
        <w:rPr>
          <w:i/>
        </w:rPr>
        <w:t>jquery</w:t>
      </w:r>
      <w:r>
        <w:t xml:space="preserve"> hỗ trợ thêm các thành phần cho phép thao tác dễ dàng hơn vào thẻ table của html.</w:t>
      </w:r>
      <w:proofErr w:type="gramEnd"/>
    </w:p>
    <w:p w:rsidR="00CC4837" w:rsidRDefault="00CC4837" w:rsidP="003C7CC9">
      <w:pPr>
        <w:pStyle w:val="ListParagraph"/>
        <w:jc w:val="both"/>
        <w:rPr>
          <w:i/>
        </w:rPr>
      </w:pPr>
      <w:proofErr w:type="gramStart"/>
      <w:r>
        <w:t>DataTables là một plugin mã nguồn mở.</w:t>
      </w:r>
      <w:proofErr w:type="gramEnd"/>
      <w:r>
        <w:t xml:space="preserve"> DataTables có 2 giấy phép là </w:t>
      </w:r>
      <w:r w:rsidRPr="00220E04">
        <w:t>GPL</w:t>
      </w:r>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r>
        <w:t xml:space="preserve">Trong ứng dụng </w:t>
      </w:r>
      <w:r w:rsidR="002535D2">
        <w:t>“</w:t>
      </w:r>
      <w:r w:rsidR="002535D2" w:rsidRPr="002535D2">
        <w:rPr>
          <w:b/>
        </w:rPr>
        <w:t>H</w:t>
      </w:r>
      <w:r w:rsidR="00BE272F" w:rsidRPr="006F2346">
        <w:rPr>
          <w:b/>
        </w:rPr>
        <w:t>ệ</w:t>
      </w:r>
      <w:r w:rsidRPr="006F2346">
        <w:rPr>
          <w:b/>
        </w:rPr>
        <w:t xml:space="preserve"> thống quản lý tương tác</w:t>
      </w:r>
      <w:r w:rsidR="002535D2">
        <w:rPr>
          <w:b/>
        </w:rPr>
        <w:t>”</w:t>
      </w:r>
      <w:proofErr w:type="gramStart"/>
      <w:r w:rsidR="002535D2">
        <w:rPr>
          <w:b/>
        </w:rPr>
        <w:t xml:space="preserve">, </w:t>
      </w:r>
      <w:r>
        <w:t xml:space="preserve"> DataTables</w:t>
      </w:r>
      <w:proofErr w:type="gramEnd"/>
      <w:r>
        <w:t xml:space="preserve"> được dùng để hiển thị dữ liệu dưới dạng bảng.</w:t>
      </w:r>
    </w:p>
    <w:p w:rsidR="00CC4837" w:rsidRPr="006F2346" w:rsidRDefault="00CC4837" w:rsidP="00220E04">
      <w:pPr>
        <w:jc w:val="both"/>
        <w:rPr>
          <w:b/>
        </w:rPr>
      </w:pPr>
      <w:r w:rsidRPr="006F2346">
        <w:rPr>
          <w:b/>
        </w:rPr>
        <w:t>Apache SHIRO</w:t>
      </w:r>
    </w:p>
    <w:p w:rsidR="00CC4837" w:rsidRDefault="00CC4837" w:rsidP="003C7CC9">
      <w:pPr>
        <w:pStyle w:val="ListParagraph"/>
        <w:jc w:val="both"/>
      </w:pPr>
      <w:r>
        <w:t xml:space="preserve">Website: </w:t>
      </w:r>
      <w:hyperlink r:id="rId83" w:history="1">
        <w:r w:rsidRPr="00387CAE">
          <w:rPr>
            <w:rStyle w:val="Hyperlink"/>
          </w:rPr>
          <w:t>http://shiro.apache.org/</w:t>
        </w:r>
      </w:hyperlink>
    </w:p>
    <w:p w:rsidR="00CC4837" w:rsidRDefault="00CC4837" w:rsidP="003C7CC9">
      <w:pPr>
        <w:pStyle w:val="ListParagraph"/>
        <w:jc w:val="both"/>
      </w:pPr>
      <w:r>
        <w:t>Apache SHIRO một “Java security framework</w:t>
      </w:r>
      <w:proofErr w:type="gramStart"/>
      <w:r>
        <w:t>”  mạnh</w:t>
      </w:r>
      <w:proofErr w:type="gramEnd"/>
      <w:r>
        <w:t xml:space="preserve">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phép: </w:t>
      </w:r>
      <w:r w:rsidRPr="006F2346">
        <w:rPr>
          <w:i/>
        </w:rPr>
        <w:t>Apache License 2.0</w:t>
      </w:r>
    </w:p>
    <w:p w:rsidR="00CC4837" w:rsidRPr="006F2346" w:rsidRDefault="00CC4837" w:rsidP="003C7CC9">
      <w:pPr>
        <w:pStyle w:val="ListParagraph"/>
        <w:jc w:val="both"/>
      </w:pPr>
      <w:proofErr w:type="gramStart"/>
      <w:r>
        <w:t xml:space="preserve">Trong ứng dụng </w:t>
      </w:r>
      <w:r w:rsidR="002535D2">
        <w:t>“</w:t>
      </w:r>
      <w:r w:rsidR="002535D2" w:rsidRPr="002535D2">
        <w:rPr>
          <w:b/>
        </w:rPr>
        <w:t>Hệ</w:t>
      </w:r>
      <w:r w:rsidRPr="006F2346">
        <w:rPr>
          <w:b/>
        </w:rPr>
        <w:t xml:space="preserve"> thống quản lý tương tác</w:t>
      </w:r>
      <w:r w:rsidR="002535D2">
        <w:rPr>
          <w:b/>
        </w:rPr>
        <w:t>”,</w:t>
      </w:r>
      <w:r>
        <w:t xml:space="preserve"> Apache Shiro được dùng để thực hiện việc xác thực và phân quyền.</w:t>
      </w:r>
      <w:proofErr w:type="gramEnd"/>
    </w:p>
    <w:p w:rsidR="00CC4837" w:rsidRPr="0031016D" w:rsidRDefault="00CC4837" w:rsidP="003C7CC9">
      <w:pPr>
        <w:jc w:val="both"/>
      </w:pPr>
    </w:p>
    <w:p w:rsidR="00BE272F" w:rsidRDefault="00BE272F" w:rsidP="00C816EF">
      <w:pPr>
        <w:jc w:val="both"/>
      </w:pPr>
    </w:p>
    <w:p w:rsidR="00105F39" w:rsidRDefault="00105F39" w:rsidP="00220E04"/>
    <w:sectPr w:rsidR="00105F39" w:rsidSect="00CC7FB1">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3468" w:rsidRDefault="00683468" w:rsidP="00750A86">
      <w:pPr>
        <w:spacing w:before="0" w:after="0" w:line="240" w:lineRule="auto"/>
      </w:pPr>
      <w:r>
        <w:separator/>
      </w:r>
    </w:p>
  </w:endnote>
  <w:endnote w:type="continuationSeparator" w:id="0">
    <w:p w:rsidR="00683468" w:rsidRDefault="00683468" w:rsidP="00750A86">
      <w:pPr>
        <w:spacing w:before="0" w:after="0" w:line="240" w:lineRule="auto"/>
      </w:pPr>
      <w:r>
        <w:continuationSeparator/>
      </w:r>
    </w:p>
  </w:endnote>
  <w:endnote w:type="continuationNotice" w:id="1">
    <w:p w:rsidR="00683468" w:rsidRDefault="0068346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326404"/>
      <w:docPartObj>
        <w:docPartGallery w:val="Page Numbers (Bottom of Page)"/>
        <w:docPartUnique/>
      </w:docPartObj>
    </w:sdtPr>
    <w:sdtEndPr>
      <w:rPr>
        <w:noProof/>
      </w:rPr>
    </w:sdtEndPr>
    <w:sdtContent>
      <w:p w:rsidR="00683468" w:rsidRDefault="00683468">
        <w:pPr>
          <w:pStyle w:val="Footer"/>
          <w:jc w:val="center"/>
        </w:pPr>
        <w:r>
          <w:fldChar w:fldCharType="begin"/>
        </w:r>
        <w:r>
          <w:instrText xml:space="preserve"> PAGE   \* MERGEFORMAT </w:instrText>
        </w:r>
        <w:r>
          <w:fldChar w:fldCharType="separate"/>
        </w:r>
        <w:r w:rsidR="00220E04">
          <w:rPr>
            <w:noProof/>
          </w:rPr>
          <w:t>xiii</w:t>
        </w:r>
        <w:r>
          <w:rPr>
            <w:noProof/>
          </w:rPr>
          <w:fldChar w:fldCharType="end"/>
        </w:r>
      </w:p>
    </w:sdtContent>
  </w:sdt>
  <w:p w:rsidR="00683468" w:rsidRDefault="006834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683468" w:rsidRDefault="00683468" w:rsidP="00220E04">
        <w:pPr>
          <w:pStyle w:val="Footer"/>
          <w:tabs>
            <w:tab w:val="clear" w:pos="9360"/>
            <w:tab w:val="right" w:pos="9072"/>
          </w:tabs>
        </w:pPr>
        <w:r>
          <w:t>Đinh Văn Hoàng – 0812164</w:t>
        </w:r>
        <w:r>
          <w:tab/>
        </w:r>
        <w:r>
          <w:fldChar w:fldCharType="begin"/>
        </w:r>
        <w:r>
          <w:instrText xml:space="preserve"> PAGE   \* MERGEFORMAT </w:instrText>
        </w:r>
        <w:r>
          <w:fldChar w:fldCharType="separate"/>
        </w:r>
        <w:r w:rsidR="00220E04">
          <w:rPr>
            <w:noProof/>
          </w:rPr>
          <w:t>52</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3468" w:rsidRDefault="00683468" w:rsidP="00750A86">
      <w:pPr>
        <w:spacing w:before="0" w:after="0" w:line="240" w:lineRule="auto"/>
      </w:pPr>
      <w:r>
        <w:separator/>
      </w:r>
    </w:p>
  </w:footnote>
  <w:footnote w:type="continuationSeparator" w:id="0">
    <w:p w:rsidR="00683468" w:rsidRDefault="00683468" w:rsidP="00750A86">
      <w:pPr>
        <w:spacing w:before="0" w:after="0" w:line="240" w:lineRule="auto"/>
      </w:pPr>
      <w:r>
        <w:continuationSeparator/>
      </w:r>
    </w:p>
  </w:footnote>
  <w:footnote w:type="continuationNotice" w:id="1">
    <w:p w:rsidR="00683468" w:rsidRDefault="00683468">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468" w:rsidRDefault="00683468" w:rsidP="00220E04">
    <w:pPr>
      <w:pStyle w:val="Header"/>
      <w:tabs>
        <w:tab w:val="clear" w:pos="9360"/>
        <w:tab w:val="right" w:pos="9072"/>
      </w:tabs>
    </w:pPr>
    <w:r>
      <w:t>Hệ thống quản lý tương tác cho các đề án môn học</w:t>
    </w:r>
    <w:r>
      <w:tab/>
      <w:t>TeamSpace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4"/>
  </w:num>
  <w:num w:numId="3">
    <w:abstractNumId w:val="25"/>
  </w:num>
  <w:num w:numId="4">
    <w:abstractNumId w:val="3"/>
  </w:num>
  <w:num w:numId="5">
    <w:abstractNumId w:val="8"/>
  </w:num>
  <w:num w:numId="6">
    <w:abstractNumId w:val="13"/>
  </w:num>
  <w:num w:numId="7">
    <w:abstractNumId w:val="9"/>
  </w:num>
  <w:num w:numId="8">
    <w:abstractNumId w:val="20"/>
  </w:num>
  <w:num w:numId="9">
    <w:abstractNumId w:val="23"/>
  </w:num>
  <w:num w:numId="10">
    <w:abstractNumId w:val="24"/>
  </w:num>
  <w:num w:numId="11">
    <w:abstractNumId w:val="7"/>
  </w:num>
  <w:num w:numId="12">
    <w:abstractNumId w:val="10"/>
  </w:num>
  <w:num w:numId="13">
    <w:abstractNumId w:val="0"/>
  </w:num>
  <w:num w:numId="14">
    <w:abstractNumId w:val="30"/>
  </w:num>
  <w:num w:numId="15">
    <w:abstractNumId w:val="11"/>
  </w:num>
  <w:num w:numId="16">
    <w:abstractNumId w:val="32"/>
  </w:num>
  <w:num w:numId="17">
    <w:abstractNumId w:val="2"/>
  </w:num>
  <w:num w:numId="18">
    <w:abstractNumId w:val="17"/>
  </w:num>
  <w:num w:numId="19">
    <w:abstractNumId w:val="26"/>
  </w:num>
  <w:num w:numId="20">
    <w:abstractNumId w:val="29"/>
  </w:num>
  <w:num w:numId="21">
    <w:abstractNumId w:val="12"/>
  </w:num>
  <w:num w:numId="22">
    <w:abstractNumId w:val="14"/>
  </w:num>
  <w:num w:numId="23">
    <w:abstractNumId w:val="5"/>
  </w:num>
  <w:num w:numId="24">
    <w:abstractNumId w:val="19"/>
  </w:num>
  <w:num w:numId="25">
    <w:abstractNumId w:val="22"/>
  </w:num>
  <w:num w:numId="26">
    <w:abstractNumId w:val="33"/>
  </w:num>
  <w:num w:numId="27">
    <w:abstractNumId w:val="27"/>
  </w:num>
  <w:num w:numId="28">
    <w:abstractNumId w:val="31"/>
  </w:num>
  <w:num w:numId="29">
    <w:abstractNumId w:val="1"/>
  </w:num>
  <w:num w:numId="30">
    <w:abstractNumId w:val="28"/>
  </w:num>
  <w:num w:numId="31">
    <w:abstractNumId w:val="21"/>
  </w:num>
  <w:num w:numId="32">
    <w:abstractNumId w:val="15"/>
  </w:num>
  <w:num w:numId="33">
    <w:abstractNumId w:val="18"/>
  </w:num>
  <w:num w:numId="34">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proofState w:grammar="clean"/>
  <w:trackRevision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413D"/>
    <w:rsid w:val="00021FF9"/>
    <w:rsid w:val="000274F0"/>
    <w:rsid w:val="00034BC3"/>
    <w:rsid w:val="000429B2"/>
    <w:rsid w:val="00044E13"/>
    <w:rsid w:val="00054AC8"/>
    <w:rsid w:val="00073B73"/>
    <w:rsid w:val="000758AD"/>
    <w:rsid w:val="00076E9B"/>
    <w:rsid w:val="000814E1"/>
    <w:rsid w:val="000824A4"/>
    <w:rsid w:val="0008257B"/>
    <w:rsid w:val="00082B09"/>
    <w:rsid w:val="0009400C"/>
    <w:rsid w:val="000954A4"/>
    <w:rsid w:val="000A0883"/>
    <w:rsid w:val="000A3FA5"/>
    <w:rsid w:val="000B3E78"/>
    <w:rsid w:val="000C5626"/>
    <w:rsid w:val="000E0913"/>
    <w:rsid w:val="000E499E"/>
    <w:rsid w:val="000F419E"/>
    <w:rsid w:val="000F53D1"/>
    <w:rsid w:val="000F7431"/>
    <w:rsid w:val="00101FED"/>
    <w:rsid w:val="0010550A"/>
    <w:rsid w:val="00105F39"/>
    <w:rsid w:val="00110E7D"/>
    <w:rsid w:val="001169D9"/>
    <w:rsid w:val="00117173"/>
    <w:rsid w:val="00132B44"/>
    <w:rsid w:val="00134A09"/>
    <w:rsid w:val="00160078"/>
    <w:rsid w:val="00164CF2"/>
    <w:rsid w:val="0016593E"/>
    <w:rsid w:val="00166754"/>
    <w:rsid w:val="0017265A"/>
    <w:rsid w:val="00173A3F"/>
    <w:rsid w:val="0017711E"/>
    <w:rsid w:val="001837F0"/>
    <w:rsid w:val="00186994"/>
    <w:rsid w:val="00196C4F"/>
    <w:rsid w:val="001A14F1"/>
    <w:rsid w:val="001A724A"/>
    <w:rsid w:val="001B4686"/>
    <w:rsid w:val="001C5E05"/>
    <w:rsid w:val="001C7040"/>
    <w:rsid w:val="001C708B"/>
    <w:rsid w:val="001D2B55"/>
    <w:rsid w:val="001D615D"/>
    <w:rsid w:val="001E3661"/>
    <w:rsid w:val="001E6BD4"/>
    <w:rsid w:val="001F07DD"/>
    <w:rsid w:val="00200066"/>
    <w:rsid w:val="0020127E"/>
    <w:rsid w:val="00206576"/>
    <w:rsid w:val="0020779C"/>
    <w:rsid w:val="002134A9"/>
    <w:rsid w:val="00220E04"/>
    <w:rsid w:val="00224E35"/>
    <w:rsid w:val="0022519D"/>
    <w:rsid w:val="002255AE"/>
    <w:rsid w:val="00225E86"/>
    <w:rsid w:val="002279CC"/>
    <w:rsid w:val="0023739E"/>
    <w:rsid w:val="00245737"/>
    <w:rsid w:val="002535D2"/>
    <w:rsid w:val="00256364"/>
    <w:rsid w:val="002567D4"/>
    <w:rsid w:val="0025706E"/>
    <w:rsid w:val="00263CB6"/>
    <w:rsid w:val="00267836"/>
    <w:rsid w:val="002804A9"/>
    <w:rsid w:val="00280F69"/>
    <w:rsid w:val="002A3233"/>
    <w:rsid w:val="002A7BBB"/>
    <w:rsid w:val="002B1976"/>
    <w:rsid w:val="002B398A"/>
    <w:rsid w:val="002E270B"/>
    <w:rsid w:val="002E65EA"/>
    <w:rsid w:val="002F156F"/>
    <w:rsid w:val="002F42A1"/>
    <w:rsid w:val="002F475F"/>
    <w:rsid w:val="003000FE"/>
    <w:rsid w:val="0031016D"/>
    <w:rsid w:val="003177C6"/>
    <w:rsid w:val="003205C8"/>
    <w:rsid w:val="003239D7"/>
    <w:rsid w:val="00330AD9"/>
    <w:rsid w:val="0033601A"/>
    <w:rsid w:val="00337F0A"/>
    <w:rsid w:val="00341D1C"/>
    <w:rsid w:val="00342845"/>
    <w:rsid w:val="00342E6E"/>
    <w:rsid w:val="00355C01"/>
    <w:rsid w:val="00361527"/>
    <w:rsid w:val="00362566"/>
    <w:rsid w:val="003632EC"/>
    <w:rsid w:val="00365671"/>
    <w:rsid w:val="00365E5C"/>
    <w:rsid w:val="00375FFB"/>
    <w:rsid w:val="003774E0"/>
    <w:rsid w:val="00380A51"/>
    <w:rsid w:val="00384F98"/>
    <w:rsid w:val="00386D83"/>
    <w:rsid w:val="00393A9D"/>
    <w:rsid w:val="00395C96"/>
    <w:rsid w:val="003977E5"/>
    <w:rsid w:val="003A18A0"/>
    <w:rsid w:val="003A5C30"/>
    <w:rsid w:val="003A6EDB"/>
    <w:rsid w:val="003C106B"/>
    <w:rsid w:val="003C2517"/>
    <w:rsid w:val="003C37E7"/>
    <w:rsid w:val="003C3853"/>
    <w:rsid w:val="003C536B"/>
    <w:rsid w:val="003C7CC9"/>
    <w:rsid w:val="003E0430"/>
    <w:rsid w:val="003E35FC"/>
    <w:rsid w:val="003E5F8D"/>
    <w:rsid w:val="003F635F"/>
    <w:rsid w:val="003F66BB"/>
    <w:rsid w:val="003F6C11"/>
    <w:rsid w:val="003F7F74"/>
    <w:rsid w:val="0040339F"/>
    <w:rsid w:val="004100D0"/>
    <w:rsid w:val="00414953"/>
    <w:rsid w:val="00425D23"/>
    <w:rsid w:val="00426ADE"/>
    <w:rsid w:val="00431F6F"/>
    <w:rsid w:val="004411A9"/>
    <w:rsid w:val="00444F2A"/>
    <w:rsid w:val="004516E9"/>
    <w:rsid w:val="0046012B"/>
    <w:rsid w:val="00464646"/>
    <w:rsid w:val="004701D6"/>
    <w:rsid w:val="00471996"/>
    <w:rsid w:val="00476E5D"/>
    <w:rsid w:val="00482941"/>
    <w:rsid w:val="00494156"/>
    <w:rsid w:val="0049727C"/>
    <w:rsid w:val="004A0C97"/>
    <w:rsid w:val="004A605E"/>
    <w:rsid w:val="004B5598"/>
    <w:rsid w:val="004B5FD9"/>
    <w:rsid w:val="004C436A"/>
    <w:rsid w:val="004D0CE1"/>
    <w:rsid w:val="004E27D5"/>
    <w:rsid w:val="004E54F8"/>
    <w:rsid w:val="004E60B7"/>
    <w:rsid w:val="004F1121"/>
    <w:rsid w:val="00500523"/>
    <w:rsid w:val="0050074E"/>
    <w:rsid w:val="005131E9"/>
    <w:rsid w:val="005153A3"/>
    <w:rsid w:val="00521322"/>
    <w:rsid w:val="0052144C"/>
    <w:rsid w:val="0053388B"/>
    <w:rsid w:val="00537659"/>
    <w:rsid w:val="00541F96"/>
    <w:rsid w:val="00543839"/>
    <w:rsid w:val="00547F4A"/>
    <w:rsid w:val="00551119"/>
    <w:rsid w:val="005527EA"/>
    <w:rsid w:val="00553516"/>
    <w:rsid w:val="005540F9"/>
    <w:rsid w:val="00554DE6"/>
    <w:rsid w:val="00555EAB"/>
    <w:rsid w:val="005615D5"/>
    <w:rsid w:val="005718C7"/>
    <w:rsid w:val="0057385D"/>
    <w:rsid w:val="0058378B"/>
    <w:rsid w:val="005868A2"/>
    <w:rsid w:val="00592969"/>
    <w:rsid w:val="005A37B9"/>
    <w:rsid w:val="005A5FA3"/>
    <w:rsid w:val="005A6630"/>
    <w:rsid w:val="005B3472"/>
    <w:rsid w:val="005B4BEC"/>
    <w:rsid w:val="005C288C"/>
    <w:rsid w:val="005D0F08"/>
    <w:rsid w:val="005D6542"/>
    <w:rsid w:val="005D6BF0"/>
    <w:rsid w:val="005E4D2C"/>
    <w:rsid w:val="005E7A50"/>
    <w:rsid w:val="005F3FEF"/>
    <w:rsid w:val="00600A9C"/>
    <w:rsid w:val="0060140C"/>
    <w:rsid w:val="006032D9"/>
    <w:rsid w:val="00605230"/>
    <w:rsid w:val="00606DE9"/>
    <w:rsid w:val="00620530"/>
    <w:rsid w:val="006326D3"/>
    <w:rsid w:val="00642FEE"/>
    <w:rsid w:val="00644D3E"/>
    <w:rsid w:val="00645001"/>
    <w:rsid w:val="0064530D"/>
    <w:rsid w:val="0065197E"/>
    <w:rsid w:val="0065568B"/>
    <w:rsid w:val="00673317"/>
    <w:rsid w:val="00682A98"/>
    <w:rsid w:val="00683468"/>
    <w:rsid w:val="006964A1"/>
    <w:rsid w:val="006970F7"/>
    <w:rsid w:val="006A0AAC"/>
    <w:rsid w:val="006A4D8F"/>
    <w:rsid w:val="006A66F7"/>
    <w:rsid w:val="006B2196"/>
    <w:rsid w:val="006C1F51"/>
    <w:rsid w:val="006C7BB0"/>
    <w:rsid w:val="006C7DA3"/>
    <w:rsid w:val="006D4734"/>
    <w:rsid w:val="006E26C7"/>
    <w:rsid w:val="006E3E27"/>
    <w:rsid w:val="006E6DD8"/>
    <w:rsid w:val="006F36F8"/>
    <w:rsid w:val="006F400C"/>
    <w:rsid w:val="006F6354"/>
    <w:rsid w:val="00716A1B"/>
    <w:rsid w:val="00736517"/>
    <w:rsid w:val="007375EF"/>
    <w:rsid w:val="00737B1E"/>
    <w:rsid w:val="00750A86"/>
    <w:rsid w:val="007522EF"/>
    <w:rsid w:val="00761601"/>
    <w:rsid w:val="00765C09"/>
    <w:rsid w:val="007746F5"/>
    <w:rsid w:val="007842CC"/>
    <w:rsid w:val="00785440"/>
    <w:rsid w:val="0079611E"/>
    <w:rsid w:val="007A0CD1"/>
    <w:rsid w:val="007A2043"/>
    <w:rsid w:val="007A576E"/>
    <w:rsid w:val="007B654D"/>
    <w:rsid w:val="007B772B"/>
    <w:rsid w:val="007C4387"/>
    <w:rsid w:val="007D1799"/>
    <w:rsid w:val="007D2AA5"/>
    <w:rsid w:val="007D4E8E"/>
    <w:rsid w:val="007E001E"/>
    <w:rsid w:val="007E4DD2"/>
    <w:rsid w:val="007F1210"/>
    <w:rsid w:val="007F3B1A"/>
    <w:rsid w:val="007F7023"/>
    <w:rsid w:val="007F75B6"/>
    <w:rsid w:val="00800FE2"/>
    <w:rsid w:val="0080510D"/>
    <w:rsid w:val="00816D51"/>
    <w:rsid w:val="008226D4"/>
    <w:rsid w:val="00822724"/>
    <w:rsid w:val="008228EA"/>
    <w:rsid w:val="00822A16"/>
    <w:rsid w:val="00832DE8"/>
    <w:rsid w:val="00833FB7"/>
    <w:rsid w:val="00842545"/>
    <w:rsid w:val="00845DC1"/>
    <w:rsid w:val="00855D2B"/>
    <w:rsid w:val="00861CEC"/>
    <w:rsid w:val="00864FAC"/>
    <w:rsid w:val="00871FB0"/>
    <w:rsid w:val="00883F85"/>
    <w:rsid w:val="00887198"/>
    <w:rsid w:val="00893992"/>
    <w:rsid w:val="008A40AA"/>
    <w:rsid w:val="008A4480"/>
    <w:rsid w:val="008A58C0"/>
    <w:rsid w:val="008B05B5"/>
    <w:rsid w:val="008B2DD2"/>
    <w:rsid w:val="008B3D44"/>
    <w:rsid w:val="008B61ED"/>
    <w:rsid w:val="008C33AA"/>
    <w:rsid w:val="008C37BC"/>
    <w:rsid w:val="008D0822"/>
    <w:rsid w:val="008D2B01"/>
    <w:rsid w:val="008D3354"/>
    <w:rsid w:val="008D3EF1"/>
    <w:rsid w:val="008D4AF6"/>
    <w:rsid w:val="008E6B44"/>
    <w:rsid w:val="008E7119"/>
    <w:rsid w:val="008F003F"/>
    <w:rsid w:val="009002E4"/>
    <w:rsid w:val="009074D5"/>
    <w:rsid w:val="00920E67"/>
    <w:rsid w:val="0093066D"/>
    <w:rsid w:val="00930FF6"/>
    <w:rsid w:val="009334DE"/>
    <w:rsid w:val="00937EA6"/>
    <w:rsid w:val="00961491"/>
    <w:rsid w:val="00962FFD"/>
    <w:rsid w:val="00967322"/>
    <w:rsid w:val="00976CC4"/>
    <w:rsid w:val="00987820"/>
    <w:rsid w:val="00991C6C"/>
    <w:rsid w:val="00993D6B"/>
    <w:rsid w:val="009A33F9"/>
    <w:rsid w:val="009B3D91"/>
    <w:rsid w:val="009B6DD0"/>
    <w:rsid w:val="009D2303"/>
    <w:rsid w:val="009E6D1E"/>
    <w:rsid w:val="009E7F08"/>
    <w:rsid w:val="009F2CB6"/>
    <w:rsid w:val="009F399D"/>
    <w:rsid w:val="009F50E8"/>
    <w:rsid w:val="009F71ED"/>
    <w:rsid w:val="00A116D4"/>
    <w:rsid w:val="00A1299D"/>
    <w:rsid w:val="00A1636A"/>
    <w:rsid w:val="00A22B66"/>
    <w:rsid w:val="00A250EA"/>
    <w:rsid w:val="00A27BC7"/>
    <w:rsid w:val="00A41304"/>
    <w:rsid w:val="00A46BD7"/>
    <w:rsid w:val="00A65187"/>
    <w:rsid w:val="00A66A15"/>
    <w:rsid w:val="00A714E9"/>
    <w:rsid w:val="00A72132"/>
    <w:rsid w:val="00A7477F"/>
    <w:rsid w:val="00A76DBC"/>
    <w:rsid w:val="00A77943"/>
    <w:rsid w:val="00A82DBF"/>
    <w:rsid w:val="00A8586B"/>
    <w:rsid w:val="00A877B6"/>
    <w:rsid w:val="00A97BAF"/>
    <w:rsid w:val="00AA0C58"/>
    <w:rsid w:val="00AA6023"/>
    <w:rsid w:val="00AC0119"/>
    <w:rsid w:val="00AD451F"/>
    <w:rsid w:val="00AD5734"/>
    <w:rsid w:val="00AD5F69"/>
    <w:rsid w:val="00AD699D"/>
    <w:rsid w:val="00AE006E"/>
    <w:rsid w:val="00AE57DB"/>
    <w:rsid w:val="00AE66E0"/>
    <w:rsid w:val="00AE728D"/>
    <w:rsid w:val="00AF298A"/>
    <w:rsid w:val="00AF37A7"/>
    <w:rsid w:val="00AF6FB8"/>
    <w:rsid w:val="00AF7A7E"/>
    <w:rsid w:val="00B11E1D"/>
    <w:rsid w:val="00B27252"/>
    <w:rsid w:val="00B33D3F"/>
    <w:rsid w:val="00B3559E"/>
    <w:rsid w:val="00B36DA3"/>
    <w:rsid w:val="00B43613"/>
    <w:rsid w:val="00B46E37"/>
    <w:rsid w:val="00B53070"/>
    <w:rsid w:val="00B54A39"/>
    <w:rsid w:val="00B56F96"/>
    <w:rsid w:val="00B63468"/>
    <w:rsid w:val="00B6398D"/>
    <w:rsid w:val="00B6696B"/>
    <w:rsid w:val="00B673D6"/>
    <w:rsid w:val="00B75B40"/>
    <w:rsid w:val="00B76C89"/>
    <w:rsid w:val="00B85987"/>
    <w:rsid w:val="00B91CD8"/>
    <w:rsid w:val="00B951C5"/>
    <w:rsid w:val="00BA2D31"/>
    <w:rsid w:val="00BA2FB3"/>
    <w:rsid w:val="00BA77EA"/>
    <w:rsid w:val="00BB7C72"/>
    <w:rsid w:val="00BC1D2B"/>
    <w:rsid w:val="00BC476E"/>
    <w:rsid w:val="00BC64FB"/>
    <w:rsid w:val="00BE0F02"/>
    <w:rsid w:val="00BE272F"/>
    <w:rsid w:val="00BE278B"/>
    <w:rsid w:val="00BF1CF0"/>
    <w:rsid w:val="00BF3BA6"/>
    <w:rsid w:val="00C04A38"/>
    <w:rsid w:val="00C05149"/>
    <w:rsid w:val="00C0520A"/>
    <w:rsid w:val="00C122DB"/>
    <w:rsid w:val="00C14EB3"/>
    <w:rsid w:val="00C17C94"/>
    <w:rsid w:val="00C20188"/>
    <w:rsid w:val="00C27704"/>
    <w:rsid w:val="00C30256"/>
    <w:rsid w:val="00C37A31"/>
    <w:rsid w:val="00C567D7"/>
    <w:rsid w:val="00C65CD0"/>
    <w:rsid w:val="00C66E25"/>
    <w:rsid w:val="00C816EF"/>
    <w:rsid w:val="00C91429"/>
    <w:rsid w:val="00CB4C71"/>
    <w:rsid w:val="00CB55A3"/>
    <w:rsid w:val="00CB6155"/>
    <w:rsid w:val="00CB689F"/>
    <w:rsid w:val="00CC4837"/>
    <w:rsid w:val="00CC7FB1"/>
    <w:rsid w:val="00CF0A46"/>
    <w:rsid w:val="00D0504E"/>
    <w:rsid w:val="00D1130B"/>
    <w:rsid w:val="00D22042"/>
    <w:rsid w:val="00D40C4C"/>
    <w:rsid w:val="00D51F94"/>
    <w:rsid w:val="00D60FF7"/>
    <w:rsid w:val="00D63482"/>
    <w:rsid w:val="00D640F4"/>
    <w:rsid w:val="00D6673F"/>
    <w:rsid w:val="00D70654"/>
    <w:rsid w:val="00D75ED5"/>
    <w:rsid w:val="00D824E2"/>
    <w:rsid w:val="00D827A2"/>
    <w:rsid w:val="00D8332A"/>
    <w:rsid w:val="00D84F98"/>
    <w:rsid w:val="00D944DA"/>
    <w:rsid w:val="00DA61E6"/>
    <w:rsid w:val="00DB798C"/>
    <w:rsid w:val="00DC293A"/>
    <w:rsid w:val="00DC6796"/>
    <w:rsid w:val="00DD58F0"/>
    <w:rsid w:val="00DD743E"/>
    <w:rsid w:val="00DD760C"/>
    <w:rsid w:val="00DE04EE"/>
    <w:rsid w:val="00DE1816"/>
    <w:rsid w:val="00DE5B4D"/>
    <w:rsid w:val="00DF6222"/>
    <w:rsid w:val="00E012C8"/>
    <w:rsid w:val="00E04C23"/>
    <w:rsid w:val="00E06E9E"/>
    <w:rsid w:val="00E15D83"/>
    <w:rsid w:val="00E179F8"/>
    <w:rsid w:val="00E26631"/>
    <w:rsid w:val="00E26B6E"/>
    <w:rsid w:val="00E27E0D"/>
    <w:rsid w:val="00E33744"/>
    <w:rsid w:val="00E3757C"/>
    <w:rsid w:val="00E4223B"/>
    <w:rsid w:val="00E469FF"/>
    <w:rsid w:val="00E46E3A"/>
    <w:rsid w:val="00E54F91"/>
    <w:rsid w:val="00E60FFC"/>
    <w:rsid w:val="00E662D3"/>
    <w:rsid w:val="00E730B3"/>
    <w:rsid w:val="00E814AA"/>
    <w:rsid w:val="00E90312"/>
    <w:rsid w:val="00EA0D46"/>
    <w:rsid w:val="00EA48B5"/>
    <w:rsid w:val="00EB3AF7"/>
    <w:rsid w:val="00EB3B73"/>
    <w:rsid w:val="00EB65C7"/>
    <w:rsid w:val="00EC3940"/>
    <w:rsid w:val="00EC4D58"/>
    <w:rsid w:val="00EC5F44"/>
    <w:rsid w:val="00EE76EF"/>
    <w:rsid w:val="00EF136D"/>
    <w:rsid w:val="00EF15CE"/>
    <w:rsid w:val="00EF65E6"/>
    <w:rsid w:val="00EF740F"/>
    <w:rsid w:val="00F1245C"/>
    <w:rsid w:val="00F12C71"/>
    <w:rsid w:val="00F16F76"/>
    <w:rsid w:val="00F178BB"/>
    <w:rsid w:val="00F178DC"/>
    <w:rsid w:val="00F44EDA"/>
    <w:rsid w:val="00F45456"/>
    <w:rsid w:val="00F46CD1"/>
    <w:rsid w:val="00F509A9"/>
    <w:rsid w:val="00F61D21"/>
    <w:rsid w:val="00F6564D"/>
    <w:rsid w:val="00F67FFC"/>
    <w:rsid w:val="00F70AF5"/>
    <w:rsid w:val="00F71477"/>
    <w:rsid w:val="00F75400"/>
    <w:rsid w:val="00F90BCA"/>
    <w:rsid w:val="00F91671"/>
    <w:rsid w:val="00F963E4"/>
    <w:rsid w:val="00FA0665"/>
    <w:rsid w:val="00FA144A"/>
    <w:rsid w:val="00FA16E7"/>
    <w:rsid w:val="00FB27B5"/>
    <w:rsid w:val="00FB3779"/>
    <w:rsid w:val="00FC1A07"/>
    <w:rsid w:val="00FC34F8"/>
    <w:rsid w:val="00FC6631"/>
    <w:rsid w:val="00FE1859"/>
    <w:rsid w:val="00FE7C44"/>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D24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header" Target="header1.xml"/><Relationship Id="rId21" Type="http://schemas.openxmlformats.org/officeDocument/2006/relationships/customXml" Target="../customXml/item21.xml"/><Relationship Id="rId34" Type="http://schemas.microsoft.com/office/2007/relationships/stylesWithEffects" Target="stylesWithEffects.xml"/><Relationship Id="rId42" Type="http://schemas.openxmlformats.org/officeDocument/2006/relationships/image" Target="media/image1.png"/><Relationship Id="rId47" Type="http://schemas.openxmlformats.org/officeDocument/2006/relationships/image" Target="media/image6.emf"/><Relationship Id="rId50" Type="http://schemas.openxmlformats.org/officeDocument/2006/relationships/image" Target="media/image9.emf"/><Relationship Id="rId55" Type="http://schemas.openxmlformats.org/officeDocument/2006/relationships/image" Target="media/image12.emf"/><Relationship Id="rId63" Type="http://schemas.openxmlformats.org/officeDocument/2006/relationships/oleObject" Target="embeddings/oleObject4.bin"/><Relationship Id="rId68" Type="http://schemas.openxmlformats.org/officeDocument/2006/relationships/image" Target="media/image23.png"/><Relationship Id="rId76" Type="http://schemas.openxmlformats.org/officeDocument/2006/relationships/image" Target="media/image30.png"/><Relationship Id="rId84" Type="http://schemas.openxmlformats.org/officeDocument/2006/relationships/fontTable" Target="fontTable.xml"/><Relationship Id="rId7" Type="http://schemas.openxmlformats.org/officeDocument/2006/relationships/customXml" Target="../customXml/item7.xml"/><Relationship Id="rId71"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customXml" Target="../customXml/item29.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numbering" Target="numbering.xml"/><Relationship Id="rId37" Type="http://schemas.openxmlformats.org/officeDocument/2006/relationships/footnotes" Target="footnotes.xml"/><Relationship Id="rId40" Type="http://schemas.openxmlformats.org/officeDocument/2006/relationships/footer" Target="footer1.xml"/><Relationship Id="rId45" Type="http://schemas.openxmlformats.org/officeDocument/2006/relationships/image" Target="media/image4.emf"/><Relationship Id="rId53" Type="http://schemas.openxmlformats.org/officeDocument/2006/relationships/oleObject" Target="embeddings/oleObject2.bin"/><Relationship Id="rId58" Type="http://schemas.openxmlformats.org/officeDocument/2006/relationships/image" Target="media/image14.png"/><Relationship Id="rId66" Type="http://schemas.openxmlformats.org/officeDocument/2006/relationships/image" Target="media/image21.png"/><Relationship Id="rId74" Type="http://schemas.openxmlformats.org/officeDocument/2006/relationships/image" Target="media/image28.png"/><Relationship Id="rId79" Type="http://schemas.openxmlformats.org/officeDocument/2006/relationships/hyperlink" Target="http://www.springsource.org/spring-framework" TargetMode="External"/><Relationship Id="rId5" Type="http://schemas.openxmlformats.org/officeDocument/2006/relationships/customXml" Target="../customXml/item5.xml"/><Relationship Id="rId61" Type="http://schemas.openxmlformats.org/officeDocument/2006/relationships/image" Target="media/image17.png"/><Relationship Id="rId82" Type="http://schemas.openxmlformats.org/officeDocument/2006/relationships/hyperlink" Target="http://www.datatables.net/" TargetMode="External"/><Relationship Id="rId19" Type="http://schemas.openxmlformats.org/officeDocument/2006/relationships/customXml" Target="../customXml/item19.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settings" Target="settings.xml"/><Relationship Id="rId43" Type="http://schemas.openxmlformats.org/officeDocument/2006/relationships/image" Target="media/image2.png"/><Relationship Id="rId48" Type="http://schemas.openxmlformats.org/officeDocument/2006/relationships/image" Target="media/image7.emf"/><Relationship Id="rId56" Type="http://schemas.openxmlformats.org/officeDocument/2006/relationships/oleObject" Target="embeddings/oleObject3.bin"/><Relationship Id="rId64" Type="http://schemas.openxmlformats.org/officeDocument/2006/relationships/image" Target="media/image19.png"/><Relationship Id="rId69" Type="http://schemas.openxmlformats.org/officeDocument/2006/relationships/hyperlink" Target="mailto:admin@yahoo.com" TargetMode="External"/><Relationship Id="rId77" Type="http://schemas.openxmlformats.org/officeDocument/2006/relationships/image" Target="media/image31.png"/><Relationship Id="rId8" Type="http://schemas.openxmlformats.org/officeDocument/2006/relationships/customXml" Target="../customXml/item8.xml"/><Relationship Id="rId51" Type="http://schemas.openxmlformats.org/officeDocument/2006/relationships/oleObject" Target="embeddings/oleObject1.bin"/><Relationship Id="rId72" Type="http://schemas.openxmlformats.org/officeDocument/2006/relationships/image" Target="media/image26.png"/><Relationship Id="rId80" Type="http://schemas.openxmlformats.org/officeDocument/2006/relationships/hyperlink" Target="http://www.hibernate.org"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styles" Target="styles.xml"/><Relationship Id="rId38" Type="http://schemas.openxmlformats.org/officeDocument/2006/relationships/endnotes" Target="endnotes.xml"/><Relationship Id="rId46" Type="http://schemas.openxmlformats.org/officeDocument/2006/relationships/image" Target="media/image5.emf"/><Relationship Id="rId59" Type="http://schemas.openxmlformats.org/officeDocument/2006/relationships/image" Target="media/image15.emf"/><Relationship Id="rId67" Type="http://schemas.openxmlformats.org/officeDocument/2006/relationships/image" Target="media/image22.png"/><Relationship Id="rId20" Type="http://schemas.openxmlformats.org/officeDocument/2006/relationships/customXml" Target="../customXml/item20.xml"/><Relationship Id="rId41" Type="http://schemas.openxmlformats.org/officeDocument/2006/relationships/footer" Target="footer2.xml"/><Relationship Id="rId54" Type="http://schemas.openxmlformats.org/officeDocument/2006/relationships/image" Target="media/image11.png"/><Relationship Id="rId62" Type="http://schemas.openxmlformats.org/officeDocument/2006/relationships/image" Target="media/image18.emf"/><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hyperlink" Target="http://shiro.apache.org/"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webSettings" Target="webSettings.xml"/><Relationship Id="rId49" Type="http://schemas.openxmlformats.org/officeDocument/2006/relationships/image" Target="media/image8.emf"/><Relationship Id="rId57" Type="http://schemas.openxmlformats.org/officeDocument/2006/relationships/image" Target="media/image13.emf"/><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image" Target="media/image3.png"/><Relationship Id="rId52" Type="http://schemas.openxmlformats.org/officeDocument/2006/relationships/image" Target="media/image10.emf"/><Relationship Id="rId60" Type="http://schemas.openxmlformats.org/officeDocument/2006/relationships/image" Target="media/image16.emf"/><Relationship Id="rId65" Type="http://schemas.openxmlformats.org/officeDocument/2006/relationships/image" Target="media/image20.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hyperlink" Target="http://www.smartclient.com/product/smartclient.j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36901-0C81-4CD9-BABC-FB2A392A24A7}">
  <ds:schemaRefs>
    <ds:schemaRef ds:uri="http://schemas.openxmlformats.org/officeDocument/2006/bibliography"/>
  </ds:schemaRefs>
</ds:datastoreItem>
</file>

<file path=customXml/itemProps10.xml><?xml version="1.0" encoding="utf-8"?>
<ds:datastoreItem xmlns:ds="http://schemas.openxmlformats.org/officeDocument/2006/customXml" ds:itemID="{1157EAAE-B779-4AC8-A63B-DF8573F1D903}">
  <ds:schemaRefs>
    <ds:schemaRef ds:uri="http://schemas.openxmlformats.org/officeDocument/2006/bibliography"/>
  </ds:schemaRefs>
</ds:datastoreItem>
</file>

<file path=customXml/itemProps11.xml><?xml version="1.0" encoding="utf-8"?>
<ds:datastoreItem xmlns:ds="http://schemas.openxmlformats.org/officeDocument/2006/customXml" ds:itemID="{ED91473F-EB35-47FD-B4FC-D02FCAA0BF71}">
  <ds:schemaRefs>
    <ds:schemaRef ds:uri="http://schemas.openxmlformats.org/officeDocument/2006/bibliography"/>
  </ds:schemaRefs>
</ds:datastoreItem>
</file>

<file path=customXml/itemProps12.xml><?xml version="1.0" encoding="utf-8"?>
<ds:datastoreItem xmlns:ds="http://schemas.openxmlformats.org/officeDocument/2006/customXml" ds:itemID="{FBAF43E2-3DD9-42CA-A69E-95F22FD86EB5}">
  <ds:schemaRefs>
    <ds:schemaRef ds:uri="http://schemas.openxmlformats.org/officeDocument/2006/bibliography"/>
  </ds:schemaRefs>
</ds:datastoreItem>
</file>

<file path=customXml/itemProps13.xml><?xml version="1.0" encoding="utf-8"?>
<ds:datastoreItem xmlns:ds="http://schemas.openxmlformats.org/officeDocument/2006/customXml" ds:itemID="{86F0248B-14E4-4855-8F36-10659C763BDE}">
  <ds:schemaRefs>
    <ds:schemaRef ds:uri="http://schemas.openxmlformats.org/officeDocument/2006/bibliography"/>
  </ds:schemaRefs>
</ds:datastoreItem>
</file>

<file path=customXml/itemProps14.xml><?xml version="1.0" encoding="utf-8"?>
<ds:datastoreItem xmlns:ds="http://schemas.openxmlformats.org/officeDocument/2006/customXml" ds:itemID="{86A500E8-5D2F-4A5C-BDBA-84A28E5284E6}">
  <ds:schemaRefs>
    <ds:schemaRef ds:uri="http://schemas.openxmlformats.org/officeDocument/2006/bibliography"/>
  </ds:schemaRefs>
</ds:datastoreItem>
</file>

<file path=customXml/itemProps15.xml><?xml version="1.0" encoding="utf-8"?>
<ds:datastoreItem xmlns:ds="http://schemas.openxmlformats.org/officeDocument/2006/customXml" ds:itemID="{EE4DD7BB-61A5-4F01-9DA2-094129B79C2E}">
  <ds:schemaRefs>
    <ds:schemaRef ds:uri="http://schemas.openxmlformats.org/officeDocument/2006/bibliography"/>
  </ds:schemaRefs>
</ds:datastoreItem>
</file>

<file path=customXml/itemProps16.xml><?xml version="1.0" encoding="utf-8"?>
<ds:datastoreItem xmlns:ds="http://schemas.openxmlformats.org/officeDocument/2006/customXml" ds:itemID="{24051FCB-04BD-479A-9D00-F0F0DB2ED8DD}">
  <ds:schemaRefs>
    <ds:schemaRef ds:uri="http://schemas.openxmlformats.org/officeDocument/2006/bibliography"/>
  </ds:schemaRefs>
</ds:datastoreItem>
</file>

<file path=customXml/itemProps17.xml><?xml version="1.0" encoding="utf-8"?>
<ds:datastoreItem xmlns:ds="http://schemas.openxmlformats.org/officeDocument/2006/customXml" ds:itemID="{FC8B3A10-70C8-4FDF-9530-46AABD36D518}">
  <ds:schemaRefs>
    <ds:schemaRef ds:uri="http://schemas.openxmlformats.org/officeDocument/2006/bibliography"/>
  </ds:schemaRefs>
</ds:datastoreItem>
</file>

<file path=customXml/itemProps18.xml><?xml version="1.0" encoding="utf-8"?>
<ds:datastoreItem xmlns:ds="http://schemas.openxmlformats.org/officeDocument/2006/customXml" ds:itemID="{3832E90A-F376-4865-89FE-2BA33CCE62E0}">
  <ds:schemaRefs>
    <ds:schemaRef ds:uri="http://schemas.openxmlformats.org/officeDocument/2006/bibliography"/>
  </ds:schemaRefs>
</ds:datastoreItem>
</file>

<file path=customXml/itemProps19.xml><?xml version="1.0" encoding="utf-8"?>
<ds:datastoreItem xmlns:ds="http://schemas.openxmlformats.org/officeDocument/2006/customXml" ds:itemID="{E5A1FA26-445F-4A1D-A77D-EEE05461F7D5}">
  <ds:schemaRefs>
    <ds:schemaRef ds:uri="http://schemas.openxmlformats.org/officeDocument/2006/bibliography"/>
  </ds:schemaRefs>
</ds:datastoreItem>
</file>

<file path=customXml/itemProps2.xml><?xml version="1.0" encoding="utf-8"?>
<ds:datastoreItem xmlns:ds="http://schemas.openxmlformats.org/officeDocument/2006/customXml" ds:itemID="{41C187A0-0DE8-4DBC-AB64-F6231939718F}">
  <ds:schemaRefs>
    <ds:schemaRef ds:uri="http://schemas.openxmlformats.org/officeDocument/2006/bibliography"/>
  </ds:schemaRefs>
</ds:datastoreItem>
</file>

<file path=customXml/itemProps20.xml><?xml version="1.0" encoding="utf-8"?>
<ds:datastoreItem xmlns:ds="http://schemas.openxmlformats.org/officeDocument/2006/customXml" ds:itemID="{2DED7CFB-03DD-406B-B681-A23DDB40BEB3}">
  <ds:schemaRefs>
    <ds:schemaRef ds:uri="http://schemas.openxmlformats.org/officeDocument/2006/bibliography"/>
  </ds:schemaRefs>
</ds:datastoreItem>
</file>

<file path=customXml/itemProps21.xml><?xml version="1.0" encoding="utf-8"?>
<ds:datastoreItem xmlns:ds="http://schemas.openxmlformats.org/officeDocument/2006/customXml" ds:itemID="{8A708B67-E411-4C52-BFC4-A6D7FA21DB33}">
  <ds:schemaRefs>
    <ds:schemaRef ds:uri="http://schemas.openxmlformats.org/officeDocument/2006/bibliography"/>
  </ds:schemaRefs>
</ds:datastoreItem>
</file>

<file path=customXml/itemProps22.xml><?xml version="1.0" encoding="utf-8"?>
<ds:datastoreItem xmlns:ds="http://schemas.openxmlformats.org/officeDocument/2006/customXml" ds:itemID="{0DF6DAC7-48F7-4AA0-A1C2-36D3673FB8AF}">
  <ds:schemaRefs>
    <ds:schemaRef ds:uri="http://schemas.openxmlformats.org/officeDocument/2006/bibliography"/>
  </ds:schemaRefs>
</ds:datastoreItem>
</file>

<file path=customXml/itemProps23.xml><?xml version="1.0" encoding="utf-8"?>
<ds:datastoreItem xmlns:ds="http://schemas.openxmlformats.org/officeDocument/2006/customXml" ds:itemID="{24048C27-06EB-41AB-A230-D5E428CAB68C}">
  <ds:schemaRefs>
    <ds:schemaRef ds:uri="http://schemas.openxmlformats.org/officeDocument/2006/bibliography"/>
  </ds:schemaRefs>
</ds:datastoreItem>
</file>

<file path=customXml/itemProps24.xml><?xml version="1.0" encoding="utf-8"?>
<ds:datastoreItem xmlns:ds="http://schemas.openxmlformats.org/officeDocument/2006/customXml" ds:itemID="{5DE502B2-528C-467A-B04D-D51D5DCDE3C9}">
  <ds:schemaRefs>
    <ds:schemaRef ds:uri="http://schemas.openxmlformats.org/officeDocument/2006/bibliography"/>
  </ds:schemaRefs>
</ds:datastoreItem>
</file>

<file path=customXml/itemProps25.xml><?xml version="1.0" encoding="utf-8"?>
<ds:datastoreItem xmlns:ds="http://schemas.openxmlformats.org/officeDocument/2006/customXml" ds:itemID="{D55CD8A5-AE20-45B5-A15D-656492484496}">
  <ds:schemaRefs>
    <ds:schemaRef ds:uri="http://schemas.openxmlformats.org/officeDocument/2006/bibliography"/>
  </ds:schemaRefs>
</ds:datastoreItem>
</file>

<file path=customXml/itemProps26.xml><?xml version="1.0" encoding="utf-8"?>
<ds:datastoreItem xmlns:ds="http://schemas.openxmlformats.org/officeDocument/2006/customXml" ds:itemID="{B5A8F4C2-F1C8-41A2-81E0-4993441DE6EC}">
  <ds:schemaRefs>
    <ds:schemaRef ds:uri="http://schemas.openxmlformats.org/officeDocument/2006/bibliography"/>
  </ds:schemaRefs>
</ds:datastoreItem>
</file>

<file path=customXml/itemProps27.xml><?xml version="1.0" encoding="utf-8"?>
<ds:datastoreItem xmlns:ds="http://schemas.openxmlformats.org/officeDocument/2006/customXml" ds:itemID="{AFE4FF2A-ACEA-4FE1-BBED-8ACBC5225D39}">
  <ds:schemaRefs>
    <ds:schemaRef ds:uri="http://schemas.openxmlformats.org/officeDocument/2006/bibliography"/>
  </ds:schemaRefs>
</ds:datastoreItem>
</file>

<file path=customXml/itemProps28.xml><?xml version="1.0" encoding="utf-8"?>
<ds:datastoreItem xmlns:ds="http://schemas.openxmlformats.org/officeDocument/2006/customXml" ds:itemID="{CBF37819-1E03-4F40-BBD2-C5A9CE43E9DC}">
  <ds:schemaRefs>
    <ds:schemaRef ds:uri="http://schemas.openxmlformats.org/officeDocument/2006/bibliography"/>
  </ds:schemaRefs>
</ds:datastoreItem>
</file>

<file path=customXml/itemProps29.xml><?xml version="1.0" encoding="utf-8"?>
<ds:datastoreItem xmlns:ds="http://schemas.openxmlformats.org/officeDocument/2006/customXml" ds:itemID="{277CE420-6F89-4277-85BA-BFACC616C687}">
  <ds:schemaRefs>
    <ds:schemaRef ds:uri="http://schemas.openxmlformats.org/officeDocument/2006/bibliography"/>
  </ds:schemaRefs>
</ds:datastoreItem>
</file>

<file path=customXml/itemProps3.xml><?xml version="1.0" encoding="utf-8"?>
<ds:datastoreItem xmlns:ds="http://schemas.openxmlformats.org/officeDocument/2006/customXml" ds:itemID="{2B697994-3A9E-411E-96BC-98D5BB7C6465}">
  <ds:schemaRefs>
    <ds:schemaRef ds:uri="http://schemas.openxmlformats.org/officeDocument/2006/bibliography"/>
  </ds:schemaRefs>
</ds:datastoreItem>
</file>

<file path=customXml/itemProps30.xml><?xml version="1.0" encoding="utf-8"?>
<ds:datastoreItem xmlns:ds="http://schemas.openxmlformats.org/officeDocument/2006/customXml" ds:itemID="{D34B55E6-CDC2-4FBC-AD2E-AEDA6E5E5F86}">
  <ds:schemaRefs>
    <ds:schemaRef ds:uri="http://schemas.openxmlformats.org/officeDocument/2006/bibliography"/>
  </ds:schemaRefs>
</ds:datastoreItem>
</file>

<file path=customXml/itemProps31.xml><?xml version="1.0" encoding="utf-8"?>
<ds:datastoreItem xmlns:ds="http://schemas.openxmlformats.org/officeDocument/2006/customXml" ds:itemID="{9EAB9BD9-F357-4A01-BA59-69F95FFA7F5F}">
  <ds:schemaRefs>
    <ds:schemaRef ds:uri="http://schemas.openxmlformats.org/officeDocument/2006/bibliography"/>
  </ds:schemaRefs>
</ds:datastoreItem>
</file>

<file path=customXml/itemProps4.xml><?xml version="1.0" encoding="utf-8"?>
<ds:datastoreItem xmlns:ds="http://schemas.openxmlformats.org/officeDocument/2006/customXml" ds:itemID="{3304CA58-D60F-4FBE-AD7B-098506283214}">
  <ds:schemaRefs>
    <ds:schemaRef ds:uri="http://schemas.openxmlformats.org/officeDocument/2006/bibliography"/>
  </ds:schemaRefs>
</ds:datastoreItem>
</file>

<file path=customXml/itemProps5.xml><?xml version="1.0" encoding="utf-8"?>
<ds:datastoreItem xmlns:ds="http://schemas.openxmlformats.org/officeDocument/2006/customXml" ds:itemID="{70585A00-57A3-43EA-BEBD-F40E8997B4E7}">
  <ds:schemaRefs>
    <ds:schemaRef ds:uri="http://schemas.openxmlformats.org/officeDocument/2006/bibliography"/>
  </ds:schemaRefs>
</ds:datastoreItem>
</file>

<file path=customXml/itemProps6.xml><?xml version="1.0" encoding="utf-8"?>
<ds:datastoreItem xmlns:ds="http://schemas.openxmlformats.org/officeDocument/2006/customXml" ds:itemID="{EC741274-21B3-4868-95D9-AEC181A8850C}">
  <ds:schemaRefs>
    <ds:schemaRef ds:uri="http://schemas.openxmlformats.org/officeDocument/2006/bibliography"/>
  </ds:schemaRefs>
</ds:datastoreItem>
</file>

<file path=customXml/itemProps7.xml><?xml version="1.0" encoding="utf-8"?>
<ds:datastoreItem xmlns:ds="http://schemas.openxmlformats.org/officeDocument/2006/customXml" ds:itemID="{9085556E-201F-43F3-9C31-258FF58332C4}">
  <ds:schemaRefs>
    <ds:schemaRef ds:uri="http://schemas.openxmlformats.org/officeDocument/2006/bibliography"/>
  </ds:schemaRefs>
</ds:datastoreItem>
</file>

<file path=customXml/itemProps8.xml><?xml version="1.0" encoding="utf-8"?>
<ds:datastoreItem xmlns:ds="http://schemas.openxmlformats.org/officeDocument/2006/customXml" ds:itemID="{29E1107E-DC87-4E5C-8F02-AE31CB312296}">
  <ds:schemaRefs>
    <ds:schemaRef ds:uri="http://schemas.openxmlformats.org/officeDocument/2006/bibliography"/>
  </ds:schemaRefs>
</ds:datastoreItem>
</file>

<file path=customXml/itemProps9.xml><?xml version="1.0" encoding="utf-8"?>
<ds:datastoreItem xmlns:ds="http://schemas.openxmlformats.org/officeDocument/2006/customXml" ds:itemID="{F4782DE2-E722-4406-93DE-7CF8ABD3C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2495</TotalTime>
  <Pages>70</Pages>
  <Words>8433</Words>
  <Characters>48074</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xx</cp:lastModifiedBy>
  <cp:revision>230</cp:revision>
  <cp:lastPrinted>2012-06-21T16:43:00Z</cp:lastPrinted>
  <dcterms:created xsi:type="dcterms:W3CDTF">2012-05-22T14:47:00Z</dcterms:created>
  <dcterms:modified xsi:type="dcterms:W3CDTF">2012-06-21T16:45:00Z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